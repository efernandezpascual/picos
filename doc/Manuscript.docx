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4C230A" w14:textId="25F36A44" w:rsidR="00A32CE6" w:rsidRPr="00C126D2" w:rsidRDefault="00A32CE6" w:rsidP="00A32CE6">
      <w:pPr>
        <w:pStyle w:val="Ttulo"/>
        <w:spacing w:before="120" w:after="0"/>
        <w:jc w:val="left"/>
        <w:rPr>
          <w:rFonts w:ascii="Arial" w:eastAsiaTheme="minorHAnsi" w:hAnsi="Arial" w:cs="Arial"/>
          <w:b w:val="0"/>
          <w:bCs w:val="0"/>
          <w:color w:val="auto"/>
          <w:sz w:val="22"/>
          <w:szCs w:val="22"/>
        </w:rPr>
      </w:pPr>
      <w:bookmarkStart w:id="0" w:name="introduction"/>
      <w:r w:rsidRPr="00C126D2">
        <w:rPr>
          <w:rFonts w:ascii="Arial" w:eastAsiaTheme="minorHAnsi" w:hAnsi="Arial" w:cs="Arial"/>
          <w:b w:val="0"/>
          <w:bCs w:val="0"/>
          <w:color w:val="auto"/>
          <w:sz w:val="22"/>
          <w:szCs w:val="22"/>
        </w:rPr>
        <w:t>TITLE</w:t>
      </w:r>
    </w:p>
    <w:p w14:paraId="036C2E06" w14:textId="6BBC3507" w:rsidR="00851AF5" w:rsidRPr="00E55BAF" w:rsidRDefault="00851AF5" w:rsidP="00851AF5">
      <w:pPr>
        <w:pStyle w:val="Ttulo"/>
        <w:spacing w:before="120" w:after="0"/>
        <w:jc w:val="left"/>
        <w:rPr>
          <w:rFonts w:ascii="Arial" w:eastAsiaTheme="minorHAnsi" w:hAnsi="Arial" w:cs="Arial"/>
          <w:b w:val="0"/>
          <w:bCs w:val="0"/>
          <w:color w:val="auto"/>
          <w:sz w:val="22"/>
          <w:szCs w:val="22"/>
        </w:rPr>
      </w:pPr>
      <w:r w:rsidRPr="00E55BAF">
        <w:rPr>
          <w:rFonts w:ascii="Arial" w:eastAsiaTheme="minorHAnsi" w:hAnsi="Arial" w:cs="Arial"/>
          <w:b w:val="0"/>
          <w:bCs w:val="0"/>
          <w:color w:val="auto"/>
          <w:sz w:val="22"/>
          <w:szCs w:val="22"/>
        </w:rPr>
        <w:t xml:space="preserve">Microclimatic buffering </w:t>
      </w:r>
      <w:r w:rsidR="006E28D8" w:rsidRPr="00E55BAF">
        <w:rPr>
          <w:rFonts w:ascii="Arial" w:eastAsiaTheme="minorHAnsi" w:hAnsi="Arial" w:cs="Arial"/>
          <w:b w:val="0"/>
          <w:bCs w:val="0"/>
          <w:color w:val="auto"/>
          <w:sz w:val="22"/>
          <w:szCs w:val="22"/>
        </w:rPr>
        <w:t>prevents</w:t>
      </w:r>
      <w:r w:rsidRPr="00E55BAF">
        <w:rPr>
          <w:rFonts w:ascii="Arial" w:eastAsiaTheme="minorHAnsi" w:hAnsi="Arial" w:cs="Arial"/>
          <w:b w:val="0"/>
          <w:bCs w:val="0"/>
          <w:color w:val="auto"/>
          <w:sz w:val="22"/>
          <w:szCs w:val="22"/>
        </w:rPr>
        <w:t xml:space="preserve"> </w:t>
      </w:r>
      <w:commentRangeStart w:id="1"/>
      <w:r w:rsidRPr="00E55BAF">
        <w:rPr>
          <w:rFonts w:ascii="Arial" w:eastAsiaTheme="minorHAnsi" w:hAnsi="Arial" w:cs="Arial"/>
          <w:b w:val="0"/>
          <w:bCs w:val="0"/>
          <w:color w:val="auto"/>
          <w:sz w:val="22"/>
          <w:szCs w:val="22"/>
        </w:rPr>
        <w:t>homogenization</w:t>
      </w:r>
      <w:commentRangeEnd w:id="1"/>
      <w:r w:rsidR="004666B5">
        <w:rPr>
          <w:rStyle w:val="Refdecomentario"/>
          <w:rFonts w:ascii="Arial" w:eastAsiaTheme="minorHAnsi" w:hAnsi="Arial" w:cs="Arial"/>
          <w:b w:val="0"/>
          <w:bCs w:val="0"/>
          <w:color w:val="auto"/>
        </w:rPr>
        <w:commentReference w:id="1"/>
      </w:r>
      <w:r w:rsidRPr="00E55BAF">
        <w:rPr>
          <w:rFonts w:ascii="Arial" w:eastAsiaTheme="minorHAnsi" w:hAnsi="Arial" w:cs="Arial"/>
          <w:b w:val="0"/>
          <w:bCs w:val="0"/>
          <w:color w:val="auto"/>
          <w:sz w:val="22"/>
          <w:szCs w:val="22"/>
        </w:rPr>
        <w:t xml:space="preserve"> </w:t>
      </w:r>
      <w:r w:rsidR="001C1F59">
        <w:rPr>
          <w:rFonts w:ascii="Arial" w:eastAsiaTheme="minorHAnsi" w:hAnsi="Arial" w:cs="Arial"/>
          <w:b w:val="0"/>
          <w:bCs w:val="0"/>
          <w:color w:val="auto"/>
          <w:sz w:val="22"/>
          <w:szCs w:val="22"/>
        </w:rPr>
        <w:t>of</w:t>
      </w:r>
      <w:r w:rsidRPr="00E55BAF">
        <w:rPr>
          <w:rFonts w:ascii="Arial" w:eastAsiaTheme="minorHAnsi" w:hAnsi="Arial" w:cs="Arial"/>
          <w:b w:val="0"/>
          <w:bCs w:val="0"/>
          <w:color w:val="auto"/>
          <w:sz w:val="22"/>
          <w:szCs w:val="22"/>
        </w:rPr>
        <w:t xml:space="preserve"> relict alpine </w:t>
      </w:r>
      <w:r w:rsidR="00596763" w:rsidRPr="00E55BAF">
        <w:rPr>
          <w:rFonts w:ascii="Arial" w:eastAsiaTheme="minorHAnsi" w:hAnsi="Arial" w:cs="Arial"/>
          <w:b w:val="0"/>
          <w:bCs w:val="0"/>
          <w:color w:val="auto"/>
          <w:sz w:val="22"/>
          <w:szCs w:val="22"/>
        </w:rPr>
        <w:t>communities.</w:t>
      </w:r>
    </w:p>
    <w:p w14:paraId="5A20A18F" w14:textId="6B397DF3" w:rsidR="00A32CE6" w:rsidRPr="005301FF" w:rsidRDefault="00A32CE6" w:rsidP="00A32CE6">
      <w:pPr>
        <w:pStyle w:val="FirstParagraph"/>
        <w:spacing w:before="120" w:after="0"/>
        <w:rPr>
          <w:sz w:val="22"/>
          <w:szCs w:val="22"/>
        </w:rPr>
      </w:pPr>
      <w:r w:rsidRPr="005301FF">
        <w:rPr>
          <w:sz w:val="22"/>
          <w:szCs w:val="22"/>
        </w:rPr>
        <w:t>RUNNING TITLE</w:t>
      </w:r>
    </w:p>
    <w:p w14:paraId="30E2E3E2" w14:textId="77DFB7FE" w:rsidR="00A32CE6" w:rsidRDefault="00D244C6" w:rsidP="00A32CE6">
      <w:pPr>
        <w:pStyle w:val="FirstParagraph"/>
        <w:spacing w:before="120" w:after="0"/>
        <w:rPr>
          <w:sz w:val="22"/>
          <w:szCs w:val="22"/>
        </w:rPr>
      </w:pPr>
      <w:r>
        <w:rPr>
          <w:sz w:val="22"/>
          <w:szCs w:val="22"/>
        </w:rPr>
        <w:t>Alpine m</w:t>
      </w:r>
      <w:r w:rsidR="00A32CE6" w:rsidRPr="00305BAC">
        <w:rPr>
          <w:sz w:val="22"/>
          <w:szCs w:val="22"/>
        </w:rPr>
        <w:t>icroclimatic buffering</w:t>
      </w:r>
      <w:r w:rsidR="005C6B25">
        <w:rPr>
          <w:sz w:val="22"/>
          <w:szCs w:val="22"/>
        </w:rPr>
        <w:t>.</w:t>
      </w:r>
    </w:p>
    <w:p w14:paraId="0B4D3563" w14:textId="1F098957" w:rsidR="00A32CE6" w:rsidRPr="005C6B25" w:rsidRDefault="00A32CE6" w:rsidP="00A32CE6">
      <w:pPr>
        <w:pStyle w:val="FirstParagraph"/>
        <w:spacing w:before="120" w:after="0"/>
        <w:rPr>
          <w:sz w:val="22"/>
          <w:szCs w:val="22"/>
          <w:lang w:val="es-ES"/>
        </w:rPr>
      </w:pPr>
      <w:r w:rsidRPr="005C6B25">
        <w:rPr>
          <w:sz w:val="22"/>
          <w:szCs w:val="22"/>
          <w:lang w:val="es-ES"/>
        </w:rPr>
        <w:t>AUTHORS</w:t>
      </w:r>
    </w:p>
    <w:p w14:paraId="2C05DA1A" w14:textId="0AA72F15" w:rsidR="00A32CE6" w:rsidRDefault="00A32CE6" w:rsidP="00A32CE6">
      <w:pPr>
        <w:pStyle w:val="FirstParagraph"/>
        <w:spacing w:before="120" w:after="0"/>
        <w:rPr>
          <w:sz w:val="22"/>
          <w:szCs w:val="22"/>
          <w:lang w:val="es-ES"/>
        </w:rPr>
      </w:pPr>
      <w:r w:rsidRPr="002D1D82">
        <w:rPr>
          <w:sz w:val="22"/>
          <w:szCs w:val="22"/>
          <w:lang w:val="es-ES"/>
        </w:rPr>
        <w:t>Borja Jiménez-Alfaro,</w:t>
      </w:r>
      <w:r w:rsidRPr="005301FF">
        <w:rPr>
          <w:sz w:val="22"/>
          <w:szCs w:val="22"/>
          <w:lang w:val="es-ES"/>
        </w:rPr>
        <w:t xml:space="preserve"> </w:t>
      </w:r>
      <w:r>
        <w:rPr>
          <w:sz w:val="22"/>
          <w:szCs w:val="22"/>
          <w:lang w:val="es-ES"/>
        </w:rPr>
        <w:t xml:space="preserve">ORCID: </w:t>
      </w:r>
      <w:hyperlink r:id="rId12" w:history="1">
        <w:r w:rsidRPr="00D01D76">
          <w:rPr>
            <w:rStyle w:val="Hipervnculo"/>
            <w:sz w:val="22"/>
            <w:szCs w:val="22"/>
            <w:lang w:val="es-ES"/>
          </w:rPr>
          <w:t>https://orcid.org/0000-0001-6601-9597</w:t>
        </w:r>
      </w:hyperlink>
      <w:r>
        <w:rPr>
          <w:sz w:val="22"/>
          <w:szCs w:val="22"/>
          <w:lang w:val="es-ES"/>
        </w:rPr>
        <w:t xml:space="preserve"> </w:t>
      </w:r>
    </w:p>
    <w:p w14:paraId="778CE7B1" w14:textId="77763E91" w:rsidR="00A32CE6" w:rsidRDefault="00A32CE6" w:rsidP="00A32CE6">
      <w:pPr>
        <w:pStyle w:val="FirstParagraph"/>
        <w:spacing w:before="120" w:after="0"/>
        <w:rPr>
          <w:sz w:val="22"/>
          <w:szCs w:val="22"/>
          <w:lang w:val="es-ES"/>
        </w:rPr>
      </w:pPr>
      <w:r w:rsidRPr="002D1D82">
        <w:rPr>
          <w:sz w:val="22"/>
          <w:szCs w:val="22"/>
          <w:lang w:val="es-ES"/>
        </w:rPr>
        <w:t>Eduardo Fernández-Pascual</w:t>
      </w:r>
      <w:r w:rsidRPr="005301FF">
        <w:rPr>
          <w:sz w:val="22"/>
          <w:szCs w:val="22"/>
          <w:lang w:val="es-ES"/>
        </w:rPr>
        <w:t xml:space="preserve">, </w:t>
      </w:r>
      <w:r>
        <w:rPr>
          <w:sz w:val="22"/>
          <w:szCs w:val="22"/>
          <w:lang w:val="es-ES"/>
        </w:rPr>
        <w:t xml:space="preserve">ORCID: </w:t>
      </w:r>
      <w:hyperlink r:id="rId13" w:history="1">
        <w:r w:rsidRPr="00D01D76">
          <w:rPr>
            <w:rStyle w:val="Hipervnculo"/>
            <w:sz w:val="22"/>
            <w:szCs w:val="22"/>
            <w:lang w:val="es-ES"/>
          </w:rPr>
          <w:t>https://orcid.org/0000-0002-4743-9577</w:t>
        </w:r>
      </w:hyperlink>
      <w:r>
        <w:rPr>
          <w:sz w:val="22"/>
          <w:szCs w:val="22"/>
          <w:lang w:val="es-ES"/>
        </w:rPr>
        <w:t xml:space="preserve"> </w:t>
      </w:r>
    </w:p>
    <w:p w14:paraId="59BE5047" w14:textId="67639E27" w:rsidR="008964E0" w:rsidRPr="006B38FC" w:rsidRDefault="008964E0" w:rsidP="00A32CE6">
      <w:pPr>
        <w:pStyle w:val="FirstParagraph"/>
        <w:spacing w:before="120" w:after="0"/>
        <w:rPr>
          <w:sz w:val="20"/>
          <w:szCs w:val="20"/>
          <w:lang w:val="es-ES"/>
        </w:rPr>
      </w:pPr>
      <w:r w:rsidRPr="002D1D82">
        <w:rPr>
          <w:sz w:val="22"/>
          <w:szCs w:val="22"/>
          <w:lang w:val="es-ES"/>
        </w:rPr>
        <w:t>Clara Espinosa Del Alba</w:t>
      </w:r>
      <w:r w:rsidR="00EE2F34" w:rsidRPr="002D1D82">
        <w:rPr>
          <w:sz w:val="22"/>
          <w:szCs w:val="22"/>
          <w:lang w:val="es-ES"/>
        </w:rPr>
        <w:t>,</w:t>
      </w:r>
      <w:r w:rsidR="00EE2F34">
        <w:rPr>
          <w:sz w:val="22"/>
          <w:szCs w:val="22"/>
          <w:lang w:val="es-ES"/>
        </w:rPr>
        <w:t xml:space="preserve"> ORCID: </w:t>
      </w:r>
      <w:r w:rsidR="00EE5AB2" w:rsidRPr="006B38FC">
        <w:rPr>
          <w:rStyle w:val="Hipervnculo"/>
          <w:sz w:val="22"/>
          <w:szCs w:val="22"/>
          <w:lang w:val="es-ES"/>
        </w:rPr>
        <w:t>https://orcid.org/0000-0001-8634-5808</w:t>
      </w:r>
    </w:p>
    <w:p w14:paraId="5B9F0478" w14:textId="7C07F7EB" w:rsidR="004F0B7F" w:rsidRPr="004907CD" w:rsidRDefault="00A32CE6" w:rsidP="004907CD">
      <w:pPr>
        <w:pStyle w:val="FirstParagraph"/>
        <w:spacing w:before="120" w:after="0"/>
        <w:rPr>
          <w:sz w:val="22"/>
          <w:szCs w:val="22"/>
          <w:lang w:val="es-ES"/>
        </w:rPr>
      </w:pPr>
      <w:r w:rsidRPr="002D1D82">
        <w:rPr>
          <w:sz w:val="22"/>
          <w:szCs w:val="22"/>
          <w:lang w:val="es-ES"/>
        </w:rPr>
        <w:t>Corrado Marcenò</w:t>
      </w:r>
      <w:r>
        <w:rPr>
          <w:sz w:val="22"/>
          <w:szCs w:val="22"/>
          <w:lang w:val="es-ES"/>
        </w:rPr>
        <w:t xml:space="preserve">, ORCID: </w:t>
      </w:r>
      <w:hyperlink r:id="rId14" w:history="1">
        <w:r w:rsidRPr="00D01D76">
          <w:rPr>
            <w:rStyle w:val="Hipervnculo"/>
            <w:sz w:val="22"/>
            <w:szCs w:val="22"/>
            <w:lang w:val="es-ES"/>
          </w:rPr>
          <w:t>https://orcid.org/0000-0003-4361-5200</w:t>
        </w:r>
      </w:hyperlink>
      <w:r>
        <w:rPr>
          <w:sz w:val="22"/>
          <w:szCs w:val="22"/>
          <w:lang w:val="es-ES"/>
        </w:rPr>
        <w:t xml:space="preserve"> </w:t>
      </w:r>
    </w:p>
    <w:p w14:paraId="6D779FE3" w14:textId="4DAF5D67" w:rsidR="00A32CE6" w:rsidRPr="00937685" w:rsidRDefault="00A32CE6" w:rsidP="00982B94">
      <w:pPr>
        <w:pStyle w:val="Textoindependiente"/>
        <w:spacing w:before="120" w:after="0"/>
        <w:jc w:val="left"/>
        <w:rPr>
          <w:sz w:val="22"/>
          <w:szCs w:val="22"/>
        </w:rPr>
      </w:pPr>
      <w:r w:rsidRPr="00937685">
        <w:rPr>
          <w:sz w:val="22"/>
          <w:szCs w:val="22"/>
        </w:rPr>
        <w:t>AFFILIATIONS</w:t>
      </w:r>
    </w:p>
    <w:p w14:paraId="213DAEB8" w14:textId="5FB81FC9" w:rsidR="00A32CE6" w:rsidRPr="00937685" w:rsidRDefault="00A32CE6" w:rsidP="00982B94">
      <w:pPr>
        <w:pStyle w:val="Textoindependiente"/>
        <w:spacing w:before="120" w:after="0"/>
        <w:jc w:val="left"/>
        <w:rPr>
          <w:sz w:val="22"/>
          <w:szCs w:val="22"/>
        </w:rPr>
      </w:pPr>
      <w:r w:rsidRPr="00937685">
        <w:rPr>
          <w:sz w:val="22"/>
          <w:szCs w:val="22"/>
        </w:rPr>
        <w:t xml:space="preserve">Borja Jiménez-Alfaro, </w:t>
      </w:r>
      <w:r w:rsidR="002D1D82">
        <w:rPr>
          <w:sz w:val="22"/>
          <w:szCs w:val="22"/>
        </w:rPr>
        <w:t xml:space="preserve">IMIB </w:t>
      </w:r>
      <w:r w:rsidR="002D1D82" w:rsidRPr="00A32CE6">
        <w:rPr>
          <w:sz w:val="22"/>
          <w:szCs w:val="22"/>
        </w:rPr>
        <w:t>Biodiversity Research Institute (Univ</w:t>
      </w:r>
      <w:r w:rsidR="002D1D82">
        <w:rPr>
          <w:sz w:val="22"/>
          <w:szCs w:val="22"/>
        </w:rPr>
        <w:t xml:space="preserve">ersity of </w:t>
      </w:r>
      <w:r w:rsidR="002D1D82" w:rsidRPr="00A32CE6">
        <w:rPr>
          <w:sz w:val="22"/>
          <w:szCs w:val="22"/>
        </w:rPr>
        <w:t>Oviedo</w:t>
      </w:r>
      <w:r w:rsidR="002D1D82">
        <w:rPr>
          <w:sz w:val="22"/>
          <w:szCs w:val="22"/>
        </w:rPr>
        <w:t xml:space="preserve"> – </w:t>
      </w:r>
      <w:r w:rsidR="002D1D82" w:rsidRPr="00A32CE6">
        <w:rPr>
          <w:sz w:val="22"/>
          <w:szCs w:val="22"/>
        </w:rPr>
        <w:t>CSIC</w:t>
      </w:r>
      <w:r w:rsidR="002D1D82">
        <w:rPr>
          <w:sz w:val="22"/>
          <w:szCs w:val="22"/>
        </w:rPr>
        <w:t xml:space="preserve"> – </w:t>
      </w:r>
      <w:r w:rsidR="002D1D82" w:rsidRPr="00A32CE6">
        <w:rPr>
          <w:sz w:val="22"/>
          <w:szCs w:val="22"/>
        </w:rPr>
        <w:t>Princ</w:t>
      </w:r>
      <w:r w:rsidR="002D1D82">
        <w:rPr>
          <w:sz w:val="22"/>
          <w:szCs w:val="22"/>
        </w:rPr>
        <w:t xml:space="preserve">ipality of </w:t>
      </w:r>
      <w:r w:rsidR="002D1D82" w:rsidRPr="00A32CE6">
        <w:rPr>
          <w:sz w:val="22"/>
          <w:szCs w:val="22"/>
        </w:rPr>
        <w:t>Asturias), University of Oviedo, Mieres, Spain</w:t>
      </w:r>
    </w:p>
    <w:p w14:paraId="56648802" w14:textId="5B04537B" w:rsidR="00A32CE6" w:rsidRDefault="00A32CE6" w:rsidP="00982B94">
      <w:pPr>
        <w:pStyle w:val="Textoindependiente"/>
        <w:spacing w:before="120" w:after="0"/>
        <w:jc w:val="left"/>
        <w:rPr>
          <w:sz w:val="22"/>
          <w:szCs w:val="22"/>
        </w:rPr>
      </w:pPr>
      <w:r w:rsidRPr="00A32CE6">
        <w:rPr>
          <w:sz w:val="22"/>
          <w:szCs w:val="22"/>
        </w:rPr>
        <w:t xml:space="preserve">Eduardo Fernández-Pascual, </w:t>
      </w:r>
      <w:r w:rsidR="00495D7E">
        <w:rPr>
          <w:sz w:val="22"/>
          <w:szCs w:val="22"/>
        </w:rPr>
        <w:t xml:space="preserve">IMIB </w:t>
      </w:r>
      <w:r w:rsidRPr="00A32CE6">
        <w:rPr>
          <w:sz w:val="22"/>
          <w:szCs w:val="22"/>
        </w:rPr>
        <w:t>Biodiversity Research Institute (Univ</w:t>
      </w:r>
      <w:r w:rsidR="00495D7E">
        <w:rPr>
          <w:sz w:val="22"/>
          <w:szCs w:val="22"/>
        </w:rPr>
        <w:t xml:space="preserve">ersity of </w:t>
      </w:r>
      <w:r w:rsidRPr="00A32CE6">
        <w:rPr>
          <w:sz w:val="22"/>
          <w:szCs w:val="22"/>
        </w:rPr>
        <w:t>Oviedo</w:t>
      </w:r>
      <w:r w:rsidR="00495D7E">
        <w:rPr>
          <w:sz w:val="22"/>
          <w:szCs w:val="22"/>
        </w:rPr>
        <w:t xml:space="preserve"> – </w:t>
      </w:r>
      <w:r w:rsidRPr="00A32CE6">
        <w:rPr>
          <w:sz w:val="22"/>
          <w:szCs w:val="22"/>
        </w:rPr>
        <w:t>CSIC</w:t>
      </w:r>
      <w:r w:rsidR="00495D7E">
        <w:rPr>
          <w:sz w:val="22"/>
          <w:szCs w:val="22"/>
        </w:rPr>
        <w:t xml:space="preserve"> – </w:t>
      </w:r>
      <w:r w:rsidRPr="00A32CE6">
        <w:rPr>
          <w:sz w:val="22"/>
          <w:szCs w:val="22"/>
        </w:rPr>
        <w:t>Princ</w:t>
      </w:r>
      <w:r w:rsidR="00495D7E">
        <w:rPr>
          <w:sz w:val="22"/>
          <w:szCs w:val="22"/>
        </w:rPr>
        <w:t xml:space="preserve">ipality of </w:t>
      </w:r>
      <w:r w:rsidRPr="00A32CE6">
        <w:rPr>
          <w:sz w:val="22"/>
          <w:szCs w:val="22"/>
        </w:rPr>
        <w:t>Asturias), University of Oviedo, Mieres, Spain</w:t>
      </w:r>
    </w:p>
    <w:p w14:paraId="2A1BC7FA" w14:textId="5CAB18A0" w:rsidR="003C2D57" w:rsidRDefault="003C2D57" w:rsidP="00982B94">
      <w:pPr>
        <w:pStyle w:val="Textoindependiente"/>
        <w:spacing w:before="120" w:after="0"/>
        <w:jc w:val="left"/>
        <w:rPr>
          <w:sz w:val="22"/>
          <w:szCs w:val="22"/>
        </w:rPr>
      </w:pPr>
      <w:r>
        <w:rPr>
          <w:sz w:val="22"/>
          <w:szCs w:val="22"/>
        </w:rPr>
        <w:t>Clara Espinosa del Alba</w:t>
      </w:r>
      <w:r w:rsidRPr="00A32CE6">
        <w:rPr>
          <w:sz w:val="22"/>
          <w:szCs w:val="22"/>
        </w:rPr>
        <w:t xml:space="preserve">, </w:t>
      </w:r>
      <w:r w:rsidR="002D1D82">
        <w:rPr>
          <w:sz w:val="22"/>
          <w:szCs w:val="22"/>
        </w:rPr>
        <w:t xml:space="preserve">IMIB </w:t>
      </w:r>
      <w:r w:rsidR="002D1D82" w:rsidRPr="00A32CE6">
        <w:rPr>
          <w:sz w:val="22"/>
          <w:szCs w:val="22"/>
        </w:rPr>
        <w:t>Biodiversity Research Institute (Univ</w:t>
      </w:r>
      <w:r w:rsidR="002D1D82">
        <w:rPr>
          <w:sz w:val="22"/>
          <w:szCs w:val="22"/>
        </w:rPr>
        <w:t xml:space="preserve">ersity of </w:t>
      </w:r>
      <w:r w:rsidR="002D1D82" w:rsidRPr="00A32CE6">
        <w:rPr>
          <w:sz w:val="22"/>
          <w:szCs w:val="22"/>
        </w:rPr>
        <w:t>Oviedo</w:t>
      </w:r>
      <w:r w:rsidR="002D1D82">
        <w:rPr>
          <w:sz w:val="22"/>
          <w:szCs w:val="22"/>
        </w:rPr>
        <w:t xml:space="preserve"> – </w:t>
      </w:r>
      <w:r w:rsidR="002D1D82" w:rsidRPr="00A32CE6">
        <w:rPr>
          <w:sz w:val="22"/>
          <w:szCs w:val="22"/>
        </w:rPr>
        <w:t>CSIC</w:t>
      </w:r>
      <w:r w:rsidR="002D1D82">
        <w:rPr>
          <w:sz w:val="22"/>
          <w:szCs w:val="22"/>
        </w:rPr>
        <w:t xml:space="preserve"> – </w:t>
      </w:r>
      <w:r w:rsidR="002D1D82" w:rsidRPr="00A32CE6">
        <w:rPr>
          <w:sz w:val="22"/>
          <w:szCs w:val="22"/>
        </w:rPr>
        <w:t>Princ</w:t>
      </w:r>
      <w:r w:rsidR="002D1D82">
        <w:rPr>
          <w:sz w:val="22"/>
          <w:szCs w:val="22"/>
        </w:rPr>
        <w:t xml:space="preserve">ipality of </w:t>
      </w:r>
      <w:r w:rsidR="002D1D82" w:rsidRPr="00A32CE6">
        <w:rPr>
          <w:sz w:val="22"/>
          <w:szCs w:val="22"/>
        </w:rPr>
        <w:t>Asturias), University of Oviedo, Mieres, Spain</w:t>
      </w:r>
    </w:p>
    <w:p w14:paraId="69C29349" w14:textId="77777777" w:rsidR="00A32CE6" w:rsidRDefault="00A32CE6" w:rsidP="00982B94">
      <w:pPr>
        <w:pStyle w:val="Textoindependiente"/>
        <w:spacing w:before="120" w:after="0"/>
        <w:jc w:val="left"/>
        <w:rPr>
          <w:sz w:val="22"/>
          <w:szCs w:val="22"/>
        </w:rPr>
      </w:pPr>
      <w:r w:rsidRPr="00530E2C">
        <w:rPr>
          <w:sz w:val="22"/>
          <w:szCs w:val="22"/>
        </w:rPr>
        <w:t xml:space="preserve">Corrado Marcenò, </w:t>
      </w:r>
      <w:r w:rsidRPr="004F482B">
        <w:rPr>
          <w:sz w:val="22"/>
          <w:szCs w:val="22"/>
        </w:rPr>
        <w:t>Department of Chemistry, Biology and Biotechnology, University of Perugia, Italy</w:t>
      </w:r>
    </w:p>
    <w:p w14:paraId="7FC4F466" w14:textId="77777777" w:rsidR="004907CD" w:rsidRDefault="00A32CE6" w:rsidP="00982B94">
      <w:pPr>
        <w:pStyle w:val="Textoindependiente"/>
        <w:spacing w:before="120" w:after="0"/>
        <w:jc w:val="left"/>
        <w:rPr>
          <w:sz w:val="22"/>
          <w:szCs w:val="22"/>
        </w:rPr>
      </w:pPr>
      <w:r>
        <w:rPr>
          <w:sz w:val="22"/>
          <w:szCs w:val="22"/>
        </w:rPr>
        <w:t>FUNDING</w:t>
      </w:r>
    </w:p>
    <w:p w14:paraId="00708CD1" w14:textId="70BDA41E" w:rsidR="00982B94" w:rsidRPr="002220A5" w:rsidRDefault="00A32CE6" w:rsidP="00982B94">
      <w:pPr>
        <w:pStyle w:val="Textoindependiente"/>
        <w:spacing w:before="120" w:after="0"/>
        <w:jc w:val="left"/>
        <w:rPr>
          <w:sz w:val="22"/>
          <w:szCs w:val="22"/>
        </w:rPr>
      </w:pPr>
      <w:r w:rsidRPr="002220A5">
        <w:rPr>
          <w:sz w:val="22"/>
          <w:szCs w:val="22"/>
        </w:rPr>
        <w:t>Spanish Research Agency</w:t>
      </w:r>
      <w:r w:rsidR="007D4AEF" w:rsidRPr="002220A5">
        <w:rPr>
          <w:sz w:val="22"/>
          <w:szCs w:val="22"/>
        </w:rPr>
        <w:t xml:space="preserve"> (</w:t>
      </w:r>
      <w:r w:rsidRPr="002220A5">
        <w:rPr>
          <w:sz w:val="22"/>
          <w:szCs w:val="22"/>
        </w:rPr>
        <w:t>PID2019-108636GA</w:t>
      </w:r>
      <w:r w:rsidR="007D4AEF" w:rsidRPr="002220A5">
        <w:rPr>
          <w:sz w:val="22"/>
          <w:szCs w:val="22"/>
        </w:rPr>
        <w:t>-100)</w:t>
      </w:r>
      <w:r w:rsidR="00713EAD" w:rsidRPr="002220A5">
        <w:rPr>
          <w:sz w:val="22"/>
          <w:szCs w:val="22"/>
        </w:rPr>
        <w:t xml:space="preserve"> and</w:t>
      </w:r>
      <w:r w:rsidR="003C2D57" w:rsidRPr="002220A5">
        <w:rPr>
          <w:sz w:val="22"/>
          <w:szCs w:val="22"/>
        </w:rPr>
        <w:t xml:space="preserve"> Jardín Botánico Atlántico de Gijón</w:t>
      </w:r>
      <w:ins w:id="2" w:author="EDUARDO FERNANDEZ PASCUAL" w:date="2023-07-14T08:13:00Z">
        <w:r w:rsidR="00D67090">
          <w:rPr>
            <w:sz w:val="22"/>
            <w:szCs w:val="22"/>
          </w:rPr>
          <w:t>/Xixón</w:t>
        </w:r>
      </w:ins>
      <w:r w:rsidR="003C2D57" w:rsidRPr="002220A5">
        <w:rPr>
          <w:sz w:val="22"/>
          <w:szCs w:val="22"/>
        </w:rPr>
        <w:t xml:space="preserve"> (</w:t>
      </w:r>
      <w:r w:rsidR="004907CD" w:rsidRPr="002220A5">
        <w:rPr>
          <w:sz w:val="22"/>
          <w:szCs w:val="22"/>
        </w:rPr>
        <w:t>SV</w:t>
      </w:r>
      <w:r w:rsidR="007D4AEF" w:rsidRPr="002220A5">
        <w:rPr>
          <w:sz w:val="22"/>
          <w:szCs w:val="22"/>
        </w:rPr>
        <w:t>-</w:t>
      </w:r>
      <w:commentRangeStart w:id="3"/>
      <w:del w:id="4" w:author="EDUARDO FERNANDEZ PASCUAL" w:date="2023-07-14T08:42:00Z">
        <w:r w:rsidR="007D4AEF" w:rsidRPr="002220A5" w:rsidDel="000A1831">
          <w:rPr>
            <w:sz w:val="22"/>
            <w:szCs w:val="22"/>
          </w:rPr>
          <w:delText>23</w:delText>
        </w:r>
      </w:del>
      <w:proofErr w:type="gramStart"/>
      <w:ins w:id="5" w:author="EDUARDO FERNANDEZ PASCUAL" w:date="2023-07-14T08:42:00Z">
        <w:r w:rsidR="000A1831">
          <w:rPr>
            <w:sz w:val="22"/>
            <w:szCs w:val="22"/>
          </w:rPr>
          <w:t>20</w:t>
        </w:r>
        <w:commentRangeEnd w:id="3"/>
        <w:proofErr w:type="gramEnd"/>
        <w:r w:rsidR="000A1831">
          <w:rPr>
            <w:rStyle w:val="Refdecomentario"/>
          </w:rPr>
          <w:commentReference w:id="3"/>
        </w:r>
      </w:ins>
      <w:r w:rsidR="004907CD" w:rsidRPr="002220A5">
        <w:rPr>
          <w:sz w:val="22"/>
          <w:szCs w:val="22"/>
        </w:rPr>
        <w:t>-GIJÓN-</w:t>
      </w:r>
      <w:r w:rsidR="007D4AEF" w:rsidRPr="002220A5">
        <w:rPr>
          <w:sz w:val="22"/>
          <w:szCs w:val="22"/>
        </w:rPr>
        <w:t>JBA</w:t>
      </w:r>
      <w:r w:rsidR="003C2D57" w:rsidRPr="002220A5">
        <w:rPr>
          <w:sz w:val="22"/>
          <w:szCs w:val="22"/>
        </w:rPr>
        <w:t>)</w:t>
      </w:r>
    </w:p>
    <w:p w14:paraId="66797BA4" w14:textId="753E1A96" w:rsidR="00956434" w:rsidRPr="00956434" w:rsidRDefault="003C2D57" w:rsidP="00A32CE6">
      <w:pPr>
        <w:pStyle w:val="Textoindependiente"/>
        <w:spacing w:before="120" w:after="0"/>
        <w:rPr>
          <w:sz w:val="22"/>
          <w:szCs w:val="22"/>
        </w:rPr>
      </w:pPr>
      <w:r w:rsidRPr="002220A5">
        <w:rPr>
          <w:sz w:val="22"/>
          <w:szCs w:val="22"/>
        </w:rPr>
        <w:br w:type="page"/>
      </w:r>
      <w:r w:rsidR="00956434" w:rsidRPr="00956434">
        <w:rPr>
          <w:sz w:val="22"/>
          <w:szCs w:val="22"/>
        </w:rPr>
        <w:lastRenderedPageBreak/>
        <w:t>ABSTRACT</w:t>
      </w:r>
    </w:p>
    <w:p w14:paraId="13BC0A54" w14:textId="42113CD6" w:rsidR="00A32CE6" w:rsidRPr="008129DE" w:rsidRDefault="00A32CE6" w:rsidP="00A32CE6">
      <w:pPr>
        <w:pStyle w:val="Textoindependiente"/>
        <w:spacing w:before="120" w:after="0"/>
        <w:rPr>
          <w:sz w:val="22"/>
          <w:szCs w:val="22"/>
        </w:rPr>
      </w:pPr>
      <w:r w:rsidRPr="008129DE">
        <w:rPr>
          <w:b/>
          <w:bCs/>
          <w:sz w:val="22"/>
          <w:szCs w:val="22"/>
        </w:rPr>
        <w:t>Questions</w:t>
      </w:r>
      <w:r w:rsidRPr="008129DE">
        <w:rPr>
          <w:sz w:val="22"/>
          <w:szCs w:val="22"/>
        </w:rPr>
        <w:t xml:space="preserve">: In alpine landscapes, topography creates a mosaic of microclimatic niches </w:t>
      </w:r>
      <w:r w:rsidR="00B31610">
        <w:rPr>
          <w:sz w:val="22"/>
          <w:szCs w:val="22"/>
        </w:rPr>
        <w:t>that</w:t>
      </w:r>
      <w:r w:rsidRPr="008129DE">
        <w:rPr>
          <w:sz w:val="22"/>
          <w:szCs w:val="22"/>
        </w:rPr>
        <w:t xml:space="preserve"> might prevent </w:t>
      </w:r>
      <w:r w:rsidR="00D0618A">
        <w:rPr>
          <w:sz w:val="22"/>
          <w:szCs w:val="22"/>
        </w:rPr>
        <w:t xml:space="preserve">climate-driven </w:t>
      </w:r>
      <w:r w:rsidRPr="008129DE">
        <w:rPr>
          <w:sz w:val="22"/>
          <w:szCs w:val="22"/>
        </w:rPr>
        <w:t>extinctions</w:t>
      </w:r>
      <w:r w:rsidR="00B021A4">
        <w:rPr>
          <w:sz w:val="22"/>
          <w:szCs w:val="22"/>
        </w:rPr>
        <w:t xml:space="preserve">, but </w:t>
      </w:r>
      <w:r w:rsidRPr="008129DE">
        <w:rPr>
          <w:sz w:val="22"/>
          <w:szCs w:val="22"/>
        </w:rPr>
        <w:t>the magnitude of this</w:t>
      </w:r>
      <w:r w:rsidR="002D42FA">
        <w:rPr>
          <w:sz w:val="22"/>
          <w:szCs w:val="22"/>
        </w:rPr>
        <w:t xml:space="preserve"> </w:t>
      </w:r>
      <w:r w:rsidRPr="008129DE">
        <w:rPr>
          <w:sz w:val="22"/>
          <w:szCs w:val="22"/>
        </w:rPr>
        <w:t xml:space="preserve">buffering </w:t>
      </w:r>
      <w:r w:rsidR="00B021A4">
        <w:rPr>
          <w:sz w:val="22"/>
          <w:szCs w:val="22"/>
        </w:rPr>
        <w:t xml:space="preserve">is </w:t>
      </w:r>
      <w:proofErr w:type="gramStart"/>
      <w:r w:rsidR="00B021A4">
        <w:rPr>
          <w:sz w:val="22"/>
          <w:szCs w:val="22"/>
        </w:rPr>
        <w:t>largely unknown</w:t>
      </w:r>
      <w:proofErr w:type="gramEnd"/>
      <w:r w:rsidR="00B021A4">
        <w:rPr>
          <w:sz w:val="22"/>
          <w:szCs w:val="22"/>
        </w:rPr>
        <w:t xml:space="preserve">. </w:t>
      </w:r>
      <w:r w:rsidR="00AE74E3">
        <w:rPr>
          <w:sz w:val="22"/>
          <w:szCs w:val="22"/>
        </w:rPr>
        <w:t xml:space="preserve">Using </w:t>
      </w:r>
      <w:r w:rsidR="000D4B15">
        <w:rPr>
          <w:sz w:val="22"/>
          <w:szCs w:val="22"/>
        </w:rPr>
        <w:t>relict alpine communities</w:t>
      </w:r>
      <w:r w:rsidR="00344EC0">
        <w:rPr>
          <w:sz w:val="22"/>
          <w:szCs w:val="22"/>
        </w:rPr>
        <w:t xml:space="preserve"> as a model system, w</w:t>
      </w:r>
      <w:r w:rsidR="00D025C8">
        <w:rPr>
          <w:sz w:val="22"/>
          <w:szCs w:val="22"/>
        </w:rPr>
        <w:t>e</w:t>
      </w:r>
      <w:r w:rsidR="00B021A4">
        <w:rPr>
          <w:sz w:val="22"/>
          <w:szCs w:val="22"/>
        </w:rPr>
        <w:t xml:space="preserve"> ask</w:t>
      </w:r>
      <w:r>
        <w:rPr>
          <w:sz w:val="22"/>
          <w:szCs w:val="22"/>
        </w:rPr>
        <w:t xml:space="preserve"> </w:t>
      </w:r>
      <w:r w:rsidR="00F16CD6">
        <w:rPr>
          <w:sz w:val="22"/>
          <w:szCs w:val="22"/>
        </w:rPr>
        <w:t xml:space="preserve">(1) </w:t>
      </w:r>
      <w:r>
        <w:rPr>
          <w:sz w:val="22"/>
          <w:szCs w:val="22"/>
        </w:rPr>
        <w:t>how</w:t>
      </w:r>
      <w:r w:rsidRPr="008129DE">
        <w:rPr>
          <w:sz w:val="22"/>
          <w:szCs w:val="22"/>
        </w:rPr>
        <w:t xml:space="preserve"> </w:t>
      </w:r>
      <w:r w:rsidR="00410F86">
        <w:rPr>
          <w:sz w:val="22"/>
          <w:szCs w:val="22"/>
        </w:rPr>
        <w:t xml:space="preserve">soil </w:t>
      </w:r>
      <w:r w:rsidR="00410F86" w:rsidRPr="008129DE">
        <w:rPr>
          <w:sz w:val="22"/>
          <w:szCs w:val="22"/>
        </w:rPr>
        <w:t xml:space="preserve">climatic </w:t>
      </w:r>
      <w:r w:rsidRPr="008129DE">
        <w:rPr>
          <w:sz w:val="22"/>
          <w:szCs w:val="22"/>
        </w:rPr>
        <w:t>factors</w:t>
      </w:r>
      <w:r w:rsidR="00A06E31">
        <w:rPr>
          <w:sz w:val="22"/>
          <w:szCs w:val="22"/>
        </w:rPr>
        <w:t xml:space="preserve"> </w:t>
      </w:r>
      <w:r w:rsidR="00FC3EAD">
        <w:rPr>
          <w:sz w:val="22"/>
          <w:szCs w:val="22"/>
        </w:rPr>
        <w:t xml:space="preserve">are comparable at temporal and spatial </w:t>
      </w:r>
      <w:r w:rsidR="002E324B">
        <w:rPr>
          <w:sz w:val="22"/>
          <w:szCs w:val="22"/>
        </w:rPr>
        <w:t>scales, and</w:t>
      </w:r>
      <w:r w:rsidRPr="008129DE">
        <w:rPr>
          <w:sz w:val="22"/>
          <w:szCs w:val="22"/>
        </w:rPr>
        <w:t xml:space="preserve"> </w:t>
      </w:r>
      <w:r w:rsidR="00F16CD6">
        <w:rPr>
          <w:sz w:val="22"/>
          <w:szCs w:val="22"/>
        </w:rPr>
        <w:t xml:space="preserve">(2) </w:t>
      </w:r>
      <w:r w:rsidR="002707D3">
        <w:rPr>
          <w:sz w:val="22"/>
          <w:szCs w:val="22"/>
        </w:rPr>
        <w:t xml:space="preserve">how </w:t>
      </w:r>
      <w:r w:rsidR="00FD65FB">
        <w:rPr>
          <w:sz w:val="22"/>
          <w:szCs w:val="22"/>
        </w:rPr>
        <w:t xml:space="preserve">such </w:t>
      </w:r>
      <w:r w:rsidR="007E01FC">
        <w:rPr>
          <w:sz w:val="22"/>
          <w:szCs w:val="22"/>
        </w:rPr>
        <w:t>micro</w:t>
      </w:r>
      <w:r w:rsidR="00B671A5">
        <w:rPr>
          <w:sz w:val="22"/>
          <w:szCs w:val="22"/>
        </w:rPr>
        <w:t xml:space="preserve">climatic </w:t>
      </w:r>
      <w:r w:rsidR="00FD65FB">
        <w:rPr>
          <w:sz w:val="22"/>
          <w:szCs w:val="22"/>
        </w:rPr>
        <w:t>variation</w:t>
      </w:r>
      <w:r w:rsidR="00B671A5">
        <w:rPr>
          <w:sz w:val="22"/>
          <w:szCs w:val="22"/>
        </w:rPr>
        <w:t xml:space="preserve"> </w:t>
      </w:r>
      <w:r w:rsidR="00FD65FB">
        <w:rPr>
          <w:sz w:val="22"/>
          <w:szCs w:val="22"/>
        </w:rPr>
        <w:t>influences</w:t>
      </w:r>
      <w:r w:rsidR="003677E2">
        <w:rPr>
          <w:sz w:val="22"/>
          <w:szCs w:val="22"/>
        </w:rPr>
        <w:t xml:space="preserve"> </w:t>
      </w:r>
      <w:r w:rsidR="00D025C8">
        <w:rPr>
          <w:sz w:val="22"/>
          <w:szCs w:val="22"/>
        </w:rPr>
        <w:t xml:space="preserve">local extinctions and </w:t>
      </w:r>
      <w:r w:rsidR="009E312F">
        <w:rPr>
          <w:sz w:val="22"/>
          <w:szCs w:val="22"/>
        </w:rPr>
        <w:t>species composition</w:t>
      </w:r>
      <w:r>
        <w:rPr>
          <w:sz w:val="22"/>
          <w:szCs w:val="22"/>
        </w:rPr>
        <w:t>.</w:t>
      </w:r>
    </w:p>
    <w:p w14:paraId="2FE4E45A" w14:textId="7A47E6E5" w:rsidR="00A32CE6" w:rsidRPr="008129DE" w:rsidRDefault="00A32CE6" w:rsidP="00A32CE6">
      <w:pPr>
        <w:pStyle w:val="Textoindependiente"/>
        <w:spacing w:before="120" w:after="0"/>
        <w:rPr>
          <w:sz w:val="22"/>
          <w:szCs w:val="22"/>
        </w:rPr>
      </w:pPr>
      <w:r w:rsidRPr="008129DE">
        <w:rPr>
          <w:b/>
          <w:bCs/>
          <w:sz w:val="22"/>
          <w:szCs w:val="22"/>
        </w:rPr>
        <w:t>Location</w:t>
      </w:r>
      <w:r w:rsidRPr="008129DE">
        <w:rPr>
          <w:sz w:val="22"/>
          <w:szCs w:val="22"/>
        </w:rPr>
        <w:t xml:space="preserve">: Picos de Europa National Park, </w:t>
      </w:r>
      <w:r w:rsidR="001477AC">
        <w:rPr>
          <w:sz w:val="22"/>
          <w:szCs w:val="22"/>
        </w:rPr>
        <w:t>north</w:t>
      </w:r>
      <w:r w:rsidR="00A06E31">
        <w:rPr>
          <w:sz w:val="22"/>
          <w:szCs w:val="22"/>
        </w:rPr>
        <w:t>ern</w:t>
      </w:r>
      <w:r w:rsidR="001477AC" w:rsidRPr="00B13D0D">
        <w:rPr>
          <w:sz w:val="22"/>
          <w:szCs w:val="22"/>
        </w:rPr>
        <w:t xml:space="preserve"> </w:t>
      </w:r>
      <w:r w:rsidRPr="008129DE">
        <w:rPr>
          <w:sz w:val="22"/>
          <w:szCs w:val="22"/>
        </w:rPr>
        <w:t>Spain</w:t>
      </w:r>
      <w:r w:rsidR="001477AC">
        <w:rPr>
          <w:sz w:val="22"/>
          <w:szCs w:val="22"/>
        </w:rPr>
        <w:t>.</w:t>
      </w:r>
    </w:p>
    <w:p w14:paraId="7B190E22" w14:textId="7F51CB65" w:rsidR="00A32CE6" w:rsidRDefault="00A32CE6" w:rsidP="00A32CE6">
      <w:pPr>
        <w:pStyle w:val="Textoindependiente"/>
        <w:spacing w:before="120" w:after="0"/>
        <w:rPr>
          <w:sz w:val="22"/>
          <w:szCs w:val="22"/>
        </w:rPr>
      </w:pPr>
      <w:r w:rsidRPr="008129DE">
        <w:rPr>
          <w:b/>
          <w:bCs/>
          <w:sz w:val="22"/>
          <w:szCs w:val="22"/>
        </w:rPr>
        <w:t>Methods</w:t>
      </w:r>
      <w:r w:rsidRPr="008129DE">
        <w:rPr>
          <w:sz w:val="22"/>
          <w:szCs w:val="22"/>
        </w:rPr>
        <w:t xml:space="preserve">: We </w:t>
      </w:r>
      <w:r w:rsidR="002B3CAA">
        <w:rPr>
          <w:sz w:val="22"/>
          <w:szCs w:val="22"/>
        </w:rPr>
        <w:t>resurveyed</w:t>
      </w:r>
      <w:r w:rsidR="003B7F68">
        <w:rPr>
          <w:sz w:val="22"/>
          <w:szCs w:val="22"/>
        </w:rPr>
        <w:t xml:space="preserve"> </w:t>
      </w:r>
      <w:r w:rsidR="00FB313C">
        <w:rPr>
          <w:sz w:val="22"/>
          <w:szCs w:val="22"/>
        </w:rPr>
        <w:t>permanent plots</w:t>
      </w:r>
      <w:r w:rsidR="00D34543">
        <w:rPr>
          <w:sz w:val="22"/>
          <w:szCs w:val="22"/>
        </w:rPr>
        <w:t xml:space="preserve"> </w:t>
      </w:r>
      <w:r w:rsidR="002F5399">
        <w:rPr>
          <w:sz w:val="22"/>
          <w:szCs w:val="22"/>
        </w:rPr>
        <w:t>in</w:t>
      </w:r>
      <w:r w:rsidR="00FB313C">
        <w:rPr>
          <w:sz w:val="22"/>
          <w:szCs w:val="22"/>
        </w:rPr>
        <w:t xml:space="preserve"> </w:t>
      </w:r>
      <w:r w:rsidR="002B3CAA">
        <w:rPr>
          <w:sz w:val="22"/>
          <w:szCs w:val="22"/>
        </w:rPr>
        <w:t xml:space="preserve">four </w:t>
      </w:r>
      <w:r w:rsidR="00B021A4">
        <w:rPr>
          <w:sz w:val="22"/>
          <w:szCs w:val="22"/>
        </w:rPr>
        <w:t xml:space="preserve">alpine </w:t>
      </w:r>
      <w:r w:rsidR="002B3CAA">
        <w:rPr>
          <w:sz w:val="22"/>
          <w:szCs w:val="22"/>
        </w:rPr>
        <w:t>sites after</w:t>
      </w:r>
      <w:r w:rsidR="002B7B45">
        <w:rPr>
          <w:sz w:val="22"/>
          <w:szCs w:val="22"/>
        </w:rPr>
        <w:t xml:space="preserve"> </w:t>
      </w:r>
      <w:r w:rsidRPr="008129DE">
        <w:rPr>
          <w:sz w:val="22"/>
          <w:szCs w:val="22"/>
        </w:rPr>
        <w:t>a 10-year record of</w:t>
      </w:r>
      <w:r w:rsidR="002B3CAA">
        <w:rPr>
          <w:sz w:val="22"/>
          <w:szCs w:val="22"/>
        </w:rPr>
        <w:t xml:space="preserve"> </w:t>
      </w:r>
      <w:r w:rsidR="00FB313C">
        <w:rPr>
          <w:sz w:val="22"/>
          <w:szCs w:val="22"/>
        </w:rPr>
        <w:t xml:space="preserve">soil </w:t>
      </w:r>
      <w:r w:rsidR="00205F11">
        <w:rPr>
          <w:sz w:val="22"/>
          <w:szCs w:val="22"/>
        </w:rPr>
        <w:t xml:space="preserve">temperatures </w:t>
      </w:r>
      <w:r w:rsidR="002F5399">
        <w:rPr>
          <w:sz w:val="22"/>
          <w:szCs w:val="22"/>
        </w:rPr>
        <w:t>(temporal survey)</w:t>
      </w:r>
      <w:r w:rsidRPr="008129DE">
        <w:rPr>
          <w:sz w:val="22"/>
          <w:szCs w:val="22"/>
        </w:rPr>
        <w:t xml:space="preserve">. We </w:t>
      </w:r>
      <w:r w:rsidR="00F4016E">
        <w:rPr>
          <w:sz w:val="22"/>
          <w:szCs w:val="22"/>
        </w:rPr>
        <w:t xml:space="preserve">then </w:t>
      </w:r>
      <w:r w:rsidRPr="008129DE">
        <w:rPr>
          <w:sz w:val="22"/>
          <w:szCs w:val="22"/>
        </w:rPr>
        <w:t xml:space="preserve">sampled </w:t>
      </w:r>
      <w:r w:rsidR="002F5399">
        <w:rPr>
          <w:sz w:val="22"/>
          <w:szCs w:val="22"/>
        </w:rPr>
        <w:t>the</w:t>
      </w:r>
      <w:r w:rsidRPr="008129DE">
        <w:rPr>
          <w:sz w:val="22"/>
          <w:szCs w:val="22"/>
        </w:rPr>
        <w:t xml:space="preserve"> variation in </w:t>
      </w:r>
      <w:r w:rsidR="00F4016E">
        <w:rPr>
          <w:sz w:val="22"/>
          <w:szCs w:val="22"/>
        </w:rPr>
        <w:t xml:space="preserve">species </w:t>
      </w:r>
      <w:r w:rsidRPr="008129DE">
        <w:rPr>
          <w:sz w:val="22"/>
          <w:szCs w:val="22"/>
        </w:rPr>
        <w:t xml:space="preserve">composition and </w:t>
      </w:r>
      <w:r w:rsidR="001A5EBE" w:rsidRPr="008129DE">
        <w:rPr>
          <w:sz w:val="22"/>
          <w:szCs w:val="22"/>
        </w:rPr>
        <w:t>microclimat</w:t>
      </w:r>
      <w:r w:rsidR="001A5EBE">
        <w:rPr>
          <w:sz w:val="22"/>
          <w:szCs w:val="22"/>
        </w:rPr>
        <w:t xml:space="preserve">ic </w:t>
      </w:r>
      <w:r w:rsidR="000A0E28">
        <w:rPr>
          <w:sz w:val="22"/>
          <w:szCs w:val="22"/>
        </w:rPr>
        <w:t>temperatures</w:t>
      </w:r>
      <w:r w:rsidRPr="008129DE">
        <w:rPr>
          <w:sz w:val="22"/>
          <w:szCs w:val="22"/>
        </w:rPr>
        <w:t xml:space="preserve"> in 80 plots </w:t>
      </w:r>
      <w:r w:rsidR="00E46B4B">
        <w:rPr>
          <w:sz w:val="22"/>
          <w:szCs w:val="22"/>
        </w:rPr>
        <w:t>around</w:t>
      </w:r>
      <w:r w:rsidRPr="008129DE">
        <w:rPr>
          <w:sz w:val="22"/>
          <w:szCs w:val="22"/>
        </w:rPr>
        <w:t xml:space="preserve"> the </w:t>
      </w:r>
      <w:r w:rsidR="00F4016E">
        <w:rPr>
          <w:sz w:val="22"/>
          <w:szCs w:val="22"/>
        </w:rPr>
        <w:t>permanent plots</w:t>
      </w:r>
      <w:r w:rsidR="002F5399">
        <w:rPr>
          <w:sz w:val="22"/>
          <w:szCs w:val="22"/>
        </w:rPr>
        <w:t xml:space="preserve"> (spatial survey)</w:t>
      </w:r>
      <w:r w:rsidRPr="008129DE">
        <w:rPr>
          <w:sz w:val="22"/>
          <w:szCs w:val="22"/>
        </w:rPr>
        <w:t xml:space="preserve">. </w:t>
      </w:r>
      <w:r w:rsidR="006A430E">
        <w:rPr>
          <w:sz w:val="22"/>
          <w:szCs w:val="22"/>
        </w:rPr>
        <w:t>We evaluated differences in microclimat</w:t>
      </w:r>
      <w:r w:rsidR="001B3E95">
        <w:rPr>
          <w:sz w:val="22"/>
          <w:szCs w:val="22"/>
        </w:rPr>
        <w:t>e</w:t>
      </w:r>
      <w:r w:rsidR="006A430E">
        <w:rPr>
          <w:sz w:val="22"/>
          <w:szCs w:val="22"/>
        </w:rPr>
        <w:t xml:space="preserve"> between the temporal and </w:t>
      </w:r>
      <w:r w:rsidR="001B3E95">
        <w:rPr>
          <w:sz w:val="22"/>
          <w:szCs w:val="22"/>
        </w:rPr>
        <w:t xml:space="preserve">the </w:t>
      </w:r>
      <w:r w:rsidR="006A430E">
        <w:rPr>
          <w:sz w:val="22"/>
          <w:szCs w:val="22"/>
        </w:rPr>
        <w:t>spatial surveys</w:t>
      </w:r>
      <w:r w:rsidR="00E02DD3">
        <w:rPr>
          <w:sz w:val="22"/>
          <w:szCs w:val="22"/>
        </w:rPr>
        <w:t xml:space="preserve">, </w:t>
      </w:r>
      <w:r w:rsidR="00A568D9">
        <w:rPr>
          <w:sz w:val="22"/>
          <w:szCs w:val="22"/>
        </w:rPr>
        <w:t>evaluating</w:t>
      </w:r>
      <w:r w:rsidR="00066FE8">
        <w:rPr>
          <w:sz w:val="22"/>
          <w:szCs w:val="22"/>
        </w:rPr>
        <w:t xml:space="preserve"> the observed trends in species cover</w:t>
      </w:r>
      <w:r w:rsidR="00BC37EA">
        <w:rPr>
          <w:sz w:val="22"/>
          <w:szCs w:val="22"/>
        </w:rPr>
        <w:t>,</w:t>
      </w:r>
      <w:r w:rsidR="00066FE8">
        <w:rPr>
          <w:sz w:val="22"/>
          <w:szCs w:val="22"/>
        </w:rPr>
        <w:t xml:space="preserve"> </w:t>
      </w:r>
      <w:r w:rsidR="00A568D9">
        <w:rPr>
          <w:sz w:val="22"/>
          <w:szCs w:val="22"/>
        </w:rPr>
        <w:t>and</w:t>
      </w:r>
      <w:r w:rsidR="00066FE8">
        <w:rPr>
          <w:sz w:val="22"/>
          <w:szCs w:val="22"/>
        </w:rPr>
        <w:t xml:space="preserve"> </w:t>
      </w:r>
      <w:r w:rsidR="00F1381F">
        <w:rPr>
          <w:sz w:val="22"/>
          <w:szCs w:val="22"/>
        </w:rPr>
        <w:t>predicti</w:t>
      </w:r>
      <w:r w:rsidR="00BC37EA">
        <w:rPr>
          <w:sz w:val="22"/>
          <w:szCs w:val="22"/>
        </w:rPr>
        <w:t>ng</w:t>
      </w:r>
      <w:r w:rsidR="00F1381F">
        <w:rPr>
          <w:sz w:val="22"/>
          <w:szCs w:val="22"/>
        </w:rPr>
        <w:t xml:space="preserve"> local extinctions </w:t>
      </w:r>
      <w:r w:rsidR="00BC37EA">
        <w:rPr>
          <w:sz w:val="22"/>
          <w:szCs w:val="22"/>
        </w:rPr>
        <w:t>under</w:t>
      </w:r>
      <w:r w:rsidR="00E02DD3">
        <w:rPr>
          <w:sz w:val="22"/>
          <w:szCs w:val="22"/>
        </w:rPr>
        <w:t xml:space="preserve"> </w:t>
      </w:r>
      <w:r w:rsidR="00BA218D">
        <w:rPr>
          <w:sz w:val="22"/>
          <w:szCs w:val="22"/>
        </w:rPr>
        <w:t xml:space="preserve">extreme </w:t>
      </w:r>
      <w:r w:rsidR="003D49A6">
        <w:rPr>
          <w:sz w:val="22"/>
          <w:szCs w:val="22"/>
        </w:rPr>
        <w:t>micro</w:t>
      </w:r>
      <w:r w:rsidR="00BA218D">
        <w:rPr>
          <w:sz w:val="22"/>
          <w:szCs w:val="22"/>
        </w:rPr>
        <w:t xml:space="preserve">climatic </w:t>
      </w:r>
      <w:r w:rsidR="00F1381F" w:rsidRPr="008129DE">
        <w:rPr>
          <w:sz w:val="22"/>
          <w:szCs w:val="22"/>
        </w:rPr>
        <w:t>scenarios</w:t>
      </w:r>
      <w:r w:rsidR="00F1381F">
        <w:rPr>
          <w:sz w:val="22"/>
          <w:szCs w:val="22"/>
        </w:rPr>
        <w:t>.</w:t>
      </w:r>
    </w:p>
    <w:p w14:paraId="0B402C76" w14:textId="7237FBAC" w:rsidR="00A32CE6" w:rsidRPr="008129DE" w:rsidRDefault="00A32CE6" w:rsidP="00A32CE6">
      <w:pPr>
        <w:pStyle w:val="Textoindependiente"/>
        <w:spacing w:before="120" w:after="0"/>
        <w:rPr>
          <w:sz w:val="22"/>
          <w:szCs w:val="22"/>
        </w:rPr>
      </w:pPr>
      <w:r w:rsidRPr="008129DE">
        <w:rPr>
          <w:b/>
          <w:bCs/>
          <w:sz w:val="22"/>
          <w:szCs w:val="22"/>
        </w:rPr>
        <w:t>Results</w:t>
      </w:r>
      <w:r w:rsidRPr="008129DE">
        <w:rPr>
          <w:sz w:val="22"/>
          <w:szCs w:val="22"/>
        </w:rPr>
        <w:t xml:space="preserve">: We found a trend of temperature warming </w:t>
      </w:r>
      <w:r w:rsidR="007F1673">
        <w:rPr>
          <w:sz w:val="22"/>
          <w:szCs w:val="22"/>
        </w:rPr>
        <w:t xml:space="preserve">with </w:t>
      </w:r>
      <w:r w:rsidR="00E27556">
        <w:rPr>
          <w:sz w:val="22"/>
          <w:szCs w:val="22"/>
        </w:rPr>
        <w:t>stronger</w:t>
      </w:r>
      <w:r w:rsidR="007F1673">
        <w:rPr>
          <w:sz w:val="22"/>
          <w:szCs w:val="22"/>
        </w:rPr>
        <w:t xml:space="preserve"> effects on</w:t>
      </w:r>
      <w:r w:rsidR="00225998">
        <w:rPr>
          <w:sz w:val="22"/>
          <w:szCs w:val="22"/>
        </w:rPr>
        <w:t xml:space="preserve"> </w:t>
      </w:r>
      <w:r w:rsidR="000C6A53">
        <w:rPr>
          <w:sz w:val="22"/>
          <w:szCs w:val="22"/>
        </w:rPr>
        <w:t>(micro</w:t>
      </w:r>
      <w:r w:rsidR="00101D51">
        <w:rPr>
          <w:sz w:val="22"/>
          <w:szCs w:val="22"/>
        </w:rPr>
        <w:t>-ridge)</w:t>
      </w:r>
      <w:r w:rsidR="005513A3">
        <w:rPr>
          <w:sz w:val="22"/>
          <w:szCs w:val="22"/>
        </w:rPr>
        <w:t xml:space="preserve"> </w:t>
      </w:r>
      <w:r w:rsidR="00E27556">
        <w:rPr>
          <w:sz w:val="22"/>
          <w:szCs w:val="22"/>
        </w:rPr>
        <w:t>fellfield</w:t>
      </w:r>
      <w:r w:rsidR="00101D51">
        <w:rPr>
          <w:sz w:val="22"/>
          <w:szCs w:val="22"/>
        </w:rPr>
        <w:t>s</w:t>
      </w:r>
      <w:r w:rsidR="00A568D9">
        <w:rPr>
          <w:sz w:val="22"/>
          <w:szCs w:val="22"/>
        </w:rPr>
        <w:t xml:space="preserve"> rather</w:t>
      </w:r>
      <w:r w:rsidR="00E27556">
        <w:rPr>
          <w:sz w:val="22"/>
          <w:szCs w:val="22"/>
        </w:rPr>
        <w:t xml:space="preserve"> than</w:t>
      </w:r>
      <w:r w:rsidR="005513A3">
        <w:rPr>
          <w:sz w:val="22"/>
          <w:szCs w:val="22"/>
        </w:rPr>
        <w:t xml:space="preserve"> on </w:t>
      </w:r>
      <w:r w:rsidR="00101D51">
        <w:rPr>
          <w:sz w:val="22"/>
          <w:szCs w:val="22"/>
        </w:rPr>
        <w:t>(micro-valley)</w:t>
      </w:r>
      <w:r w:rsidR="00E27556">
        <w:rPr>
          <w:sz w:val="22"/>
          <w:szCs w:val="22"/>
        </w:rPr>
        <w:t xml:space="preserve"> snowbed</w:t>
      </w:r>
      <w:r w:rsidR="00101D51">
        <w:rPr>
          <w:sz w:val="22"/>
          <w:szCs w:val="22"/>
        </w:rPr>
        <w:t>s</w:t>
      </w:r>
      <w:r w:rsidR="00AA5986">
        <w:rPr>
          <w:sz w:val="22"/>
          <w:szCs w:val="22"/>
        </w:rPr>
        <w:t xml:space="preserve">. </w:t>
      </w:r>
      <w:r w:rsidR="00FD1FC2">
        <w:rPr>
          <w:sz w:val="22"/>
          <w:szCs w:val="22"/>
        </w:rPr>
        <w:t xml:space="preserve">Microclimatic variation was wider </w:t>
      </w:r>
      <w:r w:rsidR="00E16F3D">
        <w:rPr>
          <w:sz w:val="22"/>
          <w:szCs w:val="22"/>
        </w:rPr>
        <w:t>in space than in time,</w:t>
      </w:r>
      <w:r w:rsidR="00A568D9">
        <w:rPr>
          <w:sz w:val="22"/>
          <w:szCs w:val="22"/>
        </w:rPr>
        <w:t xml:space="preserve"> </w:t>
      </w:r>
      <w:r w:rsidR="00200ED9">
        <w:rPr>
          <w:sz w:val="22"/>
          <w:szCs w:val="22"/>
        </w:rPr>
        <w:t xml:space="preserve">with </w:t>
      </w:r>
      <w:r w:rsidR="00DB0B44">
        <w:rPr>
          <w:sz w:val="22"/>
          <w:szCs w:val="22"/>
        </w:rPr>
        <w:t xml:space="preserve">narrow temperature </w:t>
      </w:r>
      <w:r w:rsidR="00E211F4">
        <w:rPr>
          <w:sz w:val="22"/>
          <w:szCs w:val="22"/>
        </w:rPr>
        <w:t>variation in snowbed</w:t>
      </w:r>
      <w:r w:rsidR="001E07D6">
        <w:rPr>
          <w:sz w:val="22"/>
          <w:szCs w:val="22"/>
        </w:rPr>
        <w:t>s</w:t>
      </w:r>
      <w:r w:rsidR="00E211F4">
        <w:rPr>
          <w:sz w:val="22"/>
          <w:szCs w:val="22"/>
        </w:rPr>
        <w:t xml:space="preserve"> and extreme low temperatures in </w:t>
      </w:r>
      <w:r w:rsidR="00225998">
        <w:rPr>
          <w:sz w:val="22"/>
          <w:szCs w:val="22"/>
        </w:rPr>
        <w:t xml:space="preserve">fellfields. </w:t>
      </w:r>
      <w:r w:rsidR="00573E1B">
        <w:rPr>
          <w:sz w:val="22"/>
          <w:szCs w:val="22"/>
        </w:rPr>
        <w:t xml:space="preserve">Species composition was </w:t>
      </w:r>
      <w:proofErr w:type="gramStart"/>
      <w:r w:rsidR="00573E1B">
        <w:rPr>
          <w:sz w:val="22"/>
          <w:szCs w:val="22"/>
        </w:rPr>
        <w:t>mainly influenced</w:t>
      </w:r>
      <w:proofErr w:type="gramEnd"/>
      <w:r w:rsidR="00573E1B">
        <w:rPr>
          <w:sz w:val="22"/>
          <w:szCs w:val="22"/>
        </w:rPr>
        <w:t xml:space="preserve"> by </w:t>
      </w:r>
      <w:r w:rsidR="007C0A3D">
        <w:rPr>
          <w:sz w:val="22"/>
          <w:szCs w:val="22"/>
        </w:rPr>
        <w:t>growing degree days (GDD) and freezing degree days (FDD)</w:t>
      </w:r>
      <w:r w:rsidR="001E07D6">
        <w:rPr>
          <w:sz w:val="22"/>
          <w:szCs w:val="22"/>
        </w:rPr>
        <w:t xml:space="preserve">, </w:t>
      </w:r>
      <w:r w:rsidR="006B5D74">
        <w:rPr>
          <w:sz w:val="22"/>
          <w:szCs w:val="22"/>
        </w:rPr>
        <w:t>both</w:t>
      </w:r>
      <w:r w:rsidR="005513A3">
        <w:rPr>
          <w:sz w:val="22"/>
          <w:szCs w:val="22"/>
        </w:rPr>
        <w:t xml:space="preserve"> </w:t>
      </w:r>
      <w:r w:rsidR="001E07D6">
        <w:rPr>
          <w:sz w:val="22"/>
          <w:szCs w:val="22"/>
        </w:rPr>
        <w:t xml:space="preserve">related </w:t>
      </w:r>
      <w:r w:rsidR="007C0A3D">
        <w:rPr>
          <w:sz w:val="22"/>
          <w:szCs w:val="22"/>
        </w:rPr>
        <w:t>with snow cover</w:t>
      </w:r>
      <w:r w:rsidR="00C01FEC">
        <w:rPr>
          <w:sz w:val="22"/>
          <w:szCs w:val="22"/>
        </w:rPr>
        <w:t xml:space="preserve"> duration. </w:t>
      </w:r>
      <w:r w:rsidRPr="008129DE">
        <w:rPr>
          <w:sz w:val="22"/>
          <w:szCs w:val="22"/>
        </w:rPr>
        <w:t xml:space="preserve">A total of </w:t>
      </w:r>
      <w:proofErr w:type="gramStart"/>
      <w:r w:rsidRPr="008129DE">
        <w:rPr>
          <w:sz w:val="22"/>
          <w:szCs w:val="22"/>
        </w:rPr>
        <w:t>16</w:t>
      </w:r>
      <w:proofErr w:type="gramEnd"/>
      <w:r w:rsidRPr="008129DE">
        <w:rPr>
          <w:sz w:val="22"/>
          <w:szCs w:val="22"/>
        </w:rPr>
        <w:t xml:space="preserve"> species (out of 86) </w:t>
      </w:r>
      <w:r w:rsidR="008F4631">
        <w:rPr>
          <w:sz w:val="22"/>
          <w:szCs w:val="22"/>
        </w:rPr>
        <w:t>showed significant responses</w:t>
      </w:r>
      <w:r w:rsidRPr="008129DE">
        <w:rPr>
          <w:sz w:val="22"/>
          <w:szCs w:val="22"/>
        </w:rPr>
        <w:t xml:space="preserve"> to microclimat</w:t>
      </w:r>
      <w:r w:rsidR="00990947">
        <w:rPr>
          <w:sz w:val="22"/>
          <w:szCs w:val="22"/>
        </w:rPr>
        <w:t>ic variation</w:t>
      </w:r>
      <w:r w:rsidRPr="008129DE">
        <w:rPr>
          <w:sz w:val="22"/>
          <w:szCs w:val="22"/>
        </w:rPr>
        <w:t xml:space="preserve">. </w:t>
      </w:r>
      <w:r w:rsidR="0075744A">
        <w:rPr>
          <w:sz w:val="22"/>
          <w:szCs w:val="22"/>
        </w:rPr>
        <w:t>The</w:t>
      </w:r>
      <w:r w:rsidR="00A818AF">
        <w:rPr>
          <w:sz w:val="22"/>
          <w:szCs w:val="22"/>
        </w:rPr>
        <w:t xml:space="preserve"> highest number of local extinctions</w:t>
      </w:r>
      <w:r w:rsidR="0075744A">
        <w:rPr>
          <w:sz w:val="22"/>
          <w:szCs w:val="22"/>
        </w:rPr>
        <w:t xml:space="preserve"> </w:t>
      </w:r>
      <w:proofErr w:type="gramStart"/>
      <w:r w:rsidR="0075744A">
        <w:rPr>
          <w:sz w:val="22"/>
          <w:szCs w:val="22"/>
        </w:rPr>
        <w:t>were predicted</w:t>
      </w:r>
      <w:proofErr w:type="gramEnd"/>
      <w:r w:rsidR="0075744A">
        <w:rPr>
          <w:sz w:val="22"/>
          <w:szCs w:val="22"/>
        </w:rPr>
        <w:t xml:space="preserve"> for a hot-freezing scenario,</w:t>
      </w:r>
      <w:r w:rsidR="0075744A" w:rsidRPr="008129DE">
        <w:rPr>
          <w:sz w:val="22"/>
          <w:szCs w:val="22"/>
        </w:rPr>
        <w:t xml:space="preserve"> </w:t>
      </w:r>
      <w:r w:rsidRPr="008129DE">
        <w:rPr>
          <w:sz w:val="22"/>
          <w:szCs w:val="22"/>
        </w:rPr>
        <w:t xml:space="preserve">followed by </w:t>
      </w:r>
      <w:r w:rsidR="00F76329" w:rsidRPr="008129DE">
        <w:rPr>
          <w:sz w:val="22"/>
          <w:szCs w:val="22"/>
        </w:rPr>
        <w:t>cold-</w:t>
      </w:r>
      <w:r w:rsidR="00F76329" w:rsidRPr="00B13D0D">
        <w:rPr>
          <w:sz w:val="22"/>
          <w:szCs w:val="22"/>
        </w:rPr>
        <w:t xml:space="preserve"> </w:t>
      </w:r>
      <w:r w:rsidR="00F76329">
        <w:rPr>
          <w:sz w:val="22"/>
          <w:szCs w:val="22"/>
        </w:rPr>
        <w:t>freezing,</w:t>
      </w:r>
      <w:r w:rsidR="00F76329" w:rsidRPr="008129DE">
        <w:rPr>
          <w:sz w:val="22"/>
          <w:szCs w:val="22"/>
        </w:rPr>
        <w:t xml:space="preserve"> </w:t>
      </w:r>
      <w:r w:rsidRPr="008129DE">
        <w:rPr>
          <w:sz w:val="22"/>
          <w:szCs w:val="22"/>
        </w:rPr>
        <w:t>hot-snowy and cold-snowy</w:t>
      </w:r>
      <w:r w:rsidR="00DB3AA5">
        <w:rPr>
          <w:sz w:val="22"/>
          <w:szCs w:val="22"/>
        </w:rPr>
        <w:t xml:space="preserve"> scenarios</w:t>
      </w:r>
      <w:r w:rsidRPr="008129DE">
        <w:rPr>
          <w:sz w:val="22"/>
          <w:szCs w:val="22"/>
        </w:rPr>
        <w:t>.</w:t>
      </w:r>
    </w:p>
    <w:p w14:paraId="37F652F4" w14:textId="1A6DB585" w:rsidR="00A32CE6" w:rsidRDefault="00A32CE6" w:rsidP="00A32CE6">
      <w:pPr>
        <w:pStyle w:val="Textoindependiente"/>
        <w:spacing w:before="120" w:after="0"/>
        <w:rPr>
          <w:sz w:val="22"/>
          <w:szCs w:val="22"/>
        </w:rPr>
      </w:pPr>
      <w:r w:rsidRPr="008129DE">
        <w:rPr>
          <w:b/>
          <w:bCs/>
          <w:sz w:val="22"/>
          <w:szCs w:val="22"/>
        </w:rPr>
        <w:t>Conclusions</w:t>
      </w:r>
      <w:r w:rsidRPr="008129DE">
        <w:rPr>
          <w:sz w:val="22"/>
          <w:szCs w:val="22"/>
        </w:rPr>
        <w:t xml:space="preserve">: Our results </w:t>
      </w:r>
      <w:r>
        <w:rPr>
          <w:sz w:val="22"/>
          <w:szCs w:val="22"/>
        </w:rPr>
        <w:t>support</w:t>
      </w:r>
      <w:r w:rsidRPr="008129DE">
        <w:rPr>
          <w:sz w:val="22"/>
          <w:szCs w:val="22"/>
        </w:rPr>
        <w:t xml:space="preserve"> that </w:t>
      </w:r>
      <w:r w:rsidR="00825678">
        <w:rPr>
          <w:sz w:val="22"/>
          <w:szCs w:val="22"/>
        </w:rPr>
        <w:t>microclimatic buffering</w:t>
      </w:r>
      <w:r w:rsidRPr="008129DE">
        <w:rPr>
          <w:sz w:val="22"/>
          <w:szCs w:val="22"/>
        </w:rPr>
        <w:t xml:space="preserve"> can compensate </w:t>
      </w:r>
      <w:r>
        <w:rPr>
          <w:sz w:val="22"/>
          <w:szCs w:val="22"/>
        </w:rPr>
        <w:t>climate warming</w:t>
      </w:r>
      <w:r w:rsidRPr="008129DE">
        <w:rPr>
          <w:sz w:val="22"/>
          <w:szCs w:val="22"/>
        </w:rPr>
        <w:t xml:space="preserve">. However, </w:t>
      </w:r>
      <w:r w:rsidR="0031635C">
        <w:rPr>
          <w:sz w:val="22"/>
          <w:szCs w:val="22"/>
        </w:rPr>
        <w:t>a continuous</w:t>
      </w:r>
      <w:r w:rsidR="005C6F64">
        <w:rPr>
          <w:sz w:val="22"/>
          <w:szCs w:val="22"/>
        </w:rPr>
        <w:t xml:space="preserve"> reduction of snow cover </w:t>
      </w:r>
      <w:r w:rsidR="00FB44E3">
        <w:rPr>
          <w:sz w:val="22"/>
          <w:szCs w:val="22"/>
        </w:rPr>
        <w:t>will</w:t>
      </w:r>
      <w:r w:rsidR="005C6F64">
        <w:rPr>
          <w:sz w:val="22"/>
          <w:szCs w:val="22"/>
        </w:rPr>
        <w:t xml:space="preserve"> </w:t>
      </w:r>
      <w:r w:rsidR="00C461F8">
        <w:rPr>
          <w:sz w:val="22"/>
          <w:szCs w:val="22"/>
        </w:rPr>
        <w:t>result in a</w:t>
      </w:r>
      <w:r w:rsidR="005C6F64">
        <w:rPr>
          <w:sz w:val="22"/>
          <w:szCs w:val="22"/>
        </w:rPr>
        <w:t xml:space="preserve"> tipping point beyond which the buffer effect will not be effective</w:t>
      </w:r>
      <w:r w:rsidR="00FB44E3">
        <w:rPr>
          <w:sz w:val="22"/>
          <w:szCs w:val="22"/>
        </w:rPr>
        <w:t xml:space="preserve">, leading to </w:t>
      </w:r>
      <w:r w:rsidR="00473A43">
        <w:rPr>
          <w:sz w:val="22"/>
          <w:szCs w:val="22"/>
        </w:rPr>
        <w:t xml:space="preserve">community </w:t>
      </w:r>
      <w:r w:rsidR="00372DCA">
        <w:rPr>
          <w:sz w:val="22"/>
          <w:szCs w:val="22"/>
        </w:rPr>
        <w:t>homogeni</w:t>
      </w:r>
      <w:r w:rsidR="00473A43">
        <w:rPr>
          <w:sz w:val="22"/>
          <w:szCs w:val="22"/>
        </w:rPr>
        <w:t>z</w:t>
      </w:r>
      <w:r w:rsidR="00372DCA">
        <w:rPr>
          <w:sz w:val="22"/>
          <w:szCs w:val="22"/>
        </w:rPr>
        <w:t>ation</w:t>
      </w:r>
      <w:r w:rsidR="00956434">
        <w:rPr>
          <w:sz w:val="22"/>
          <w:szCs w:val="22"/>
        </w:rPr>
        <w:t>.</w:t>
      </w:r>
      <w:r w:rsidR="00473A43">
        <w:rPr>
          <w:sz w:val="22"/>
          <w:szCs w:val="22"/>
        </w:rPr>
        <w:t xml:space="preserve"> </w:t>
      </w:r>
      <w:r w:rsidR="0086681C">
        <w:rPr>
          <w:sz w:val="22"/>
          <w:szCs w:val="22"/>
        </w:rPr>
        <w:t xml:space="preserve">This process may have </w:t>
      </w:r>
      <w:proofErr w:type="gramStart"/>
      <w:r w:rsidR="0086681C">
        <w:rPr>
          <w:sz w:val="22"/>
          <w:szCs w:val="22"/>
        </w:rPr>
        <w:t>been started</w:t>
      </w:r>
      <w:proofErr w:type="gramEnd"/>
      <w:r w:rsidR="0086681C">
        <w:rPr>
          <w:sz w:val="22"/>
          <w:szCs w:val="22"/>
        </w:rPr>
        <w:t xml:space="preserve"> in relict alpine communities</w:t>
      </w:r>
      <w:r w:rsidR="00EF565B">
        <w:rPr>
          <w:sz w:val="22"/>
          <w:szCs w:val="22"/>
        </w:rPr>
        <w:t xml:space="preserve"> where species from snowy microclimates are being outcompeted by species adapted to below-zero winter temperatures, rather than by warm-demanding species as predicted by </w:t>
      </w:r>
      <w:del w:id="6" w:author="EDUARDO FERNANDEZ PASCUAL" w:date="2023-07-14T08:30:00Z">
        <w:r w:rsidR="00EF565B" w:rsidDel="0098550B">
          <w:rPr>
            <w:sz w:val="22"/>
            <w:szCs w:val="22"/>
          </w:rPr>
          <w:delText>termophilization</w:delText>
        </w:r>
      </w:del>
      <w:ins w:id="7" w:author="EDUARDO FERNANDEZ PASCUAL" w:date="2023-07-14T08:30:00Z">
        <w:r w:rsidR="0098550B">
          <w:rPr>
            <w:sz w:val="22"/>
            <w:szCs w:val="22"/>
          </w:rPr>
          <w:t>thermophilization</w:t>
        </w:r>
      </w:ins>
      <w:r w:rsidR="00EF565B">
        <w:rPr>
          <w:sz w:val="22"/>
          <w:szCs w:val="22"/>
        </w:rPr>
        <w:t>.</w:t>
      </w:r>
    </w:p>
    <w:p w14:paraId="49293415" w14:textId="77777777" w:rsidR="00956434" w:rsidRDefault="00A32CE6" w:rsidP="005C6B25">
      <w:pPr>
        <w:pStyle w:val="Textoindependiente"/>
        <w:spacing w:before="120" w:after="0"/>
        <w:rPr>
          <w:sz w:val="22"/>
          <w:szCs w:val="22"/>
        </w:rPr>
      </w:pPr>
      <w:r>
        <w:rPr>
          <w:sz w:val="22"/>
          <w:szCs w:val="22"/>
        </w:rPr>
        <w:t>KEYWORDS</w:t>
      </w:r>
    </w:p>
    <w:p w14:paraId="7A084014" w14:textId="08C5032D" w:rsidR="00BD1FE1" w:rsidRPr="005C6B25" w:rsidRDefault="00A32CE6" w:rsidP="005C6B25">
      <w:pPr>
        <w:pStyle w:val="Textoindependiente"/>
        <w:spacing w:before="120" w:after="0"/>
        <w:rPr>
          <w:sz w:val="22"/>
          <w:szCs w:val="22"/>
        </w:rPr>
      </w:pPr>
      <w:r>
        <w:rPr>
          <w:sz w:val="22"/>
          <w:szCs w:val="22"/>
        </w:rPr>
        <w:t xml:space="preserve">Alpine vegetation, Climate </w:t>
      </w:r>
      <w:r w:rsidR="00102356">
        <w:rPr>
          <w:sz w:val="22"/>
          <w:szCs w:val="22"/>
        </w:rPr>
        <w:t>warming</w:t>
      </w:r>
      <w:r>
        <w:rPr>
          <w:sz w:val="22"/>
          <w:szCs w:val="22"/>
        </w:rPr>
        <w:t>, Microclimate, Temporal change, Topography</w:t>
      </w:r>
      <w:r w:rsidR="00D475B6">
        <w:rPr>
          <w:sz w:val="22"/>
          <w:szCs w:val="22"/>
        </w:rPr>
        <w:t xml:space="preserve">, </w:t>
      </w:r>
      <w:r w:rsidR="002D1D82">
        <w:rPr>
          <w:sz w:val="22"/>
          <w:szCs w:val="22"/>
        </w:rPr>
        <w:t>T</w:t>
      </w:r>
      <w:r w:rsidR="00D475B6">
        <w:rPr>
          <w:sz w:val="22"/>
          <w:szCs w:val="22"/>
        </w:rPr>
        <w:t xml:space="preserve">hermophilization, </w:t>
      </w:r>
      <w:r w:rsidR="002D1D82">
        <w:rPr>
          <w:sz w:val="22"/>
          <w:szCs w:val="22"/>
        </w:rPr>
        <w:t>M</w:t>
      </w:r>
      <w:r w:rsidR="00D475B6">
        <w:rPr>
          <w:sz w:val="22"/>
          <w:szCs w:val="22"/>
        </w:rPr>
        <w:t xml:space="preserve">icrorefugia, </w:t>
      </w:r>
      <w:r w:rsidR="002D1D82">
        <w:rPr>
          <w:sz w:val="22"/>
          <w:szCs w:val="22"/>
        </w:rPr>
        <w:t>S</w:t>
      </w:r>
      <w:r w:rsidR="00D475B6">
        <w:rPr>
          <w:sz w:val="22"/>
          <w:szCs w:val="22"/>
        </w:rPr>
        <w:t>now cover</w:t>
      </w:r>
    </w:p>
    <w:p w14:paraId="796E5F42" w14:textId="77777777" w:rsidR="00982B94" w:rsidRDefault="00982B94">
      <w:pPr>
        <w:spacing w:before="0" w:after="200" w:line="240" w:lineRule="auto"/>
        <w:jc w:val="left"/>
        <w:rPr>
          <w:rFonts w:eastAsiaTheme="majorEastAsia"/>
          <w:b/>
          <w:bCs/>
        </w:rPr>
      </w:pPr>
      <w:r>
        <w:br w:type="page"/>
      </w:r>
    </w:p>
    <w:p w14:paraId="1E96B4A6" w14:textId="04EC5465" w:rsidR="00F138E5" w:rsidRPr="00B064E9" w:rsidRDefault="00A81B06" w:rsidP="006047E1">
      <w:pPr>
        <w:pStyle w:val="Ttulo1"/>
        <w:spacing w:before="120"/>
      </w:pPr>
      <w:r w:rsidRPr="00D729B1">
        <w:lastRenderedPageBreak/>
        <w:t xml:space="preserve">1. </w:t>
      </w:r>
      <w:r w:rsidR="00BA3CD3" w:rsidRPr="00D729B1">
        <w:t>Introduction</w:t>
      </w:r>
      <w:bookmarkStart w:id="8" w:name="methods"/>
      <w:bookmarkEnd w:id="0"/>
    </w:p>
    <w:p w14:paraId="092204A9" w14:textId="22C00E2F" w:rsidR="00AF3E5C" w:rsidRDefault="00AF3E5C" w:rsidP="00547DE4">
      <w:pPr>
        <w:pStyle w:val="Textoindependiente"/>
        <w:spacing w:before="120" w:after="0"/>
        <w:rPr>
          <w:sz w:val="22"/>
          <w:szCs w:val="22"/>
        </w:rPr>
      </w:pPr>
      <w:r w:rsidRPr="00AF3E5C">
        <w:rPr>
          <w:sz w:val="22"/>
          <w:szCs w:val="22"/>
        </w:rPr>
        <w:t xml:space="preserve">The Anthropocene has impacted alpine </w:t>
      </w:r>
      <w:r w:rsidR="00547DE4" w:rsidRPr="00AF3E5C">
        <w:rPr>
          <w:sz w:val="22"/>
          <w:szCs w:val="22"/>
        </w:rPr>
        <w:t xml:space="preserve">biodiversity </w:t>
      </w:r>
      <w:r w:rsidRPr="00AF3E5C">
        <w:rPr>
          <w:sz w:val="22"/>
          <w:szCs w:val="22"/>
        </w:rPr>
        <w:t xml:space="preserve">through multiple factors (Schickhoff et al. 2022). Besides direct human impacts such as land degradation and grazing, contemporary climate warming has been hypothesized as a major driver of change (Pauli et al. 2012) and </w:t>
      </w:r>
      <w:proofErr w:type="gramStart"/>
      <w:r w:rsidRPr="00AF3E5C">
        <w:rPr>
          <w:sz w:val="22"/>
          <w:szCs w:val="22"/>
        </w:rPr>
        <w:t>a likely cause</w:t>
      </w:r>
      <w:proofErr w:type="gramEnd"/>
      <w:r w:rsidRPr="00AF3E5C">
        <w:rPr>
          <w:sz w:val="22"/>
          <w:szCs w:val="22"/>
        </w:rPr>
        <w:t xml:space="preserve"> of extinctions (Jiménez-Alfaro et al. 2016) and community homogenization (Britton et al. 2009) in alpine communities. Global warming </w:t>
      </w:r>
      <w:proofErr w:type="gramStart"/>
      <w:r w:rsidRPr="00AF3E5C">
        <w:rPr>
          <w:sz w:val="22"/>
          <w:szCs w:val="22"/>
        </w:rPr>
        <w:t>is expected</w:t>
      </w:r>
      <w:proofErr w:type="gramEnd"/>
      <w:r w:rsidRPr="00AF3E5C">
        <w:rPr>
          <w:sz w:val="22"/>
          <w:szCs w:val="22"/>
        </w:rPr>
        <w:t xml:space="preserve"> to affect high-mountain ecosystems by increasing soil temperatures and drought periods to reach tipping points with impact on plant persistence and regeneration (Lu et al. 2022). The resulting trends observed in long-term vegetation monitoring indicate changes in species composition across temperate and Mediterranean mountains (Pauli et al., 2012, Nicklas et al., 2021). These trends have </w:t>
      </w:r>
      <w:proofErr w:type="gramStart"/>
      <w:r w:rsidRPr="00AF3E5C">
        <w:rPr>
          <w:sz w:val="22"/>
          <w:szCs w:val="22"/>
        </w:rPr>
        <w:t>been described</w:t>
      </w:r>
      <w:proofErr w:type="gramEnd"/>
      <w:r w:rsidRPr="00AF3E5C">
        <w:rPr>
          <w:sz w:val="22"/>
          <w:szCs w:val="22"/>
        </w:rPr>
        <w:t xml:space="preserve"> as a process of thermophilization, or the replacement of high-elevation (cryophilic) species by low-elevation (thermophilic) species in alpine communities (Gottfried et al. 2012). Thermophilization </w:t>
      </w:r>
      <w:proofErr w:type="gramStart"/>
      <w:r w:rsidRPr="00AF3E5C">
        <w:rPr>
          <w:sz w:val="22"/>
          <w:szCs w:val="22"/>
        </w:rPr>
        <w:t>is expected</w:t>
      </w:r>
      <w:proofErr w:type="gramEnd"/>
      <w:r w:rsidRPr="00AF3E5C">
        <w:rPr>
          <w:sz w:val="22"/>
          <w:szCs w:val="22"/>
        </w:rPr>
        <w:t xml:space="preserve"> to be the result of changes in soil bioclimatic drivers of plant life, such as the duration of snow cover, </w:t>
      </w:r>
      <w:r w:rsidR="00C9514F" w:rsidRPr="00AF3E5C">
        <w:rPr>
          <w:sz w:val="22"/>
          <w:szCs w:val="22"/>
        </w:rPr>
        <w:t>the length of the growing season (growing degree days, GDD)</w:t>
      </w:r>
      <w:r w:rsidR="00C9514F">
        <w:rPr>
          <w:sz w:val="22"/>
          <w:szCs w:val="22"/>
        </w:rPr>
        <w:t>, and</w:t>
      </w:r>
      <w:r w:rsidR="00C9514F" w:rsidRPr="00AF3E5C">
        <w:rPr>
          <w:sz w:val="22"/>
          <w:szCs w:val="22"/>
        </w:rPr>
        <w:t xml:space="preserve"> </w:t>
      </w:r>
      <w:r w:rsidRPr="00AF3E5C">
        <w:rPr>
          <w:sz w:val="22"/>
          <w:szCs w:val="22"/>
        </w:rPr>
        <w:t>the period of below-zero temperatures (freezing degree days, FDD) (Choler 2018).</w:t>
      </w:r>
    </w:p>
    <w:p w14:paraId="3784908A" w14:textId="2A93DE1B" w:rsidR="00AF3E5C" w:rsidRPr="00AF3E5C" w:rsidRDefault="00AF3E5C" w:rsidP="00547DE4">
      <w:pPr>
        <w:spacing w:before="120" w:after="0"/>
        <w:rPr>
          <w:sz w:val="22"/>
          <w:szCs w:val="22"/>
        </w:rPr>
      </w:pPr>
      <w:r w:rsidRPr="00AF3E5C">
        <w:rPr>
          <w:sz w:val="22"/>
          <w:szCs w:val="22"/>
        </w:rPr>
        <w:t xml:space="preserve">Current evidence supports the thermophilization hypothesis of compositional change with increasing trends of generalist species in cold regions (Steinbauer et al., 2018) and decreasing trends of high-mountain specialists in </w:t>
      </w:r>
      <w:proofErr w:type="gramStart"/>
      <w:r w:rsidRPr="00AF3E5C">
        <w:rPr>
          <w:sz w:val="22"/>
          <w:szCs w:val="22"/>
        </w:rPr>
        <w:t>relatively warmer</w:t>
      </w:r>
      <w:proofErr w:type="gramEnd"/>
      <w:r w:rsidRPr="00AF3E5C">
        <w:rPr>
          <w:sz w:val="22"/>
          <w:szCs w:val="22"/>
        </w:rPr>
        <w:t xml:space="preserve"> regions (Jiménez-Alfaro</w:t>
      </w:r>
      <w:r w:rsidR="00CF5801">
        <w:rPr>
          <w:sz w:val="22"/>
          <w:szCs w:val="22"/>
        </w:rPr>
        <w:t xml:space="preserve"> </w:t>
      </w:r>
      <w:r w:rsidRPr="00AF3E5C">
        <w:rPr>
          <w:sz w:val="22"/>
          <w:szCs w:val="22"/>
        </w:rPr>
        <w:t xml:space="preserve">et al. 2014a, Steinbauer et al., 2020). However, the concept of massive climate-driven extinctions of alpine plants has </w:t>
      </w:r>
      <w:proofErr w:type="gramStart"/>
      <w:r w:rsidRPr="00AF3E5C">
        <w:rPr>
          <w:sz w:val="22"/>
          <w:szCs w:val="22"/>
        </w:rPr>
        <w:t>been challenged</w:t>
      </w:r>
      <w:proofErr w:type="gramEnd"/>
      <w:r w:rsidRPr="00AF3E5C">
        <w:rPr>
          <w:sz w:val="22"/>
          <w:szCs w:val="22"/>
        </w:rPr>
        <w:t xml:space="preserve"> by the realization that microscale heterogeneity allows plant populations to persist in alpine landscapes (Scherrer</w:t>
      </w:r>
      <w:r w:rsidR="007C2ECE">
        <w:rPr>
          <w:sz w:val="22"/>
          <w:szCs w:val="22"/>
        </w:rPr>
        <w:t xml:space="preserve"> &amp;</w:t>
      </w:r>
      <w:r w:rsidRPr="00AF3E5C">
        <w:rPr>
          <w:sz w:val="22"/>
          <w:szCs w:val="22"/>
        </w:rPr>
        <w:t xml:space="preserve"> Körner 2011). According to this view, alpine microclimatic variation along topographic gradients </w:t>
      </w:r>
      <w:proofErr w:type="gramStart"/>
      <w:r w:rsidR="00380828" w:rsidRPr="00AF3E5C">
        <w:rPr>
          <w:sz w:val="22"/>
          <w:szCs w:val="22"/>
        </w:rPr>
        <w:t>provide</w:t>
      </w:r>
      <w:ins w:id="9" w:author="EDUARDO FERNANDEZ PASCUAL" w:date="2023-07-14T08:16:00Z">
        <w:r w:rsidR="00F81F09">
          <w:rPr>
            <w:sz w:val="22"/>
            <w:szCs w:val="22"/>
          </w:rPr>
          <w:t>s</w:t>
        </w:r>
      </w:ins>
      <w:proofErr w:type="gramEnd"/>
      <w:r w:rsidRPr="00AF3E5C">
        <w:rPr>
          <w:sz w:val="22"/>
          <w:szCs w:val="22"/>
        </w:rPr>
        <w:t xml:space="preserve"> a wide spectrum of niches, enough to buffer macroclimatic trends (Opedal et al. 2015, Körner &amp; Hiltbrunner 2021). Thanks to this buffering, global </w:t>
      </w:r>
      <w:del w:id="10" w:author="EDUARDO FERNANDEZ PASCUAL" w:date="2023-07-14T08:17:00Z">
        <w:r w:rsidRPr="00AF3E5C" w:rsidDel="008F7749">
          <w:rPr>
            <w:sz w:val="22"/>
            <w:szCs w:val="22"/>
          </w:rPr>
          <w:delText xml:space="preserve">climate </w:delText>
        </w:r>
      </w:del>
      <w:r w:rsidRPr="00AF3E5C">
        <w:rPr>
          <w:sz w:val="22"/>
          <w:szCs w:val="22"/>
        </w:rPr>
        <w:t>warming would mainly result in local species shifts and a re-organization of communities (or species shuffling), rather than local extinctions (Opedal et al. 2015), supporting the hypothesis that regional alpine species pools remained relatively stable through the climatic changes of the Holocene (Jiménez-Alfaro et al. 2021</w:t>
      </w:r>
      <w:r w:rsidR="00477C44">
        <w:rPr>
          <w:sz w:val="22"/>
          <w:szCs w:val="22"/>
        </w:rPr>
        <w:t>a</w:t>
      </w:r>
      <w:r w:rsidRPr="00AF3E5C">
        <w:rPr>
          <w:sz w:val="22"/>
          <w:szCs w:val="22"/>
        </w:rPr>
        <w:t xml:space="preserve">). Nevertheless, the potential impact of climatic trends on local extinctions is difficult to predict because </w:t>
      </w:r>
      <w:proofErr w:type="gramStart"/>
      <w:r w:rsidRPr="00AF3E5C">
        <w:rPr>
          <w:sz w:val="22"/>
          <w:szCs w:val="22"/>
        </w:rPr>
        <w:t>many</w:t>
      </w:r>
      <w:proofErr w:type="gramEnd"/>
      <w:r w:rsidRPr="00AF3E5C">
        <w:rPr>
          <w:sz w:val="22"/>
          <w:szCs w:val="22"/>
        </w:rPr>
        <w:t xml:space="preserve"> alpine species are long-lived and highly resilient to environmental variation (Doak &amp; Morris 2010), with delayed population responses via extinction debts (Dullinger et al. 2012) and meta-community dynamics (Graae et al. 2018).</w:t>
      </w:r>
    </w:p>
    <w:p w14:paraId="73A9C516" w14:textId="38F1BDCE" w:rsidR="00AF3E5C" w:rsidRPr="00AF3E5C" w:rsidRDefault="00AF3E5C" w:rsidP="00547DE4">
      <w:pPr>
        <w:spacing w:before="120" w:after="0"/>
        <w:rPr>
          <w:sz w:val="22"/>
          <w:szCs w:val="22"/>
        </w:rPr>
      </w:pPr>
      <w:r w:rsidRPr="00AF3E5C">
        <w:rPr>
          <w:sz w:val="22"/>
          <w:szCs w:val="22"/>
        </w:rPr>
        <w:lastRenderedPageBreak/>
        <w:t xml:space="preserve">The importance of microclimatic buffering for preventing local extinctions of alpine plants will depend on the extension and topographic complexity of alpine areas (Malanson et al. 2023), which may differ </w:t>
      </w:r>
      <w:del w:id="11" w:author="EDUARDO FERNANDEZ PASCUAL" w:date="2023-07-14T08:18:00Z">
        <w:r w:rsidRPr="00AF3E5C" w:rsidDel="00F9041F">
          <w:rPr>
            <w:sz w:val="22"/>
            <w:szCs w:val="22"/>
          </w:rPr>
          <w:delText xml:space="preserve">largely </w:delText>
        </w:r>
      </w:del>
      <w:ins w:id="12" w:author="EDUARDO FERNANDEZ PASCUAL" w:date="2023-07-14T08:18:00Z">
        <w:r w:rsidR="00F9041F">
          <w:rPr>
            <w:sz w:val="22"/>
            <w:szCs w:val="22"/>
          </w:rPr>
          <w:t>wid</w:t>
        </w:r>
        <w:r w:rsidR="00F9041F" w:rsidRPr="00AF3E5C">
          <w:rPr>
            <w:sz w:val="22"/>
            <w:szCs w:val="22"/>
          </w:rPr>
          <w:t xml:space="preserve">ely </w:t>
        </w:r>
      </w:ins>
      <w:r w:rsidRPr="00AF3E5C">
        <w:rPr>
          <w:sz w:val="22"/>
          <w:szCs w:val="22"/>
        </w:rPr>
        <w:t xml:space="preserve">among regions (Testolin et al. 2020). A correct assessment of the role of microclimatic buffering will require a local evaluation of the temporal and spatial variation of the bioclimatic drivers related to thermophilization, and their effects on local community gradients (Graae et al. 2018). Unfortunately, there is a general lack of studies addressing how topographical niches may compensate climate warming in alpine landscapes </w:t>
      </w:r>
      <w:r w:rsidR="00610C3E">
        <w:rPr>
          <w:sz w:val="22"/>
          <w:szCs w:val="22"/>
        </w:rPr>
        <w:t>and</w:t>
      </w:r>
      <w:r w:rsidRPr="00AF3E5C">
        <w:rPr>
          <w:sz w:val="22"/>
          <w:szCs w:val="22"/>
        </w:rPr>
        <w:t xml:space="preserve"> specific regions. This information is necessary to complement long-term monitoring initiatives</w:t>
      </w:r>
      <w:r w:rsidR="00F755C7">
        <w:rPr>
          <w:sz w:val="22"/>
          <w:szCs w:val="22"/>
        </w:rPr>
        <w:t xml:space="preserve"> </w:t>
      </w:r>
      <w:proofErr w:type="gramStart"/>
      <w:r w:rsidR="00F755C7">
        <w:rPr>
          <w:sz w:val="22"/>
          <w:szCs w:val="22"/>
        </w:rPr>
        <w:t>mainly focused</w:t>
      </w:r>
      <w:proofErr w:type="gramEnd"/>
      <w:r w:rsidR="00F755C7">
        <w:rPr>
          <w:sz w:val="22"/>
          <w:szCs w:val="22"/>
        </w:rPr>
        <w:t xml:space="preserve"> on mountain summits,</w:t>
      </w:r>
      <w:r w:rsidRPr="00AF3E5C">
        <w:rPr>
          <w:sz w:val="22"/>
          <w:szCs w:val="22"/>
        </w:rPr>
        <w:t xml:space="preserve"> like e.g., the Global Observation Research Initiative in Alpine Environments (Pauli et al. 2015). A </w:t>
      </w:r>
      <w:r w:rsidR="00F755C7">
        <w:rPr>
          <w:sz w:val="22"/>
          <w:szCs w:val="22"/>
        </w:rPr>
        <w:t>necessary</w:t>
      </w:r>
      <w:r w:rsidRPr="00AF3E5C">
        <w:rPr>
          <w:sz w:val="22"/>
          <w:szCs w:val="22"/>
        </w:rPr>
        <w:t xml:space="preserve"> strategy for understanding the role of microclimatic buffering is to analyze its effect on marginal alpine regions, where alpine communities have </w:t>
      </w:r>
      <w:proofErr w:type="gramStart"/>
      <w:r w:rsidRPr="00AF3E5C">
        <w:rPr>
          <w:sz w:val="22"/>
          <w:szCs w:val="22"/>
        </w:rPr>
        <w:t>been subjected</w:t>
      </w:r>
      <w:proofErr w:type="gramEnd"/>
      <w:r w:rsidRPr="00AF3E5C">
        <w:rPr>
          <w:sz w:val="22"/>
          <w:szCs w:val="22"/>
        </w:rPr>
        <w:t xml:space="preserve"> to climatic </w:t>
      </w:r>
      <w:r w:rsidR="00192370">
        <w:rPr>
          <w:sz w:val="22"/>
          <w:szCs w:val="22"/>
        </w:rPr>
        <w:t>warming</w:t>
      </w:r>
      <w:r w:rsidRPr="00AF3E5C">
        <w:rPr>
          <w:sz w:val="22"/>
          <w:szCs w:val="22"/>
        </w:rPr>
        <w:t xml:space="preserve"> </w:t>
      </w:r>
      <w:r w:rsidR="00A241A3">
        <w:rPr>
          <w:sz w:val="22"/>
          <w:szCs w:val="22"/>
        </w:rPr>
        <w:t>for longer times than</w:t>
      </w:r>
      <w:r w:rsidRPr="00AF3E5C">
        <w:rPr>
          <w:sz w:val="22"/>
          <w:szCs w:val="22"/>
        </w:rPr>
        <w:t xml:space="preserve"> in non-marginal alpine regions. </w:t>
      </w:r>
      <w:r w:rsidRPr="00567B0D">
        <w:rPr>
          <w:sz w:val="22"/>
          <w:szCs w:val="22"/>
        </w:rPr>
        <w:t>Relict</w:t>
      </w:r>
      <w:r w:rsidRPr="00AF3E5C">
        <w:rPr>
          <w:sz w:val="22"/>
          <w:szCs w:val="22"/>
        </w:rPr>
        <w:t xml:space="preserve"> alpine communities are typically confined to reduced areas after postglacial contractions, and they are </w:t>
      </w:r>
      <w:del w:id="13" w:author="EDUARDO FERNANDEZ PASCUAL" w:date="2023-07-14T08:19:00Z">
        <w:r w:rsidRPr="00AF3E5C" w:rsidDel="00D87661">
          <w:rPr>
            <w:sz w:val="22"/>
            <w:szCs w:val="22"/>
          </w:rPr>
          <w:delText xml:space="preserve">mainly </w:delText>
        </w:r>
      </w:del>
      <w:ins w:id="14" w:author="EDUARDO FERNANDEZ PASCUAL" w:date="2023-07-14T08:19:00Z">
        <w:r w:rsidR="00D87661">
          <w:rPr>
            <w:sz w:val="22"/>
            <w:szCs w:val="22"/>
          </w:rPr>
          <w:t>high</w:t>
        </w:r>
        <w:r w:rsidR="00D87661" w:rsidRPr="00AF3E5C">
          <w:rPr>
            <w:sz w:val="22"/>
            <w:szCs w:val="22"/>
          </w:rPr>
          <w:t xml:space="preserve">ly </w:t>
        </w:r>
      </w:ins>
      <w:r w:rsidRPr="00AF3E5C">
        <w:rPr>
          <w:sz w:val="22"/>
          <w:szCs w:val="22"/>
        </w:rPr>
        <w:t xml:space="preserve">influenced by </w:t>
      </w:r>
      <w:proofErr w:type="gramStart"/>
      <w:r w:rsidRPr="00AF3E5C">
        <w:rPr>
          <w:sz w:val="22"/>
          <w:szCs w:val="22"/>
        </w:rPr>
        <w:t>relatively warmer</w:t>
      </w:r>
      <w:proofErr w:type="gramEnd"/>
      <w:r w:rsidRPr="00AF3E5C">
        <w:rPr>
          <w:sz w:val="22"/>
          <w:szCs w:val="22"/>
        </w:rPr>
        <w:t xml:space="preserve"> temperatures and geographic isolation (Jiménez-Alfaro et al. 2021</w:t>
      </w:r>
      <w:r w:rsidR="00477C44">
        <w:rPr>
          <w:sz w:val="22"/>
          <w:szCs w:val="22"/>
        </w:rPr>
        <w:t>a</w:t>
      </w:r>
      <w:r w:rsidRPr="00AF3E5C">
        <w:rPr>
          <w:sz w:val="22"/>
          <w:szCs w:val="22"/>
        </w:rPr>
        <w:t xml:space="preserve">). Evaluating microscale bioclimatic drivers in relict communities may allow us to understand species responses to potential microrefugia and to predict the tipping points beyond which alpine communities may suffer irreversible changes in species composition, including local plant extinctions. </w:t>
      </w:r>
    </w:p>
    <w:p w14:paraId="22A3B938" w14:textId="145FC54E" w:rsidR="00AF3E5C" w:rsidRDefault="00AF3E5C" w:rsidP="00547DE4">
      <w:pPr>
        <w:spacing w:before="120" w:after="0"/>
        <w:rPr>
          <w:sz w:val="22"/>
          <w:szCs w:val="22"/>
        </w:rPr>
      </w:pPr>
      <w:r w:rsidRPr="00AF3E5C">
        <w:rPr>
          <w:sz w:val="22"/>
          <w:szCs w:val="22"/>
        </w:rPr>
        <w:t xml:space="preserve">In this study, we evaluate the spatiotemporal patterns of soil microclimate in relict alpine plant communities of northern Spain, combining a long-term monitoring of permanent vegetation plots with a detailed </w:t>
      </w:r>
      <w:r w:rsidR="00E76BC5">
        <w:rPr>
          <w:sz w:val="22"/>
          <w:szCs w:val="22"/>
        </w:rPr>
        <w:t>topographical</w:t>
      </w:r>
      <w:r w:rsidRPr="00AF3E5C">
        <w:rPr>
          <w:sz w:val="22"/>
          <w:szCs w:val="22"/>
        </w:rPr>
        <w:t xml:space="preserve"> survey. Our first aim is to evaluate how the temporal trend in </w:t>
      </w:r>
      <w:commentRangeStart w:id="15"/>
      <w:r w:rsidRPr="00AF3E5C">
        <w:rPr>
          <w:sz w:val="22"/>
          <w:szCs w:val="22"/>
        </w:rPr>
        <w:t>microclimate</w:t>
      </w:r>
      <w:commentRangeEnd w:id="15"/>
      <w:r w:rsidR="009D7559">
        <w:rPr>
          <w:rStyle w:val="Refdecomentario"/>
        </w:rPr>
        <w:commentReference w:id="15"/>
      </w:r>
      <w:r w:rsidRPr="00AF3E5C">
        <w:rPr>
          <w:sz w:val="22"/>
          <w:szCs w:val="22"/>
        </w:rPr>
        <w:t xml:space="preserve"> changed over the last decade in different sites across the topographical gradient, and how this variation relates to the spatial microclimatic variation in surrounding areas as potential buffering niches. Like in other mountains of Europe, we expect an increase in </w:t>
      </w:r>
      <w:del w:id="16" w:author="EDUARDO FERNANDEZ PASCUAL" w:date="2023-07-14T08:26:00Z">
        <w:r w:rsidRPr="00AF3E5C" w:rsidDel="00466DBE">
          <w:rPr>
            <w:sz w:val="22"/>
            <w:szCs w:val="22"/>
          </w:rPr>
          <w:delText xml:space="preserve">temperature </w:delText>
        </w:r>
      </w:del>
      <w:r w:rsidRPr="00AF3E5C">
        <w:rPr>
          <w:sz w:val="22"/>
          <w:szCs w:val="22"/>
        </w:rPr>
        <w:t xml:space="preserve">annual mean </w:t>
      </w:r>
      <w:ins w:id="17" w:author="EDUARDO FERNANDEZ PASCUAL" w:date="2023-07-14T08:26:00Z">
        <w:r w:rsidR="00466DBE" w:rsidRPr="00AF3E5C">
          <w:rPr>
            <w:sz w:val="22"/>
            <w:szCs w:val="22"/>
          </w:rPr>
          <w:t xml:space="preserve">temperature </w:t>
        </w:r>
      </w:ins>
      <w:r w:rsidR="00BC343E">
        <w:rPr>
          <w:sz w:val="22"/>
          <w:szCs w:val="22"/>
        </w:rPr>
        <w:t>with effects on</w:t>
      </w:r>
      <w:r w:rsidRPr="00AF3E5C">
        <w:rPr>
          <w:sz w:val="22"/>
          <w:szCs w:val="22"/>
        </w:rPr>
        <w:t xml:space="preserve"> related microclimatic drivers. In agreement with topographic buffering, we also expect a high spatial variation in microclimate to accommodate the temporal variation observed in the permanent plots. Our second aim is to investigate how the observed spatiotemporal variation of microclimate influences local communities. In agreement with thermophilization, we expect an increase of warm-demanding species (winners) and a decrease in the relative cover of cold-adapted species (losers). We further expect that changes in species composition will depend on the responses of individual species to specific soil microclimatic drivers. </w:t>
      </w:r>
      <w:r w:rsidRPr="00AF3E5C">
        <w:rPr>
          <w:sz w:val="22"/>
          <w:szCs w:val="22"/>
        </w:rPr>
        <w:lastRenderedPageBreak/>
        <w:t>Measuring these responses will allow us to predict the potential changes in relict alpine communities under local microclimatic scenarios.</w:t>
      </w:r>
    </w:p>
    <w:p w14:paraId="05477A34" w14:textId="2E698F1B" w:rsidR="00F47D83" w:rsidRPr="004714FB" w:rsidRDefault="004A38C0" w:rsidP="00AF3E5C">
      <w:pPr>
        <w:spacing w:before="120" w:after="0"/>
        <w:jc w:val="left"/>
        <w:rPr>
          <w:b/>
          <w:bCs/>
          <w:sz w:val="22"/>
          <w:szCs w:val="22"/>
        </w:rPr>
      </w:pPr>
      <w:r w:rsidRPr="004714FB">
        <w:rPr>
          <w:b/>
          <w:bCs/>
          <w:sz w:val="22"/>
          <w:szCs w:val="22"/>
        </w:rPr>
        <w:t xml:space="preserve">2. </w:t>
      </w:r>
      <w:r w:rsidR="00BA3CD3" w:rsidRPr="004714FB">
        <w:rPr>
          <w:b/>
          <w:bCs/>
          <w:sz w:val="22"/>
          <w:szCs w:val="22"/>
        </w:rPr>
        <w:t>Methods</w:t>
      </w:r>
    </w:p>
    <w:p w14:paraId="03D47B7C" w14:textId="77777777" w:rsidR="006047E1" w:rsidRDefault="00A81B06" w:rsidP="008E45F0">
      <w:pPr>
        <w:pStyle w:val="Ttulo2"/>
        <w:spacing w:before="120"/>
        <w:rPr>
          <w:sz w:val="22"/>
          <w:szCs w:val="22"/>
        </w:rPr>
      </w:pPr>
      <w:bookmarkStart w:id="18" w:name="study-system"/>
      <w:r w:rsidRPr="00252EB2">
        <w:rPr>
          <w:sz w:val="22"/>
          <w:szCs w:val="22"/>
        </w:rPr>
        <w:t xml:space="preserve">2.1 </w:t>
      </w:r>
      <w:r w:rsidR="00624658">
        <w:rPr>
          <w:sz w:val="22"/>
          <w:szCs w:val="22"/>
        </w:rPr>
        <w:t>Field sampling</w:t>
      </w:r>
    </w:p>
    <w:p w14:paraId="7AECE42C" w14:textId="7891E548" w:rsidR="00774B6B" w:rsidRPr="00774B6B" w:rsidRDefault="00774B6B" w:rsidP="00774B6B">
      <w:pPr>
        <w:pStyle w:val="FirstParagraph"/>
        <w:spacing w:before="120" w:after="0"/>
        <w:rPr>
          <w:rFonts w:eastAsiaTheme="majorEastAsia"/>
          <w:sz w:val="22"/>
          <w:szCs w:val="22"/>
        </w:rPr>
      </w:pPr>
      <w:bookmarkStart w:id="19" w:name="bioclimatic-indices"/>
      <w:bookmarkEnd w:id="18"/>
      <w:r w:rsidRPr="00774B6B">
        <w:rPr>
          <w:rFonts w:eastAsiaTheme="majorEastAsia"/>
          <w:sz w:val="22"/>
          <w:szCs w:val="22"/>
        </w:rPr>
        <w:t xml:space="preserve">The study </w:t>
      </w:r>
      <w:proofErr w:type="gramStart"/>
      <w:r w:rsidRPr="00774B6B">
        <w:rPr>
          <w:rFonts w:eastAsiaTheme="majorEastAsia"/>
          <w:sz w:val="22"/>
          <w:szCs w:val="22"/>
        </w:rPr>
        <w:t>was conducted</w:t>
      </w:r>
      <w:proofErr w:type="gramEnd"/>
      <w:r w:rsidRPr="00774B6B">
        <w:rPr>
          <w:rFonts w:eastAsiaTheme="majorEastAsia"/>
          <w:sz w:val="22"/>
          <w:szCs w:val="22"/>
        </w:rPr>
        <w:t xml:space="preserve"> in the central calcareous massif of the Picos de Europa National Park, in northern Spain, where alpine vegetation occurs above 1900 m a.s.l. (Fig. 1A). The study system is an isolated mountain massif with a rocky landscape of glacial origin that </w:t>
      </w:r>
      <w:del w:id="20" w:author="EDUARDO FERNANDEZ PASCUAL" w:date="2023-07-14T08:31:00Z">
        <w:r w:rsidRPr="00774B6B" w:rsidDel="00566A15">
          <w:rPr>
            <w:rFonts w:eastAsiaTheme="majorEastAsia"/>
            <w:sz w:val="22"/>
            <w:szCs w:val="22"/>
          </w:rPr>
          <w:delText xml:space="preserve">involves </w:delText>
        </w:r>
      </w:del>
      <w:ins w:id="21" w:author="EDUARDO FERNANDEZ PASCUAL" w:date="2023-07-14T08:31:00Z">
        <w:r w:rsidR="00566A15">
          <w:rPr>
            <w:rFonts w:eastAsiaTheme="majorEastAsia"/>
            <w:sz w:val="22"/>
            <w:szCs w:val="22"/>
          </w:rPr>
          <w:t>has</w:t>
        </w:r>
        <w:r w:rsidR="00566A15" w:rsidRPr="00774B6B">
          <w:rPr>
            <w:rFonts w:eastAsiaTheme="majorEastAsia"/>
            <w:sz w:val="22"/>
            <w:szCs w:val="22"/>
          </w:rPr>
          <w:t xml:space="preserve"> </w:t>
        </w:r>
      </w:ins>
      <w:r w:rsidRPr="00774B6B">
        <w:rPr>
          <w:rFonts w:eastAsiaTheme="majorEastAsia"/>
          <w:sz w:val="22"/>
          <w:szCs w:val="22"/>
        </w:rPr>
        <w:t xml:space="preserve">a heterogeneous topography on limestone and dolomitic substrates with karstic geomorphology. The diversity of local alpine communities </w:t>
      </w:r>
      <w:proofErr w:type="gramStart"/>
      <w:r w:rsidRPr="00774B6B">
        <w:rPr>
          <w:rFonts w:eastAsiaTheme="majorEastAsia"/>
          <w:sz w:val="22"/>
          <w:szCs w:val="22"/>
        </w:rPr>
        <w:t>is regulated</w:t>
      </w:r>
      <w:proofErr w:type="gramEnd"/>
      <w:r w:rsidRPr="00774B6B">
        <w:rPr>
          <w:rFonts w:eastAsiaTheme="majorEastAsia"/>
          <w:sz w:val="22"/>
          <w:szCs w:val="22"/>
        </w:rPr>
        <w:t xml:space="preserve"> by topographic gradients with a known influence on the relative abundance of species with Eurosiberian, Mediterranean or endemic origin (Jiménez-Alfaro et al., 2014b). These species co-exist in two relict vegetation types associated to specific topographic settings and plant functional types: Mediterranean-like stripped habitats mostly occupying micro-ridges (hereafter ‘fellfields’) and Eurosiberian alpine-like communities occupying micro-valleys (hereafter ‘snowbeds’) (García-Gutiérrez et al. 2018). Grazing impact in the study system </w:t>
      </w:r>
      <w:proofErr w:type="gramStart"/>
      <w:r w:rsidRPr="00774B6B">
        <w:rPr>
          <w:rFonts w:eastAsiaTheme="majorEastAsia"/>
          <w:sz w:val="22"/>
          <w:szCs w:val="22"/>
        </w:rPr>
        <w:t>is limited</w:t>
      </w:r>
      <w:proofErr w:type="gramEnd"/>
      <w:r w:rsidRPr="00774B6B">
        <w:rPr>
          <w:rFonts w:eastAsiaTheme="majorEastAsia"/>
          <w:sz w:val="22"/>
          <w:szCs w:val="22"/>
        </w:rPr>
        <w:t xml:space="preserve"> to wild populations of the Cantabrian chamois (</w:t>
      </w:r>
      <w:r w:rsidRPr="00910D80">
        <w:rPr>
          <w:rFonts w:eastAsiaTheme="majorEastAsia"/>
          <w:i/>
          <w:iCs/>
          <w:sz w:val="22"/>
          <w:szCs w:val="22"/>
        </w:rPr>
        <w:t>Rupicapra pyrenaica parva</w:t>
      </w:r>
      <w:r w:rsidRPr="00774B6B">
        <w:rPr>
          <w:rFonts w:eastAsiaTheme="majorEastAsia"/>
          <w:sz w:val="22"/>
          <w:szCs w:val="22"/>
        </w:rPr>
        <w:t xml:space="preserve">). Plant species nomenclature follows </w:t>
      </w:r>
      <w:del w:id="22" w:author="EDUARDO FERNANDEZ PASCUAL" w:date="2023-07-14T08:32:00Z">
        <w:r w:rsidRPr="00885CC4" w:rsidDel="00FD2C00">
          <w:rPr>
            <w:rFonts w:eastAsiaTheme="majorEastAsia"/>
            <w:sz w:val="22"/>
            <w:szCs w:val="22"/>
          </w:rPr>
          <w:delText>Jimenez-Alfaro</w:delText>
        </w:r>
      </w:del>
      <w:ins w:id="23" w:author="EDUARDO FERNANDEZ PASCUAL" w:date="2023-07-14T08:32:00Z">
        <w:r w:rsidR="00FD2C00" w:rsidRPr="00885CC4">
          <w:rPr>
            <w:rFonts w:eastAsiaTheme="majorEastAsia"/>
            <w:sz w:val="22"/>
            <w:szCs w:val="22"/>
          </w:rPr>
          <w:t>Jiménez-Alfaro</w:t>
        </w:r>
      </w:ins>
      <w:r w:rsidRPr="00885CC4">
        <w:rPr>
          <w:rFonts w:eastAsiaTheme="majorEastAsia"/>
          <w:sz w:val="22"/>
          <w:szCs w:val="22"/>
        </w:rPr>
        <w:t xml:space="preserve"> et al.</w:t>
      </w:r>
      <w:r w:rsidR="008971F8">
        <w:rPr>
          <w:rFonts w:eastAsiaTheme="majorEastAsia"/>
          <w:sz w:val="22"/>
          <w:szCs w:val="22"/>
        </w:rPr>
        <w:t xml:space="preserve"> </w:t>
      </w:r>
      <w:r w:rsidR="00885CC4" w:rsidRPr="00885CC4">
        <w:rPr>
          <w:rFonts w:eastAsiaTheme="majorEastAsia"/>
          <w:sz w:val="22"/>
          <w:szCs w:val="22"/>
        </w:rPr>
        <w:t>(</w:t>
      </w:r>
      <w:r w:rsidRPr="00885CC4">
        <w:rPr>
          <w:rFonts w:eastAsiaTheme="majorEastAsia"/>
          <w:sz w:val="22"/>
          <w:szCs w:val="22"/>
        </w:rPr>
        <w:t>2021</w:t>
      </w:r>
      <w:r w:rsidR="00477C44">
        <w:rPr>
          <w:rFonts w:eastAsiaTheme="majorEastAsia"/>
          <w:sz w:val="22"/>
          <w:szCs w:val="22"/>
        </w:rPr>
        <w:t>b</w:t>
      </w:r>
      <w:r w:rsidR="00885CC4" w:rsidRPr="00885CC4">
        <w:rPr>
          <w:rFonts w:eastAsiaTheme="majorEastAsia"/>
          <w:sz w:val="22"/>
          <w:szCs w:val="22"/>
        </w:rPr>
        <w:t>)</w:t>
      </w:r>
      <w:r w:rsidRPr="00885CC4">
        <w:rPr>
          <w:rFonts w:eastAsiaTheme="majorEastAsia"/>
          <w:sz w:val="22"/>
          <w:szCs w:val="22"/>
        </w:rPr>
        <w:t>.</w:t>
      </w:r>
    </w:p>
    <w:p w14:paraId="6CFA704E" w14:textId="77777777" w:rsidR="00774B6B" w:rsidRPr="00774B6B" w:rsidRDefault="00774B6B" w:rsidP="00774B6B">
      <w:pPr>
        <w:pStyle w:val="FirstParagraph"/>
        <w:spacing w:before="120" w:after="0"/>
        <w:rPr>
          <w:rFonts w:eastAsiaTheme="majorEastAsia"/>
          <w:sz w:val="22"/>
          <w:szCs w:val="22"/>
        </w:rPr>
      </w:pPr>
      <w:r w:rsidRPr="00774B6B">
        <w:rPr>
          <w:rFonts w:eastAsiaTheme="majorEastAsia"/>
          <w:sz w:val="22"/>
          <w:szCs w:val="22"/>
        </w:rPr>
        <w:t xml:space="preserve">In summer 2008, we established a long-term ecological research program for monitoring soil climate and vegetation with four study sites placed along a North-South gradient (Fig. 1B) that include representative communities of both fellfield and snowbed vegetation. In each of the four sites, we buried a temperature logger (M-Log5W, GeoPrecision, Ettlingen, Germany; accuracy: +/- 0.1 ºC at 0 ºC, resolution: 0.01 ºC, records each hour) at 5 cm depth in a homogeneous vegetation patch. We sampled in each site two permanent plots of </w:t>
      </w:r>
      <w:proofErr w:type="gramStart"/>
      <w:r w:rsidRPr="00774B6B">
        <w:rPr>
          <w:rFonts w:eastAsiaTheme="majorEastAsia"/>
          <w:sz w:val="22"/>
          <w:szCs w:val="22"/>
        </w:rPr>
        <w:t>1</w:t>
      </w:r>
      <w:proofErr w:type="gramEnd"/>
      <w:r w:rsidRPr="00774B6B">
        <w:rPr>
          <w:rFonts w:eastAsiaTheme="majorEastAsia"/>
          <w:sz w:val="22"/>
          <w:szCs w:val="22"/>
        </w:rPr>
        <w:t xml:space="preserve"> m</w:t>
      </w:r>
      <w:r w:rsidRPr="008971F8">
        <w:rPr>
          <w:rFonts w:eastAsiaTheme="majorEastAsia"/>
          <w:sz w:val="22"/>
          <w:szCs w:val="22"/>
          <w:vertAlign w:val="superscript"/>
        </w:rPr>
        <w:t>2</w:t>
      </w:r>
      <w:r w:rsidRPr="00774B6B">
        <w:rPr>
          <w:rFonts w:eastAsiaTheme="majorEastAsia"/>
          <w:sz w:val="22"/>
          <w:szCs w:val="22"/>
        </w:rPr>
        <w:t xml:space="preserve">, separated 1 m from the logger. In each permanent plot, we identified species composition of vascular plants and estimated relative cover in %. Within each plot, we recorded species frequency using a grid template of </w:t>
      </w:r>
      <w:proofErr w:type="gramStart"/>
      <w:r w:rsidRPr="00774B6B">
        <w:rPr>
          <w:rFonts w:eastAsiaTheme="majorEastAsia"/>
          <w:sz w:val="22"/>
          <w:szCs w:val="22"/>
        </w:rPr>
        <w:t>100</w:t>
      </w:r>
      <w:proofErr w:type="gramEnd"/>
      <w:r w:rsidRPr="00774B6B">
        <w:rPr>
          <w:rFonts w:eastAsiaTheme="majorEastAsia"/>
          <w:sz w:val="22"/>
          <w:szCs w:val="22"/>
        </w:rPr>
        <w:t xml:space="preserve"> cells of 10 cm x 10 cm, following the methodology of GLORIA (Pauli et al. 2015). Loggers </w:t>
      </w:r>
      <w:proofErr w:type="gramStart"/>
      <w:r w:rsidRPr="00774B6B">
        <w:rPr>
          <w:rFonts w:eastAsiaTheme="majorEastAsia"/>
          <w:sz w:val="22"/>
          <w:szCs w:val="22"/>
        </w:rPr>
        <w:t>were replaced</w:t>
      </w:r>
      <w:proofErr w:type="gramEnd"/>
      <w:r w:rsidRPr="00774B6B">
        <w:rPr>
          <w:rFonts w:eastAsiaTheme="majorEastAsia"/>
          <w:sz w:val="22"/>
          <w:szCs w:val="22"/>
        </w:rPr>
        <w:t xml:space="preserve"> by new ones when needed, recording a continuous temperature series from 1 Jan 2009 to 31 Dec 2018. In summer 2019, we re-surveyed the permanent plots to detect changes in species presence and frequency. The vegetation data from the </w:t>
      </w:r>
      <w:proofErr w:type="gramStart"/>
      <w:r w:rsidRPr="00774B6B">
        <w:rPr>
          <w:rFonts w:eastAsiaTheme="majorEastAsia"/>
          <w:sz w:val="22"/>
          <w:szCs w:val="22"/>
        </w:rPr>
        <w:t>8</w:t>
      </w:r>
      <w:proofErr w:type="gramEnd"/>
      <w:r w:rsidRPr="00774B6B">
        <w:rPr>
          <w:rFonts w:eastAsiaTheme="majorEastAsia"/>
          <w:sz w:val="22"/>
          <w:szCs w:val="22"/>
        </w:rPr>
        <w:t xml:space="preserve"> permanent plots, together with the soil temperatures recorded for 10 years, represent the ‘temporal survey’.</w:t>
      </w:r>
    </w:p>
    <w:p w14:paraId="6916C955" w14:textId="77777777" w:rsidR="00774B6B" w:rsidRDefault="00774B6B" w:rsidP="00774B6B">
      <w:pPr>
        <w:pStyle w:val="FirstParagraph"/>
        <w:spacing w:before="120" w:after="0"/>
        <w:rPr>
          <w:rFonts w:eastAsiaTheme="majorEastAsia"/>
          <w:sz w:val="22"/>
          <w:szCs w:val="22"/>
        </w:rPr>
      </w:pPr>
      <w:r w:rsidRPr="00774B6B">
        <w:rPr>
          <w:rFonts w:eastAsiaTheme="majorEastAsia"/>
          <w:sz w:val="22"/>
          <w:szCs w:val="22"/>
        </w:rPr>
        <w:t xml:space="preserve">In summer 2018, we conducted an additional study to measure the spatial variation of microclimate and plant communities around the four sites sampled in the temporal survey. </w:t>
      </w:r>
      <w:r w:rsidRPr="00774B6B">
        <w:rPr>
          <w:rFonts w:eastAsiaTheme="majorEastAsia"/>
          <w:sz w:val="22"/>
          <w:szCs w:val="22"/>
        </w:rPr>
        <w:lastRenderedPageBreak/>
        <w:t>Using the long-term temperature logger of each site as the central point, we additionally placed 20 iButtons (Thermochron, iButton, Newbury, UK; accuracy: +/- 0.5 ºC from -10 ºC to +65 ºC, resolution: 0.5 ºC, records every 4 hours) in 20 plots of 1 m</w:t>
      </w:r>
      <w:r w:rsidRPr="006E28B2">
        <w:rPr>
          <w:rFonts w:eastAsiaTheme="majorEastAsia"/>
          <w:sz w:val="22"/>
          <w:szCs w:val="22"/>
          <w:vertAlign w:val="superscript"/>
        </w:rPr>
        <w:t>2</w:t>
      </w:r>
      <w:r w:rsidRPr="00774B6B">
        <w:rPr>
          <w:rFonts w:eastAsiaTheme="majorEastAsia"/>
          <w:sz w:val="22"/>
          <w:szCs w:val="22"/>
        </w:rPr>
        <w:t xml:space="preserve"> separated 10 m from each other along the cardinal directions (Fig. 1C). The recording period for the iButtons went from 1 Oct 2018 to 31 Aug 2019 (330 days). For each one of the </w:t>
      </w:r>
      <w:proofErr w:type="gramStart"/>
      <w:r w:rsidRPr="00774B6B">
        <w:rPr>
          <w:rFonts w:eastAsiaTheme="majorEastAsia"/>
          <w:sz w:val="22"/>
          <w:szCs w:val="22"/>
        </w:rPr>
        <w:t>20</w:t>
      </w:r>
      <w:proofErr w:type="gramEnd"/>
      <w:r w:rsidRPr="00774B6B">
        <w:rPr>
          <w:rFonts w:eastAsiaTheme="majorEastAsia"/>
          <w:sz w:val="22"/>
          <w:szCs w:val="22"/>
        </w:rPr>
        <w:t xml:space="preserve"> plots per site, we identified all vascular plants and estimated their relative cover in %. The iButton climatic data and the related compositional data of the </w:t>
      </w:r>
      <w:proofErr w:type="gramStart"/>
      <w:r w:rsidRPr="00774B6B">
        <w:rPr>
          <w:rFonts w:eastAsiaTheme="majorEastAsia"/>
          <w:sz w:val="22"/>
          <w:szCs w:val="22"/>
        </w:rPr>
        <w:t>80</w:t>
      </w:r>
      <w:proofErr w:type="gramEnd"/>
      <w:r w:rsidRPr="00774B6B">
        <w:rPr>
          <w:rFonts w:eastAsiaTheme="majorEastAsia"/>
          <w:sz w:val="22"/>
          <w:szCs w:val="22"/>
        </w:rPr>
        <w:t xml:space="preserve"> plots recorded in the four sites represent the ‘spatial survey’.</w:t>
      </w:r>
    </w:p>
    <w:p w14:paraId="05477A3C" w14:textId="434FD7CE" w:rsidR="00F47D83" w:rsidRPr="002762BF" w:rsidRDefault="00E80F67" w:rsidP="00774B6B">
      <w:pPr>
        <w:pStyle w:val="FirstParagraph"/>
        <w:spacing w:before="120" w:after="0"/>
        <w:rPr>
          <w:i/>
          <w:iCs/>
          <w:sz w:val="22"/>
          <w:szCs w:val="22"/>
        </w:rPr>
      </w:pPr>
      <w:r w:rsidRPr="002762BF">
        <w:rPr>
          <w:i/>
          <w:iCs/>
          <w:sz w:val="22"/>
          <w:szCs w:val="22"/>
        </w:rPr>
        <w:t>2.</w:t>
      </w:r>
      <w:r w:rsidR="00624658">
        <w:rPr>
          <w:i/>
          <w:iCs/>
          <w:sz w:val="22"/>
          <w:szCs w:val="22"/>
        </w:rPr>
        <w:t>2</w:t>
      </w:r>
      <w:r w:rsidR="00796EF2" w:rsidRPr="002762BF">
        <w:rPr>
          <w:i/>
          <w:iCs/>
          <w:sz w:val="22"/>
          <w:szCs w:val="22"/>
        </w:rPr>
        <w:t xml:space="preserve">. </w:t>
      </w:r>
      <w:r w:rsidR="00EB3431">
        <w:rPr>
          <w:i/>
          <w:iCs/>
          <w:sz w:val="22"/>
          <w:szCs w:val="22"/>
        </w:rPr>
        <w:t>Soil bioclimatic indices</w:t>
      </w:r>
    </w:p>
    <w:p w14:paraId="75480683" w14:textId="4BAC44DA" w:rsidR="00774B6B" w:rsidRDefault="00774B6B" w:rsidP="008E45F0">
      <w:pPr>
        <w:pStyle w:val="Textoindependiente"/>
        <w:spacing w:before="120" w:after="0"/>
        <w:rPr>
          <w:sz w:val="22"/>
          <w:szCs w:val="22"/>
        </w:rPr>
      </w:pPr>
      <w:r w:rsidRPr="00774B6B">
        <w:rPr>
          <w:sz w:val="22"/>
          <w:szCs w:val="22"/>
        </w:rPr>
        <w:t xml:space="preserve">We used microclimatic data of the temporal and spatial surveys to calculate soil bioclimatic indices. For comparison, we homogenized the data of the temporal survey at four-hour intervals, keeping the same 330 calendar days covered by the spatial survey. In total, we obtained </w:t>
      </w:r>
      <w:proofErr w:type="gramStart"/>
      <w:r w:rsidRPr="00774B6B">
        <w:rPr>
          <w:sz w:val="22"/>
          <w:szCs w:val="22"/>
        </w:rPr>
        <w:t>40</w:t>
      </w:r>
      <w:proofErr w:type="gramEnd"/>
      <w:r w:rsidRPr="00774B6B">
        <w:rPr>
          <w:sz w:val="22"/>
          <w:szCs w:val="22"/>
        </w:rPr>
        <w:t xml:space="preserve"> data points for the temporal survey (four sites x 10 years) and 80 for the spatial survey (four sites x 20 plots). We calculated bioclimatic indices based on standard variables used by WorldClim (Fick &amp; Hijmans 2017), together with other variables with a relevant function on alpine topographic gradients. The selected variables were: (1) bio1 = annual mean temperature; (2) bio2 = mean diurnal range, i.e. the mean of the monthly differences between maximum and minimum temperatures; (3) bio7 = temperature annual range; i.e. the difference between the maximum temperature of the warmest month and the minimum temperature of the coldest month; (4) snow = the number of days of snow cover, when </w:t>
      </w:r>
      <w:ins w:id="24" w:author="EDUARDO FERNANDEZ PASCUAL" w:date="2023-07-14T08:35:00Z">
        <w:r w:rsidR="00E75938">
          <w:rPr>
            <w:sz w:val="22"/>
            <w:szCs w:val="22"/>
          </w:rPr>
          <w:t xml:space="preserve">soil </w:t>
        </w:r>
      </w:ins>
      <w:r w:rsidRPr="00774B6B">
        <w:rPr>
          <w:sz w:val="22"/>
          <w:szCs w:val="22"/>
        </w:rPr>
        <w:t>temperature is around 0 ºC, calculated for the period in which the maximum temperature was &lt; 0.5 ºC and the minimum temperature was &gt; -0.5 ºC; (5) FDD = freezing degree days, i.e. the sum of daily mean temperatures for days in which the mean temperature was below 0 ºC (Choler 2018); and (6) GDD = growing degree days, i.e. the sum of daily mean temperatures for days in which the soil mean temperature at five cm deep was above 5 ºC (Körner 2021). For FDD, we transformed the values from negative to positive, so higher values represent more freezing. To identify the main gradients of microclimatic variability at both temporal and spatial scales, we conducted a principal component analysis (PCA) with the full set of bioclimatic indices.</w:t>
      </w:r>
    </w:p>
    <w:p w14:paraId="3A484AA3" w14:textId="0B2E9661" w:rsidR="00F11F42" w:rsidRDefault="00EB3431" w:rsidP="008E45F0">
      <w:pPr>
        <w:pStyle w:val="Textoindependiente"/>
        <w:spacing w:before="120" w:after="0"/>
        <w:rPr>
          <w:i/>
          <w:iCs/>
          <w:sz w:val="22"/>
          <w:szCs w:val="22"/>
        </w:rPr>
      </w:pPr>
      <w:r w:rsidRPr="0035010E">
        <w:rPr>
          <w:i/>
          <w:iCs/>
          <w:sz w:val="22"/>
          <w:szCs w:val="22"/>
        </w:rPr>
        <w:t>2.</w:t>
      </w:r>
      <w:r w:rsidR="00624658" w:rsidRPr="0035010E">
        <w:rPr>
          <w:i/>
          <w:iCs/>
          <w:sz w:val="22"/>
          <w:szCs w:val="22"/>
        </w:rPr>
        <w:t xml:space="preserve">3 </w:t>
      </w:r>
      <w:r w:rsidR="00713EAD">
        <w:rPr>
          <w:i/>
          <w:iCs/>
          <w:sz w:val="22"/>
          <w:szCs w:val="22"/>
        </w:rPr>
        <w:t>Data</w:t>
      </w:r>
      <w:r w:rsidR="00F11F42">
        <w:rPr>
          <w:i/>
          <w:iCs/>
          <w:sz w:val="22"/>
          <w:szCs w:val="22"/>
        </w:rPr>
        <w:t xml:space="preserve"> analyses</w:t>
      </w:r>
    </w:p>
    <w:p w14:paraId="20BBD203" w14:textId="77777777" w:rsidR="00774B6B" w:rsidRPr="00774B6B" w:rsidRDefault="00774B6B" w:rsidP="00774B6B">
      <w:pPr>
        <w:pStyle w:val="FirstParagraph"/>
        <w:spacing w:before="120" w:after="0"/>
        <w:rPr>
          <w:sz w:val="22"/>
          <w:szCs w:val="22"/>
        </w:rPr>
      </w:pPr>
      <w:bookmarkStart w:id="25" w:name="results"/>
      <w:bookmarkEnd w:id="8"/>
      <w:bookmarkEnd w:id="19"/>
      <w:r w:rsidRPr="00774B6B">
        <w:rPr>
          <w:sz w:val="22"/>
          <w:szCs w:val="22"/>
        </w:rPr>
        <w:t xml:space="preserve">All analyses </w:t>
      </w:r>
      <w:proofErr w:type="gramStart"/>
      <w:r w:rsidRPr="00774B6B">
        <w:rPr>
          <w:sz w:val="22"/>
          <w:szCs w:val="22"/>
        </w:rPr>
        <w:t>were conducted</w:t>
      </w:r>
      <w:proofErr w:type="gramEnd"/>
      <w:r w:rsidRPr="00774B6B">
        <w:rPr>
          <w:sz w:val="22"/>
          <w:szCs w:val="22"/>
        </w:rPr>
        <w:t xml:space="preserve"> with R (R Core Team, 2021). The code and data are available at GitHub (see Data Availability Statement).</w:t>
      </w:r>
    </w:p>
    <w:p w14:paraId="60748B2A" w14:textId="77777777" w:rsidR="00774B6B" w:rsidRPr="00774B6B" w:rsidRDefault="00774B6B" w:rsidP="00774B6B">
      <w:pPr>
        <w:pStyle w:val="FirstParagraph"/>
        <w:spacing w:before="120" w:after="0"/>
        <w:rPr>
          <w:sz w:val="22"/>
          <w:szCs w:val="22"/>
        </w:rPr>
      </w:pPr>
      <w:r w:rsidRPr="00774B6B">
        <w:rPr>
          <w:sz w:val="22"/>
          <w:szCs w:val="22"/>
        </w:rPr>
        <w:lastRenderedPageBreak/>
        <w:t xml:space="preserve">We first analyzed the variation of microclimate in the temporal and spatial surveys. To identify the temporal trends in soil temperature, we decomposed the hourly temperature logs into seasonal, trend and irregular components using the function </w:t>
      </w:r>
      <w:r w:rsidRPr="006B6202">
        <w:rPr>
          <w:i/>
          <w:iCs/>
          <w:sz w:val="22"/>
          <w:szCs w:val="22"/>
        </w:rPr>
        <w:t>stl</w:t>
      </w:r>
      <w:r w:rsidRPr="00774B6B">
        <w:rPr>
          <w:sz w:val="22"/>
          <w:szCs w:val="22"/>
        </w:rPr>
        <w:t xml:space="preserve"> in R. We also compared the spatial and temporal variation in soil temperatures to assess the potential of the topographic variation for microclimatic buffering. For this, we (a) calculated the density plots of temperature records in each survey and (b) calculated and compared, for each survey and site, the difference between the maximum and minimum values recorded for all the bioclimatic indices (i.e., in different years for the temporal survey vs. in different plots for the spatial survey).</w:t>
      </w:r>
    </w:p>
    <w:p w14:paraId="4B8C9442" w14:textId="090FC8D5" w:rsidR="00774B6B" w:rsidRDefault="00774B6B" w:rsidP="00774B6B">
      <w:pPr>
        <w:pStyle w:val="FirstParagraph"/>
        <w:spacing w:before="120" w:after="0"/>
        <w:rPr>
          <w:sz w:val="22"/>
          <w:szCs w:val="22"/>
        </w:rPr>
      </w:pPr>
      <w:r w:rsidRPr="00774B6B">
        <w:rPr>
          <w:sz w:val="22"/>
          <w:szCs w:val="22"/>
        </w:rPr>
        <w:t xml:space="preserve">Secondly, we analyzed the responses of the study communities to microclimate. We used non-metric multidimensional scaling (NMDS) with environmental fitting (Oksanen et al. 2019) to assess the variation in species composition in relation with the bioclimatic variables. For this, we used the plots of the spatial survey because they represent the largest available data set of the study system in the same temporal range. We removed from the NMDS two plots that had fallen on rocks and had no vascular plant species, thus analyzing a total number of </w:t>
      </w:r>
      <w:proofErr w:type="gramStart"/>
      <w:r w:rsidRPr="00774B6B">
        <w:rPr>
          <w:sz w:val="22"/>
          <w:szCs w:val="22"/>
        </w:rPr>
        <w:t>78</w:t>
      </w:r>
      <w:proofErr w:type="gramEnd"/>
      <w:r w:rsidRPr="00774B6B">
        <w:rPr>
          <w:sz w:val="22"/>
          <w:szCs w:val="22"/>
        </w:rPr>
        <w:t xml:space="preserve"> plots. To identify temporal trends in the composition of the study communities, we calculated the percentage change in species frequency in 10 x 10 cm cells between the 2009 initial sampling and the 2018 resurvey. We excluded five annual species (</w:t>
      </w:r>
      <w:r w:rsidRPr="00D430A0">
        <w:rPr>
          <w:i/>
          <w:iCs/>
          <w:sz w:val="22"/>
          <w:szCs w:val="22"/>
          <w:rPrChange w:id="26" w:author="EDUARDO FERNANDEZ PASCUAL" w:date="2023-07-14T08:36:00Z">
            <w:rPr>
              <w:sz w:val="22"/>
              <w:szCs w:val="22"/>
            </w:rPr>
          </w:rPrChange>
        </w:rPr>
        <w:t>Euphrasia salisburgensis</w:t>
      </w:r>
      <w:r w:rsidRPr="00774B6B">
        <w:rPr>
          <w:sz w:val="22"/>
          <w:szCs w:val="22"/>
        </w:rPr>
        <w:t xml:space="preserve">, </w:t>
      </w:r>
      <w:r w:rsidRPr="00D430A0">
        <w:rPr>
          <w:i/>
          <w:iCs/>
          <w:sz w:val="22"/>
          <w:szCs w:val="22"/>
          <w:rPrChange w:id="27" w:author="EDUARDO FERNANDEZ PASCUAL" w:date="2023-07-14T08:36:00Z">
            <w:rPr>
              <w:sz w:val="22"/>
              <w:szCs w:val="22"/>
            </w:rPr>
          </w:rPrChange>
        </w:rPr>
        <w:t>Gentiana nivalis</w:t>
      </w:r>
      <w:r w:rsidRPr="00774B6B">
        <w:rPr>
          <w:sz w:val="22"/>
          <w:szCs w:val="22"/>
        </w:rPr>
        <w:t xml:space="preserve">, </w:t>
      </w:r>
      <w:r w:rsidRPr="00D430A0">
        <w:rPr>
          <w:i/>
          <w:iCs/>
          <w:sz w:val="22"/>
          <w:szCs w:val="22"/>
          <w:rPrChange w:id="28" w:author="EDUARDO FERNANDEZ PASCUAL" w:date="2023-07-14T08:36:00Z">
            <w:rPr>
              <w:sz w:val="22"/>
              <w:szCs w:val="22"/>
            </w:rPr>
          </w:rPrChange>
        </w:rPr>
        <w:t>Herniaria glabra</w:t>
      </w:r>
      <w:r w:rsidRPr="00774B6B">
        <w:rPr>
          <w:sz w:val="22"/>
          <w:szCs w:val="22"/>
        </w:rPr>
        <w:t xml:space="preserve">, </w:t>
      </w:r>
      <w:r w:rsidRPr="00D430A0">
        <w:rPr>
          <w:i/>
          <w:iCs/>
          <w:sz w:val="22"/>
          <w:szCs w:val="22"/>
          <w:rPrChange w:id="29" w:author="EDUARDO FERNANDEZ PASCUAL" w:date="2023-07-14T08:36:00Z">
            <w:rPr>
              <w:sz w:val="22"/>
              <w:szCs w:val="22"/>
            </w:rPr>
          </w:rPrChange>
        </w:rPr>
        <w:t>Iberis carnosa</w:t>
      </w:r>
      <w:r w:rsidRPr="00774B6B">
        <w:rPr>
          <w:sz w:val="22"/>
          <w:szCs w:val="22"/>
        </w:rPr>
        <w:t xml:space="preserve">, and </w:t>
      </w:r>
      <w:r w:rsidRPr="00D430A0">
        <w:rPr>
          <w:i/>
          <w:iCs/>
          <w:sz w:val="22"/>
          <w:szCs w:val="22"/>
          <w:rPrChange w:id="30" w:author="EDUARDO FERNANDEZ PASCUAL" w:date="2023-07-14T08:36:00Z">
            <w:rPr>
              <w:sz w:val="22"/>
              <w:szCs w:val="22"/>
            </w:rPr>
          </w:rPrChange>
        </w:rPr>
        <w:t>Sedum atratum</w:t>
      </w:r>
      <w:r w:rsidRPr="00774B6B">
        <w:rPr>
          <w:sz w:val="22"/>
          <w:szCs w:val="22"/>
        </w:rPr>
        <w:t xml:space="preserve">) from the analysis because they </w:t>
      </w:r>
      <w:proofErr w:type="gramStart"/>
      <w:r w:rsidRPr="00774B6B">
        <w:rPr>
          <w:sz w:val="22"/>
          <w:szCs w:val="22"/>
        </w:rPr>
        <w:t>were subjected</w:t>
      </w:r>
      <w:proofErr w:type="gramEnd"/>
      <w:r w:rsidRPr="00774B6B">
        <w:rPr>
          <w:sz w:val="22"/>
          <w:szCs w:val="22"/>
        </w:rPr>
        <w:t xml:space="preserve"> to uncertainties in field detection. To assess the responses of individual species to soil climate, we used the data of the temporal survey to construct four scenarios of climate change using the most extreme values recorded in the 10 years (2009 - 2018). The scenarios were based on the main axes of variation in the system, as interpreted by PCA and NMDS ordination of the climatic and vegetation data. We then used Generalized Linear Models (GLMs, binomial family) to predict the probability of occurrence for each species and scenario, considering that a probability of </w:t>
      </w:r>
      <w:proofErr w:type="gramStart"/>
      <w:r w:rsidRPr="00774B6B">
        <w:rPr>
          <w:sz w:val="22"/>
          <w:szCs w:val="22"/>
        </w:rPr>
        <w:t>0</w:t>
      </w:r>
      <w:proofErr w:type="gramEnd"/>
      <w:r w:rsidRPr="00774B6B">
        <w:rPr>
          <w:sz w:val="22"/>
          <w:szCs w:val="22"/>
        </w:rPr>
        <w:t xml:space="preserve"> in a scenario would mean the extinction of the species, but also evaluating probabilities between 0 and 5% as a pseudoextinction. The predictions </w:t>
      </w:r>
      <w:proofErr w:type="gramStart"/>
      <w:r w:rsidRPr="00774B6B">
        <w:rPr>
          <w:sz w:val="22"/>
          <w:szCs w:val="22"/>
        </w:rPr>
        <w:t>were computed</w:t>
      </w:r>
      <w:proofErr w:type="gramEnd"/>
      <w:r w:rsidRPr="00774B6B">
        <w:rPr>
          <w:sz w:val="22"/>
          <w:szCs w:val="22"/>
        </w:rPr>
        <w:t xml:space="preserve"> for each plot (n = 78) as a response to the plot’s values of GDD and FDD. From the </w:t>
      </w:r>
      <w:proofErr w:type="gramStart"/>
      <w:r w:rsidRPr="00774B6B">
        <w:rPr>
          <w:sz w:val="22"/>
          <w:szCs w:val="22"/>
        </w:rPr>
        <w:t>81</w:t>
      </w:r>
      <w:proofErr w:type="gramEnd"/>
      <w:r w:rsidRPr="00774B6B">
        <w:rPr>
          <w:sz w:val="22"/>
          <w:szCs w:val="22"/>
        </w:rPr>
        <w:t xml:space="preserve"> species recorded in the spatial surveys, we modeled 36 with at least 10 occurrences. We kept the models in which at least one of the bioclimatic indices had a significant effect size (p &lt; 0.05) and for which the value of McFadden’s pseudo R</w:t>
      </w:r>
      <w:r w:rsidRPr="000D1274">
        <w:rPr>
          <w:sz w:val="22"/>
          <w:szCs w:val="22"/>
          <w:vertAlign w:val="superscript"/>
          <w:rPrChange w:id="31" w:author="EDUARDO FERNANDEZ PASCUAL" w:date="2023-07-14T08:37:00Z">
            <w:rPr>
              <w:sz w:val="22"/>
              <w:szCs w:val="22"/>
            </w:rPr>
          </w:rPrChange>
        </w:rPr>
        <w:t>2</w:t>
      </w:r>
      <w:r w:rsidRPr="00774B6B">
        <w:rPr>
          <w:sz w:val="22"/>
          <w:szCs w:val="22"/>
        </w:rPr>
        <w:t xml:space="preserve"> was higher than 0.15 – since McFadden’s pseudo R</w:t>
      </w:r>
      <w:r w:rsidRPr="005B32E9">
        <w:rPr>
          <w:sz w:val="22"/>
          <w:szCs w:val="22"/>
          <w:vertAlign w:val="superscript"/>
        </w:rPr>
        <w:t>2</w:t>
      </w:r>
      <w:r w:rsidRPr="00774B6B">
        <w:rPr>
          <w:sz w:val="22"/>
          <w:szCs w:val="22"/>
        </w:rPr>
        <w:t xml:space="preserve"> tends to </w:t>
      </w:r>
      <w:r w:rsidRPr="00774B6B">
        <w:rPr>
          <w:sz w:val="22"/>
          <w:szCs w:val="22"/>
        </w:rPr>
        <w:lastRenderedPageBreak/>
        <w:t>have lower values than R</w:t>
      </w:r>
      <w:r w:rsidRPr="005B32E9">
        <w:rPr>
          <w:sz w:val="22"/>
          <w:szCs w:val="22"/>
          <w:vertAlign w:val="superscript"/>
        </w:rPr>
        <w:t>2</w:t>
      </w:r>
      <w:r w:rsidRPr="00774B6B">
        <w:rPr>
          <w:sz w:val="22"/>
          <w:szCs w:val="22"/>
        </w:rPr>
        <w:t xml:space="preserve"> in ordinary least squares regression, values between 0.2 and 0.4 represent good fit (McFadden 1979). </w:t>
      </w:r>
    </w:p>
    <w:p w14:paraId="05477A44" w14:textId="5353A923" w:rsidR="00F47D83" w:rsidRDefault="00DC711F" w:rsidP="00774B6B">
      <w:pPr>
        <w:pStyle w:val="FirstParagraph"/>
        <w:spacing w:before="120" w:after="0"/>
        <w:rPr>
          <w:b/>
          <w:bCs/>
          <w:sz w:val="22"/>
          <w:szCs w:val="22"/>
        </w:rPr>
      </w:pPr>
      <w:r w:rsidRPr="00252EB2">
        <w:rPr>
          <w:b/>
          <w:bCs/>
          <w:sz w:val="22"/>
          <w:szCs w:val="22"/>
        </w:rPr>
        <w:t xml:space="preserve">3. </w:t>
      </w:r>
      <w:r w:rsidR="00BA3CD3" w:rsidRPr="00252EB2">
        <w:rPr>
          <w:b/>
          <w:bCs/>
          <w:sz w:val="22"/>
          <w:szCs w:val="22"/>
        </w:rPr>
        <w:t>Results</w:t>
      </w:r>
    </w:p>
    <w:p w14:paraId="5FB0E3C8" w14:textId="228FF2C7" w:rsidR="00047E9C" w:rsidRPr="00252EB2" w:rsidRDefault="00047E9C" w:rsidP="008E45F0">
      <w:pPr>
        <w:pStyle w:val="Ttulo2"/>
        <w:spacing w:before="120"/>
        <w:rPr>
          <w:sz w:val="22"/>
          <w:szCs w:val="22"/>
        </w:rPr>
      </w:pPr>
      <w:r w:rsidRPr="00252EB2">
        <w:rPr>
          <w:sz w:val="22"/>
          <w:szCs w:val="22"/>
        </w:rPr>
        <w:t xml:space="preserve">3.1. </w:t>
      </w:r>
      <w:r w:rsidR="00B455D6">
        <w:rPr>
          <w:sz w:val="22"/>
          <w:szCs w:val="22"/>
        </w:rPr>
        <w:t>Vegetation and b</w:t>
      </w:r>
      <w:r>
        <w:rPr>
          <w:sz w:val="22"/>
          <w:szCs w:val="22"/>
        </w:rPr>
        <w:t>ioclimatic</w:t>
      </w:r>
      <w:r w:rsidRPr="00252EB2">
        <w:rPr>
          <w:sz w:val="22"/>
          <w:szCs w:val="22"/>
        </w:rPr>
        <w:t xml:space="preserve"> </w:t>
      </w:r>
      <w:r w:rsidR="00B455D6">
        <w:rPr>
          <w:sz w:val="22"/>
          <w:szCs w:val="22"/>
        </w:rPr>
        <w:t>data</w:t>
      </w:r>
    </w:p>
    <w:p w14:paraId="07FB4E6C" w14:textId="70A7B0CA" w:rsidR="00AD5CDF" w:rsidRPr="00252EB2" w:rsidRDefault="00AD5CDF" w:rsidP="008E45F0">
      <w:pPr>
        <w:pStyle w:val="Textoindependiente"/>
        <w:spacing w:before="120" w:after="0"/>
        <w:rPr>
          <w:sz w:val="22"/>
          <w:szCs w:val="22"/>
        </w:rPr>
      </w:pPr>
      <w:r w:rsidRPr="00252EB2">
        <w:rPr>
          <w:sz w:val="22"/>
          <w:szCs w:val="22"/>
        </w:rPr>
        <w:t xml:space="preserve">Across the temporal and spatial surveys, we recorded </w:t>
      </w:r>
      <w:proofErr w:type="gramStart"/>
      <w:r w:rsidRPr="00252EB2">
        <w:rPr>
          <w:sz w:val="22"/>
          <w:szCs w:val="22"/>
        </w:rPr>
        <w:t>86</w:t>
      </w:r>
      <w:proofErr w:type="gramEnd"/>
      <w:r w:rsidRPr="00252EB2">
        <w:rPr>
          <w:sz w:val="22"/>
          <w:szCs w:val="22"/>
        </w:rPr>
        <w:t xml:space="preserve"> taxa of vascular plants, representing 38% of the </w:t>
      </w:r>
      <w:r w:rsidR="00543267">
        <w:rPr>
          <w:sz w:val="22"/>
          <w:szCs w:val="22"/>
        </w:rPr>
        <w:t>local</w:t>
      </w:r>
      <w:r>
        <w:rPr>
          <w:sz w:val="22"/>
          <w:szCs w:val="22"/>
        </w:rPr>
        <w:t xml:space="preserve"> </w:t>
      </w:r>
      <w:r w:rsidR="001821C7">
        <w:rPr>
          <w:sz w:val="22"/>
          <w:szCs w:val="22"/>
        </w:rPr>
        <w:t>habitat</w:t>
      </w:r>
      <w:r w:rsidRPr="00252EB2">
        <w:rPr>
          <w:sz w:val="22"/>
          <w:szCs w:val="22"/>
        </w:rPr>
        <w:t xml:space="preserve"> species pool</w:t>
      </w:r>
      <w:r w:rsidR="00AF7FAA">
        <w:rPr>
          <w:sz w:val="22"/>
          <w:szCs w:val="22"/>
        </w:rPr>
        <w:t xml:space="preserve"> (Jiménez-Alfaro et al. 2014c)</w:t>
      </w:r>
      <w:r w:rsidRPr="00252EB2">
        <w:rPr>
          <w:sz w:val="22"/>
          <w:szCs w:val="22"/>
        </w:rPr>
        <w:t xml:space="preserve">. Of these, </w:t>
      </w:r>
      <w:r w:rsidR="00820134">
        <w:rPr>
          <w:sz w:val="22"/>
          <w:szCs w:val="22"/>
        </w:rPr>
        <w:t>48</w:t>
      </w:r>
      <w:r w:rsidRPr="00252EB2">
        <w:rPr>
          <w:sz w:val="22"/>
          <w:szCs w:val="22"/>
        </w:rPr>
        <w:t xml:space="preserve"> species </w:t>
      </w:r>
      <w:proofErr w:type="gramStart"/>
      <w:r w:rsidRPr="00252EB2">
        <w:rPr>
          <w:sz w:val="22"/>
          <w:szCs w:val="22"/>
        </w:rPr>
        <w:t>were found</w:t>
      </w:r>
      <w:proofErr w:type="gramEnd"/>
      <w:r w:rsidRPr="00252EB2">
        <w:rPr>
          <w:sz w:val="22"/>
          <w:szCs w:val="22"/>
        </w:rPr>
        <w:t xml:space="preserve"> in the </w:t>
      </w:r>
      <w:r w:rsidR="00820134">
        <w:rPr>
          <w:sz w:val="22"/>
          <w:szCs w:val="22"/>
        </w:rPr>
        <w:t>temporal</w:t>
      </w:r>
      <w:r w:rsidRPr="00252EB2">
        <w:rPr>
          <w:sz w:val="22"/>
          <w:szCs w:val="22"/>
        </w:rPr>
        <w:t xml:space="preserve"> survey and </w:t>
      </w:r>
      <w:r w:rsidR="00820134">
        <w:rPr>
          <w:sz w:val="22"/>
          <w:szCs w:val="22"/>
        </w:rPr>
        <w:t>81</w:t>
      </w:r>
      <w:r w:rsidRPr="00252EB2">
        <w:rPr>
          <w:sz w:val="22"/>
          <w:szCs w:val="22"/>
        </w:rPr>
        <w:t xml:space="preserve"> in the </w:t>
      </w:r>
      <w:r w:rsidR="00820134">
        <w:rPr>
          <w:sz w:val="22"/>
          <w:szCs w:val="22"/>
        </w:rPr>
        <w:t>spatial</w:t>
      </w:r>
      <w:r w:rsidRPr="00252EB2">
        <w:rPr>
          <w:sz w:val="22"/>
          <w:szCs w:val="22"/>
        </w:rPr>
        <w:t xml:space="preserve"> survey (species richness per plot varied from </w:t>
      </w:r>
      <w:r>
        <w:rPr>
          <w:sz w:val="22"/>
          <w:szCs w:val="22"/>
        </w:rPr>
        <w:t>8</w:t>
      </w:r>
      <w:r w:rsidRPr="00252EB2">
        <w:rPr>
          <w:sz w:val="22"/>
          <w:szCs w:val="22"/>
        </w:rPr>
        <w:t xml:space="preserve"> to </w:t>
      </w:r>
      <w:r>
        <w:rPr>
          <w:sz w:val="22"/>
          <w:szCs w:val="22"/>
        </w:rPr>
        <w:t>18</w:t>
      </w:r>
      <w:r w:rsidRPr="00252EB2">
        <w:rPr>
          <w:sz w:val="22"/>
          <w:szCs w:val="22"/>
        </w:rPr>
        <w:t>, mean =</w:t>
      </w:r>
      <w:r>
        <w:rPr>
          <w:sz w:val="22"/>
          <w:szCs w:val="22"/>
        </w:rPr>
        <w:t xml:space="preserve"> 13.6</w:t>
      </w:r>
      <w:r w:rsidRPr="00252EB2">
        <w:rPr>
          <w:sz w:val="22"/>
          <w:szCs w:val="22"/>
        </w:rPr>
        <w:t>). In the temporal survey (2 visits x 2 plots x 4 sites, n = 16) we recorded 42 species in 2009 and 47 in 201</w:t>
      </w:r>
      <w:r w:rsidR="00820134">
        <w:rPr>
          <w:sz w:val="22"/>
          <w:szCs w:val="22"/>
        </w:rPr>
        <w:t>8</w:t>
      </w:r>
      <w:r w:rsidRPr="00252EB2">
        <w:rPr>
          <w:sz w:val="22"/>
          <w:szCs w:val="22"/>
        </w:rPr>
        <w:t xml:space="preserve">. In the spatial survey, the average species richness per </w:t>
      </w:r>
      <w:proofErr w:type="gramStart"/>
      <w:r w:rsidRPr="00252EB2">
        <w:rPr>
          <w:sz w:val="22"/>
          <w:szCs w:val="22"/>
        </w:rPr>
        <w:t>1</w:t>
      </w:r>
      <w:proofErr w:type="gramEnd"/>
      <w:r w:rsidRPr="00252EB2">
        <w:rPr>
          <w:sz w:val="22"/>
          <w:szCs w:val="22"/>
        </w:rPr>
        <w:t xml:space="preserve"> m</w:t>
      </w:r>
      <w:r w:rsidRPr="00252EB2">
        <w:rPr>
          <w:sz w:val="22"/>
          <w:szCs w:val="22"/>
          <w:vertAlign w:val="superscript"/>
        </w:rPr>
        <w:t>2</w:t>
      </w:r>
      <w:r w:rsidRPr="00252EB2">
        <w:rPr>
          <w:sz w:val="22"/>
          <w:szCs w:val="22"/>
        </w:rPr>
        <w:t xml:space="preserve"> plot was 13, with the richest plot having 25 species and the poorest two species. The most frequent recorded species</w:t>
      </w:r>
      <w:r w:rsidR="009D3BA3">
        <w:rPr>
          <w:sz w:val="22"/>
          <w:szCs w:val="22"/>
        </w:rPr>
        <w:t xml:space="preserve"> in the two surveys</w:t>
      </w:r>
      <w:r w:rsidRPr="00252EB2">
        <w:rPr>
          <w:sz w:val="22"/>
          <w:szCs w:val="22"/>
        </w:rPr>
        <w:t xml:space="preserve"> were </w:t>
      </w:r>
      <w:r w:rsidRPr="00252EB2">
        <w:rPr>
          <w:i/>
          <w:iCs/>
          <w:sz w:val="22"/>
          <w:szCs w:val="22"/>
        </w:rPr>
        <w:t>Thymus praecox</w:t>
      </w:r>
      <w:r w:rsidRPr="00252EB2">
        <w:rPr>
          <w:sz w:val="22"/>
          <w:szCs w:val="22"/>
        </w:rPr>
        <w:t xml:space="preserve"> subsp. </w:t>
      </w:r>
      <w:r w:rsidRPr="00252EB2">
        <w:rPr>
          <w:i/>
          <w:iCs/>
          <w:sz w:val="22"/>
          <w:szCs w:val="22"/>
        </w:rPr>
        <w:t>ligusticus</w:t>
      </w:r>
      <w:r w:rsidRPr="00252EB2">
        <w:rPr>
          <w:sz w:val="22"/>
          <w:szCs w:val="22"/>
        </w:rPr>
        <w:t xml:space="preserve"> (83 occurrences), </w:t>
      </w:r>
      <w:r w:rsidRPr="00252EB2">
        <w:rPr>
          <w:i/>
          <w:iCs/>
          <w:sz w:val="22"/>
          <w:szCs w:val="22"/>
        </w:rPr>
        <w:t>Anthyllis vulneraria</w:t>
      </w:r>
      <w:r w:rsidRPr="00252EB2">
        <w:rPr>
          <w:sz w:val="22"/>
          <w:szCs w:val="22"/>
        </w:rPr>
        <w:t xml:space="preserve"> (73), </w:t>
      </w:r>
      <w:r w:rsidRPr="00252EB2">
        <w:rPr>
          <w:i/>
          <w:iCs/>
          <w:sz w:val="22"/>
          <w:szCs w:val="22"/>
        </w:rPr>
        <w:t>Koeleria vallesiana</w:t>
      </w:r>
      <w:r w:rsidRPr="00252EB2">
        <w:rPr>
          <w:sz w:val="22"/>
          <w:szCs w:val="22"/>
        </w:rPr>
        <w:t xml:space="preserve"> (59), </w:t>
      </w:r>
      <w:r w:rsidRPr="00252EB2">
        <w:rPr>
          <w:i/>
          <w:iCs/>
          <w:sz w:val="22"/>
          <w:szCs w:val="22"/>
        </w:rPr>
        <w:t>Minuartia verna</w:t>
      </w:r>
      <w:r w:rsidRPr="00252EB2">
        <w:rPr>
          <w:sz w:val="22"/>
          <w:szCs w:val="22"/>
        </w:rPr>
        <w:t xml:space="preserve"> (55) and </w:t>
      </w:r>
      <w:r w:rsidRPr="00252EB2">
        <w:rPr>
          <w:i/>
          <w:iCs/>
          <w:sz w:val="22"/>
          <w:szCs w:val="22"/>
        </w:rPr>
        <w:t>Helianthemum canum</w:t>
      </w:r>
      <w:r w:rsidRPr="00252EB2">
        <w:rPr>
          <w:sz w:val="22"/>
          <w:szCs w:val="22"/>
        </w:rPr>
        <w:t xml:space="preserve"> (52).</w:t>
      </w:r>
    </w:p>
    <w:p w14:paraId="38D4BC94" w14:textId="7683EBD7" w:rsidR="00D413E3" w:rsidRPr="00252EB2" w:rsidRDefault="00D413E3" w:rsidP="008E45F0">
      <w:pPr>
        <w:pStyle w:val="Textoindependiente"/>
        <w:spacing w:before="120" w:after="0"/>
        <w:rPr>
          <w:sz w:val="22"/>
          <w:szCs w:val="22"/>
        </w:rPr>
      </w:pPr>
      <w:r w:rsidRPr="00252EB2">
        <w:rPr>
          <w:sz w:val="22"/>
          <w:szCs w:val="22"/>
        </w:rPr>
        <w:t>After 10 years of soil temperature monitoring (</w:t>
      </w:r>
      <w:r w:rsidRPr="00252EB2">
        <w:rPr>
          <w:b/>
          <w:bCs/>
          <w:sz w:val="22"/>
          <w:szCs w:val="22"/>
        </w:rPr>
        <w:t>Fig. 2A</w:t>
      </w:r>
      <w:r w:rsidRPr="00252EB2">
        <w:rPr>
          <w:sz w:val="22"/>
          <w:szCs w:val="22"/>
        </w:rPr>
        <w:t>), two of the sites (Los Cazadores and Los Boches) showed a consistent pattern of continuous snow cover during winter (</w:t>
      </w:r>
      <w:r w:rsidR="006B60E4" w:rsidRPr="00252EB2">
        <w:rPr>
          <w:sz w:val="22"/>
          <w:szCs w:val="22"/>
        </w:rPr>
        <w:t>i.e.,</w:t>
      </w:r>
      <w:r w:rsidRPr="00252EB2">
        <w:rPr>
          <w:sz w:val="22"/>
          <w:szCs w:val="22"/>
        </w:rPr>
        <w:t> snowbed conditions reflected by winter temperature records around 0 ºC). In contrast, the two other sites (Ḥou Sin Tierri and Hoyo Sin Tierra) showed repeated freezing</w:t>
      </w:r>
      <w:r w:rsidR="00231722">
        <w:rPr>
          <w:sz w:val="22"/>
          <w:szCs w:val="22"/>
        </w:rPr>
        <w:t xml:space="preserve"> </w:t>
      </w:r>
      <w:r w:rsidRPr="00252EB2">
        <w:rPr>
          <w:sz w:val="22"/>
          <w:szCs w:val="22"/>
        </w:rPr>
        <w:t>temperatures during winter (</w:t>
      </w:r>
      <w:r w:rsidR="006B60E4" w:rsidRPr="00252EB2">
        <w:rPr>
          <w:sz w:val="22"/>
          <w:szCs w:val="22"/>
        </w:rPr>
        <w:t>i.e.,</w:t>
      </w:r>
      <w:r w:rsidRPr="00252EB2">
        <w:rPr>
          <w:sz w:val="22"/>
          <w:szCs w:val="22"/>
        </w:rPr>
        <w:t xml:space="preserve"> fellfield conditions). Such differences were associated with contrasting conditions of annual temperature, GDD and FDD </w:t>
      </w:r>
      <w:r w:rsidR="005B50D4">
        <w:rPr>
          <w:sz w:val="22"/>
          <w:szCs w:val="22"/>
        </w:rPr>
        <w:t>among</w:t>
      </w:r>
      <w:r w:rsidR="005B50D4" w:rsidRPr="00252EB2">
        <w:rPr>
          <w:sz w:val="22"/>
          <w:szCs w:val="22"/>
        </w:rPr>
        <w:t xml:space="preserve"> </w:t>
      </w:r>
      <w:r w:rsidRPr="00252EB2">
        <w:rPr>
          <w:sz w:val="22"/>
          <w:szCs w:val="22"/>
        </w:rPr>
        <w:t>the four sites (</w:t>
      </w:r>
      <w:r w:rsidR="00FB3D26">
        <w:rPr>
          <w:sz w:val="22"/>
          <w:szCs w:val="22"/>
        </w:rPr>
        <w:t xml:space="preserve">mean values in </w:t>
      </w:r>
      <w:r w:rsidRPr="00252EB2">
        <w:rPr>
          <w:b/>
          <w:bCs/>
          <w:sz w:val="22"/>
          <w:szCs w:val="22"/>
        </w:rPr>
        <w:t>Table 1</w:t>
      </w:r>
      <w:r w:rsidR="00A82386" w:rsidRPr="00252EB2">
        <w:rPr>
          <w:sz w:val="22"/>
          <w:szCs w:val="22"/>
        </w:rPr>
        <w:t>)</w:t>
      </w:r>
      <w:r w:rsidR="00A82386">
        <w:rPr>
          <w:sz w:val="22"/>
          <w:szCs w:val="22"/>
        </w:rPr>
        <w:t xml:space="preserve"> and</w:t>
      </w:r>
      <w:r w:rsidR="00494594">
        <w:rPr>
          <w:sz w:val="22"/>
          <w:szCs w:val="22"/>
        </w:rPr>
        <w:t xml:space="preserve"> were consistent with the topographic setting </w:t>
      </w:r>
      <w:r w:rsidR="00B75CAC">
        <w:rPr>
          <w:sz w:val="22"/>
          <w:szCs w:val="22"/>
        </w:rPr>
        <w:t>observed in</w:t>
      </w:r>
      <w:r w:rsidR="00494594">
        <w:rPr>
          <w:sz w:val="22"/>
          <w:szCs w:val="22"/>
        </w:rPr>
        <w:t xml:space="preserve"> each site</w:t>
      </w:r>
      <w:r w:rsidRPr="00252EB2">
        <w:rPr>
          <w:sz w:val="22"/>
          <w:szCs w:val="22"/>
        </w:rPr>
        <w:t>.</w:t>
      </w:r>
      <w:r w:rsidR="00F9127B">
        <w:rPr>
          <w:sz w:val="22"/>
          <w:szCs w:val="22"/>
        </w:rPr>
        <w:t xml:space="preserve"> </w:t>
      </w:r>
      <w:r w:rsidR="00A04A03">
        <w:rPr>
          <w:sz w:val="22"/>
          <w:szCs w:val="22"/>
        </w:rPr>
        <w:t xml:space="preserve">In general, the highest </w:t>
      </w:r>
      <w:r w:rsidR="00567FA2">
        <w:rPr>
          <w:sz w:val="22"/>
          <w:szCs w:val="22"/>
        </w:rPr>
        <w:t xml:space="preserve">yearly </w:t>
      </w:r>
      <w:r w:rsidR="00A04A03">
        <w:rPr>
          <w:sz w:val="22"/>
          <w:szCs w:val="22"/>
        </w:rPr>
        <w:t xml:space="preserve">values of </w:t>
      </w:r>
      <w:r w:rsidR="00F9127B">
        <w:rPr>
          <w:sz w:val="22"/>
          <w:szCs w:val="22"/>
        </w:rPr>
        <w:t xml:space="preserve">GDD and FDD were associated with the </w:t>
      </w:r>
      <w:r w:rsidR="00567FA2">
        <w:rPr>
          <w:sz w:val="22"/>
          <w:szCs w:val="22"/>
        </w:rPr>
        <w:t xml:space="preserve">lowest number of days with </w:t>
      </w:r>
      <w:r w:rsidR="00DB0F11">
        <w:rPr>
          <w:sz w:val="22"/>
          <w:szCs w:val="22"/>
        </w:rPr>
        <w:t>snow cover</w:t>
      </w:r>
      <w:r w:rsidR="00567FA2">
        <w:rPr>
          <w:sz w:val="22"/>
          <w:szCs w:val="22"/>
        </w:rPr>
        <w:t xml:space="preserve"> </w:t>
      </w:r>
      <w:r w:rsidR="00A818AF" w:rsidRPr="00A818AF">
        <w:rPr>
          <w:b/>
          <w:bCs/>
          <w:sz w:val="22"/>
          <w:szCs w:val="22"/>
        </w:rPr>
        <w:t>(Supplementary Fig. S1</w:t>
      </w:r>
      <w:r w:rsidR="00A818AF">
        <w:rPr>
          <w:sz w:val="22"/>
          <w:szCs w:val="22"/>
        </w:rPr>
        <w:t xml:space="preserve">). </w:t>
      </w:r>
      <w:r w:rsidR="00F86AC1">
        <w:rPr>
          <w:sz w:val="22"/>
          <w:szCs w:val="22"/>
        </w:rPr>
        <w:t>In the spatial survey</w:t>
      </w:r>
      <w:r w:rsidR="00437AD3">
        <w:rPr>
          <w:sz w:val="22"/>
          <w:szCs w:val="22"/>
        </w:rPr>
        <w:t>s</w:t>
      </w:r>
      <w:r w:rsidR="00F86AC1">
        <w:rPr>
          <w:sz w:val="22"/>
          <w:szCs w:val="22"/>
        </w:rPr>
        <w:t>, s</w:t>
      </w:r>
      <w:r w:rsidRPr="00252EB2">
        <w:rPr>
          <w:sz w:val="22"/>
          <w:szCs w:val="22"/>
        </w:rPr>
        <w:t xml:space="preserve">oil temperatures showed </w:t>
      </w:r>
      <w:r w:rsidR="00437AD3">
        <w:rPr>
          <w:sz w:val="22"/>
          <w:szCs w:val="22"/>
        </w:rPr>
        <w:t xml:space="preserve">high within-year </w:t>
      </w:r>
      <w:r w:rsidRPr="00252EB2">
        <w:rPr>
          <w:sz w:val="22"/>
          <w:szCs w:val="22"/>
        </w:rPr>
        <w:t xml:space="preserve">variation </w:t>
      </w:r>
      <w:r w:rsidR="00B213A0" w:rsidRPr="00252EB2">
        <w:rPr>
          <w:sz w:val="22"/>
          <w:szCs w:val="22"/>
        </w:rPr>
        <w:t xml:space="preserve">among the </w:t>
      </w:r>
      <w:proofErr w:type="gramStart"/>
      <w:r w:rsidR="00B213A0" w:rsidRPr="00252EB2">
        <w:rPr>
          <w:sz w:val="22"/>
          <w:szCs w:val="22"/>
        </w:rPr>
        <w:t>20</w:t>
      </w:r>
      <w:proofErr w:type="gramEnd"/>
      <w:r w:rsidR="00B213A0" w:rsidRPr="00252EB2">
        <w:rPr>
          <w:sz w:val="22"/>
          <w:szCs w:val="22"/>
        </w:rPr>
        <w:t xml:space="preserve"> plots sampled in</w:t>
      </w:r>
      <w:r w:rsidRPr="00252EB2">
        <w:rPr>
          <w:sz w:val="22"/>
          <w:szCs w:val="22"/>
        </w:rPr>
        <w:t xml:space="preserve"> </w:t>
      </w:r>
      <w:r w:rsidR="00B213A0" w:rsidRPr="00252EB2">
        <w:rPr>
          <w:sz w:val="22"/>
          <w:szCs w:val="22"/>
        </w:rPr>
        <w:t xml:space="preserve">each </w:t>
      </w:r>
      <w:r w:rsidRPr="00252EB2">
        <w:rPr>
          <w:sz w:val="22"/>
          <w:szCs w:val="22"/>
        </w:rPr>
        <w:t>site</w:t>
      </w:r>
      <w:r w:rsidR="00ED6966">
        <w:rPr>
          <w:sz w:val="22"/>
          <w:szCs w:val="22"/>
        </w:rPr>
        <w:t xml:space="preserve">, for both </w:t>
      </w:r>
      <w:r w:rsidR="00ED6966" w:rsidRPr="00252EB2">
        <w:rPr>
          <w:sz w:val="22"/>
          <w:szCs w:val="22"/>
        </w:rPr>
        <w:t>snowbed and fellfield conditions</w:t>
      </w:r>
      <w:r w:rsidRPr="00252EB2">
        <w:rPr>
          <w:sz w:val="22"/>
          <w:szCs w:val="22"/>
        </w:rPr>
        <w:t xml:space="preserve"> (</w:t>
      </w:r>
      <w:r w:rsidRPr="00252EB2">
        <w:rPr>
          <w:b/>
          <w:bCs/>
          <w:sz w:val="22"/>
          <w:szCs w:val="22"/>
        </w:rPr>
        <w:t>Fig. 2B</w:t>
      </w:r>
      <w:r w:rsidRPr="00252EB2">
        <w:rPr>
          <w:sz w:val="22"/>
          <w:szCs w:val="22"/>
        </w:rPr>
        <w:t xml:space="preserve">). </w:t>
      </w:r>
      <w:r w:rsidR="00ED6966">
        <w:rPr>
          <w:sz w:val="22"/>
          <w:szCs w:val="22"/>
        </w:rPr>
        <w:t>The</w:t>
      </w:r>
      <w:r w:rsidR="00265D6D" w:rsidRPr="00252EB2">
        <w:rPr>
          <w:sz w:val="22"/>
          <w:szCs w:val="22"/>
        </w:rPr>
        <w:t xml:space="preserve"> </w:t>
      </w:r>
      <w:r w:rsidRPr="00252EB2">
        <w:rPr>
          <w:sz w:val="22"/>
          <w:szCs w:val="22"/>
        </w:rPr>
        <w:t xml:space="preserve">length of snow cover ranged from 0 days under snow (with freezing temperatures during </w:t>
      </w:r>
      <w:proofErr w:type="gramStart"/>
      <w:r w:rsidRPr="00252EB2">
        <w:rPr>
          <w:sz w:val="22"/>
          <w:szCs w:val="22"/>
        </w:rPr>
        <w:t>most of</w:t>
      </w:r>
      <w:proofErr w:type="gramEnd"/>
      <w:r w:rsidRPr="00252EB2">
        <w:rPr>
          <w:sz w:val="22"/>
          <w:szCs w:val="22"/>
        </w:rPr>
        <w:t xml:space="preserve"> the winter) to 8 months (with a maximum of 234 days, from November to </w:t>
      </w:r>
      <w:commentRangeStart w:id="32"/>
      <w:ins w:id="33" w:author="EDUARDO FERNANDEZ PASCUAL" w:date="2023-07-14T08:39:00Z">
        <w:r w:rsidR="00D81E11">
          <w:rPr>
            <w:sz w:val="22"/>
            <w:szCs w:val="22"/>
          </w:rPr>
          <w:t xml:space="preserve">early </w:t>
        </w:r>
        <w:commentRangeEnd w:id="32"/>
        <w:r w:rsidR="00D81E11">
          <w:rPr>
            <w:rStyle w:val="Refdecomentario"/>
          </w:rPr>
          <w:commentReference w:id="32"/>
        </w:r>
      </w:ins>
      <w:r w:rsidRPr="00252EB2">
        <w:rPr>
          <w:sz w:val="22"/>
          <w:szCs w:val="22"/>
        </w:rPr>
        <w:t xml:space="preserve">July). </w:t>
      </w:r>
      <w:r w:rsidR="00FB3D26">
        <w:rPr>
          <w:sz w:val="22"/>
          <w:szCs w:val="22"/>
        </w:rPr>
        <w:t>The a</w:t>
      </w:r>
      <w:r w:rsidRPr="00252EB2">
        <w:rPr>
          <w:sz w:val="22"/>
          <w:szCs w:val="22"/>
        </w:rPr>
        <w:t xml:space="preserve">nnual temperature range (bio7) varied from 17.8 ºC to 30.3 ºC, and the diurnal range (bio2) from 1.6 ºC to 5.5 ºC. The absolute maximum was </w:t>
      </w:r>
      <w:proofErr w:type="gramStart"/>
      <w:r w:rsidRPr="00252EB2">
        <w:rPr>
          <w:sz w:val="22"/>
          <w:szCs w:val="22"/>
        </w:rPr>
        <w:t>33</w:t>
      </w:r>
      <w:proofErr w:type="gramEnd"/>
      <w:r w:rsidRPr="00252EB2">
        <w:rPr>
          <w:sz w:val="22"/>
          <w:szCs w:val="22"/>
        </w:rPr>
        <w:t xml:space="preserve"> ºC, the absolute minimum -12 ºC. </w:t>
      </w:r>
      <w:r w:rsidR="002A0FF4" w:rsidRPr="00F47667">
        <w:rPr>
          <w:sz w:val="22"/>
          <w:szCs w:val="22"/>
        </w:rPr>
        <w:t xml:space="preserve">FDD ranged from </w:t>
      </w:r>
      <w:proofErr w:type="gramStart"/>
      <w:r w:rsidR="002A0FF4" w:rsidRPr="00F47667">
        <w:rPr>
          <w:sz w:val="22"/>
          <w:szCs w:val="22"/>
        </w:rPr>
        <w:t>0</w:t>
      </w:r>
      <w:proofErr w:type="gramEnd"/>
      <w:r w:rsidR="002A0FF4" w:rsidRPr="00F47667">
        <w:rPr>
          <w:sz w:val="22"/>
          <w:szCs w:val="22"/>
        </w:rPr>
        <w:t xml:space="preserve"> ºC to 206 ºC </w:t>
      </w:r>
      <w:r w:rsidRPr="00F47667">
        <w:rPr>
          <w:sz w:val="22"/>
          <w:szCs w:val="22"/>
        </w:rPr>
        <w:t>and</w:t>
      </w:r>
      <w:r w:rsidR="002A0FF4" w:rsidRPr="002A0FF4">
        <w:rPr>
          <w:sz w:val="22"/>
          <w:szCs w:val="22"/>
        </w:rPr>
        <w:t xml:space="preserve"> </w:t>
      </w:r>
      <w:r w:rsidR="002A0FF4" w:rsidRPr="00F47667">
        <w:rPr>
          <w:sz w:val="22"/>
          <w:szCs w:val="22"/>
        </w:rPr>
        <w:t>GDD from 517 ºC to 1,612 ºC</w:t>
      </w:r>
      <w:r w:rsidRPr="00F47667">
        <w:rPr>
          <w:sz w:val="22"/>
          <w:szCs w:val="22"/>
        </w:rPr>
        <w:t>.</w:t>
      </w:r>
    </w:p>
    <w:p w14:paraId="72E8AE39" w14:textId="0B436058" w:rsidR="00565C28" w:rsidRDefault="00337D24" w:rsidP="008E45F0">
      <w:pPr>
        <w:pStyle w:val="Textoindependiente"/>
        <w:spacing w:before="120" w:after="0"/>
        <w:rPr>
          <w:sz w:val="22"/>
          <w:szCs w:val="22"/>
        </w:rPr>
      </w:pPr>
      <w:r w:rsidRPr="00252EB2">
        <w:rPr>
          <w:sz w:val="22"/>
          <w:szCs w:val="22"/>
        </w:rPr>
        <w:t xml:space="preserve">The first PCA axis </w:t>
      </w:r>
      <w:r w:rsidR="00192718" w:rsidRPr="00252EB2">
        <w:rPr>
          <w:sz w:val="22"/>
          <w:szCs w:val="22"/>
        </w:rPr>
        <w:t xml:space="preserve">of the </w:t>
      </w:r>
      <w:r w:rsidR="006F71B6" w:rsidRPr="00252EB2">
        <w:rPr>
          <w:sz w:val="22"/>
          <w:szCs w:val="22"/>
        </w:rPr>
        <w:t>c</w:t>
      </w:r>
      <w:r w:rsidR="00192718" w:rsidRPr="00252EB2">
        <w:rPr>
          <w:sz w:val="22"/>
          <w:szCs w:val="22"/>
        </w:rPr>
        <w:t>limatic data (</w:t>
      </w:r>
      <w:r w:rsidR="007515FF" w:rsidRPr="00252EB2">
        <w:rPr>
          <w:b/>
          <w:bCs/>
          <w:sz w:val="22"/>
          <w:szCs w:val="22"/>
        </w:rPr>
        <w:t>Supplement</w:t>
      </w:r>
      <w:r w:rsidR="00E5441A" w:rsidRPr="00252EB2">
        <w:rPr>
          <w:b/>
          <w:bCs/>
          <w:sz w:val="22"/>
          <w:szCs w:val="22"/>
        </w:rPr>
        <w:t>ary</w:t>
      </w:r>
      <w:r w:rsidR="007515FF" w:rsidRPr="00252EB2">
        <w:rPr>
          <w:b/>
          <w:bCs/>
          <w:sz w:val="22"/>
          <w:szCs w:val="22"/>
        </w:rPr>
        <w:t xml:space="preserve"> Fig</w:t>
      </w:r>
      <w:r w:rsidR="00192718" w:rsidRPr="00252EB2">
        <w:rPr>
          <w:b/>
          <w:bCs/>
          <w:sz w:val="22"/>
          <w:szCs w:val="22"/>
        </w:rPr>
        <w:t xml:space="preserve">. </w:t>
      </w:r>
      <w:r w:rsidR="00E5441A" w:rsidRPr="00252EB2">
        <w:rPr>
          <w:b/>
          <w:bCs/>
          <w:sz w:val="22"/>
          <w:szCs w:val="22"/>
        </w:rPr>
        <w:t>S</w:t>
      </w:r>
      <w:r w:rsidR="00A818AF">
        <w:rPr>
          <w:b/>
          <w:bCs/>
          <w:sz w:val="22"/>
          <w:szCs w:val="22"/>
        </w:rPr>
        <w:t>2</w:t>
      </w:r>
      <w:r w:rsidR="00192718" w:rsidRPr="00252EB2">
        <w:rPr>
          <w:sz w:val="22"/>
          <w:szCs w:val="22"/>
        </w:rPr>
        <w:t xml:space="preserve">) </w:t>
      </w:r>
      <w:r w:rsidRPr="00252EB2">
        <w:rPr>
          <w:sz w:val="22"/>
          <w:szCs w:val="22"/>
        </w:rPr>
        <w:t>explained 4</w:t>
      </w:r>
      <w:r w:rsidR="00162981">
        <w:rPr>
          <w:sz w:val="22"/>
          <w:szCs w:val="22"/>
        </w:rPr>
        <w:t>9</w:t>
      </w:r>
      <w:r w:rsidRPr="00252EB2">
        <w:rPr>
          <w:sz w:val="22"/>
          <w:szCs w:val="22"/>
        </w:rPr>
        <w:t xml:space="preserve">% of the variance and represented a gradient of </w:t>
      </w:r>
      <w:commentRangeStart w:id="34"/>
      <w:r w:rsidR="007E700B" w:rsidRPr="00252EB2">
        <w:rPr>
          <w:sz w:val="22"/>
          <w:szCs w:val="22"/>
        </w:rPr>
        <w:t>thermality</w:t>
      </w:r>
      <w:r w:rsidRPr="00252EB2">
        <w:rPr>
          <w:sz w:val="22"/>
          <w:szCs w:val="22"/>
        </w:rPr>
        <w:t xml:space="preserve"> </w:t>
      </w:r>
      <w:commentRangeEnd w:id="34"/>
      <w:r w:rsidR="00C6485D">
        <w:rPr>
          <w:rStyle w:val="Refdecomentario"/>
        </w:rPr>
        <w:commentReference w:id="34"/>
      </w:r>
      <w:r w:rsidRPr="00252EB2">
        <w:rPr>
          <w:sz w:val="22"/>
          <w:szCs w:val="22"/>
        </w:rPr>
        <w:t xml:space="preserve">mixed with seasonality: it ordered </w:t>
      </w:r>
      <w:r w:rsidR="0007565E">
        <w:rPr>
          <w:sz w:val="22"/>
          <w:szCs w:val="22"/>
        </w:rPr>
        <w:t>plots</w:t>
      </w:r>
      <w:r w:rsidRPr="00252EB2">
        <w:rPr>
          <w:sz w:val="22"/>
          <w:szCs w:val="22"/>
        </w:rPr>
        <w:t xml:space="preserve"> from low to high values of growing degree days (GDD), annual mean temperature (bio1), diurnal thermal range (bio2) and annual thermal range (bio7). The second PCA axis </w:t>
      </w:r>
      <w:r w:rsidRPr="00252EB2">
        <w:rPr>
          <w:sz w:val="22"/>
          <w:szCs w:val="22"/>
        </w:rPr>
        <w:lastRenderedPageBreak/>
        <w:t>explained 24</w:t>
      </w:r>
      <w:r w:rsidR="009F07C9">
        <w:rPr>
          <w:sz w:val="22"/>
          <w:szCs w:val="22"/>
        </w:rPr>
        <w:t xml:space="preserve"> </w:t>
      </w:r>
      <w:r w:rsidRPr="00252EB2">
        <w:rPr>
          <w:sz w:val="22"/>
          <w:szCs w:val="22"/>
        </w:rPr>
        <w:t xml:space="preserve">% of the variance and represented a gradient of freezing intensity: it ordered </w:t>
      </w:r>
      <w:r w:rsidR="0007565E">
        <w:rPr>
          <w:sz w:val="22"/>
          <w:szCs w:val="22"/>
        </w:rPr>
        <w:t>plots</w:t>
      </w:r>
      <w:r w:rsidRPr="00252EB2">
        <w:rPr>
          <w:sz w:val="22"/>
          <w:szCs w:val="22"/>
        </w:rPr>
        <w:t xml:space="preserve"> from </w:t>
      </w:r>
      <w:r w:rsidR="00B118C0" w:rsidRPr="00252EB2">
        <w:rPr>
          <w:sz w:val="22"/>
          <w:szCs w:val="22"/>
        </w:rPr>
        <w:t xml:space="preserve">high </w:t>
      </w:r>
      <w:r w:rsidRPr="00252EB2">
        <w:rPr>
          <w:sz w:val="22"/>
          <w:szCs w:val="22"/>
        </w:rPr>
        <w:t xml:space="preserve">to </w:t>
      </w:r>
      <w:r w:rsidR="00B118C0" w:rsidRPr="00252EB2">
        <w:rPr>
          <w:sz w:val="22"/>
          <w:szCs w:val="22"/>
        </w:rPr>
        <w:t xml:space="preserve">low </w:t>
      </w:r>
      <w:r w:rsidRPr="00252EB2">
        <w:rPr>
          <w:sz w:val="22"/>
          <w:szCs w:val="22"/>
        </w:rPr>
        <w:t>values of freezing degree days (FDD).</w:t>
      </w:r>
      <w:r w:rsidR="00E7494F" w:rsidRPr="00252EB2">
        <w:rPr>
          <w:sz w:val="22"/>
          <w:szCs w:val="22"/>
        </w:rPr>
        <w:t xml:space="preserve"> </w:t>
      </w:r>
      <w:r w:rsidRPr="00252EB2">
        <w:rPr>
          <w:sz w:val="22"/>
          <w:szCs w:val="22"/>
        </w:rPr>
        <w:t>The third PCA axis explained 1</w:t>
      </w:r>
      <w:r w:rsidR="009F07C9">
        <w:rPr>
          <w:sz w:val="22"/>
          <w:szCs w:val="22"/>
        </w:rPr>
        <w:t xml:space="preserve">5 </w:t>
      </w:r>
      <w:r w:rsidRPr="00252EB2">
        <w:rPr>
          <w:sz w:val="22"/>
          <w:szCs w:val="22"/>
        </w:rPr>
        <w:t xml:space="preserve">% of the variance and </w:t>
      </w:r>
      <w:proofErr w:type="gramStart"/>
      <w:r w:rsidR="00F841E5" w:rsidRPr="00252EB2">
        <w:rPr>
          <w:sz w:val="22"/>
          <w:szCs w:val="22"/>
        </w:rPr>
        <w:t xml:space="preserve">mainly </w:t>
      </w:r>
      <w:r w:rsidRPr="00252EB2">
        <w:rPr>
          <w:sz w:val="22"/>
          <w:szCs w:val="22"/>
        </w:rPr>
        <w:t>represented</w:t>
      </w:r>
      <w:proofErr w:type="gramEnd"/>
      <w:r w:rsidRPr="00252EB2">
        <w:rPr>
          <w:sz w:val="22"/>
          <w:szCs w:val="22"/>
        </w:rPr>
        <w:t xml:space="preserve"> a gradient of snow cover</w:t>
      </w:r>
      <w:r w:rsidR="00F841E5" w:rsidRPr="00252EB2">
        <w:rPr>
          <w:sz w:val="22"/>
          <w:szCs w:val="22"/>
        </w:rPr>
        <w:t xml:space="preserve">, although </w:t>
      </w:r>
      <w:r w:rsidR="007E1E3E">
        <w:rPr>
          <w:sz w:val="22"/>
          <w:szCs w:val="22"/>
        </w:rPr>
        <w:t>snow cover was also</w:t>
      </w:r>
      <w:r w:rsidR="00F841E5" w:rsidRPr="00252EB2">
        <w:rPr>
          <w:sz w:val="22"/>
          <w:szCs w:val="22"/>
        </w:rPr>
        <w:t xml:space="preserve"> </w:t>
      </w:r>
      <w:r w:rsidR="00470266" w:rsidRPr="00252EB2">
        <w:rPr>
          <w:sz w:val="22"/>
          <w:szCs w:val="22"/>
        </w:rPr>
        <w:t>negatively correlated with FDD along the second PCA axis</w:t>
      </w:r>
      <w:r w:rsidRPr="00252EB2">
        <w:rPr>
          <w:sz w:val="22"/>
          <w:szCs w:val="22"/>
        </w:rPr>
        <w:t>.</w:t>
      </w:r>
      <w:bookmarkStart w:id="35" w:name="plant-diversity"/>
      <w:bookmarkStart w:id="36" w:name="microclimatic-variation"/>
    </w:p>
    <w:p w14:paraId="7ACD754B" w14:textId="4C1C7B38" w:rsidR="00F32E1C" w:rsidRPr="00252EB2" w:rsidRDefault="00F32E1C" w:rsidP="008E45F0">
      <w:pPr>
        <w:pStyle w:val="Ttulo2"/>
        <w:spacing w:before="120"/>
        <w:rPr>
          <w:sz w:val="22"/>
          <w:szCs w:val="22"/>
        </w:rPr>
      </w:pPr>
      <w:r w:rsidRPr="00252EB2">
        <w:rPr>
          <w:sz w:val="22"/>
          <w:szCs w:val="22"/>
        </w:rPr>
        <w:t>3.</w:t>
      </w:r>
      <w:r>
        <w:rPr>
          <w:sz w:val="22"/>
          <w:szCs w:val="22"/>
        </w:rPr>
        <w:t>2</w:t>
      </w:r>
      <w:r w:rsidRPr="00252EB2">
        <w:rPr>
          <w:sz w:val="22"/>
          <w:szCs w:val="22"/>
        </w:rPr>
        <w:t xml:space="preserve">. </w:t>
      </w:r>
      <w:r w:rsidRPr="00342FBA">
        <w:rPr>
          <w:sz w:val="22"/>
          <w:szCs w:val="22"/>
        </w:rPr>
        <w:t xml:space="preserve">Temporal vs. spatial </w:t>
      </w:r>
      <w:commentRangeStart w:id="37"/>
      <w:r w:rsidR="00A77B5F">
        <w:rPr>
          <w:sz w:val="22"/>
          <w:szCs w:val="22"/>
        </w:rPr>
        <w:t>microclimatic</w:t>
      </w:r>
      <w:commentRangeEnd w:id="37"/>
      <w:r w:rsidR="006D127C">
        <w:rPr>
          <w:rStyle w:val="Refdecomentario"/>
          <w:rFonts w:eastAsiaTheme="minorHAnsi"/>
          <w:i w:val="0"/>
          <w:iCs w:val="0"/>
        </w:rPr>
        <w:commentReference w:id="37"/>
      </w:r>
      <w:r w:rsidR="00A77B5F">
        <w:rPr>
          <w:sz w:val="22"/>
          <w:szCs w:val="22"/>
        </w:rPr>
        <w:t xml:space="preserve"> </w:t>
      </w:r>
      <w:r>
        <w:rPr>
          <w:sz w:val="22"/>
          <w:szCs w:val="22"/>
        </w:rPr>
        <w:t>variation</w:t>
      </w:r>
    </w:p>
    <w:p w14:paraId="6A4B9292" w14:textId="3566C65D" w:rsidR="00BF255A" w:rsidRDefault="00864F64" w:rsidP="008E45F0">
      <w:pPr>
        <w:pStyle w:val="Textoindependiente"/>
        <w:spacing w:before="120" w:after="0"/>
        <w:rPr>
          <w:sz w:val="22"/>
          <w:szCs w:val="22"/>
        </w:rPr>
      </w:pPr>
      <w:r w:rsidRPr="00252EB2">
        <w:rPr>
          <w:sz w:val="22"/>
          <w:szCs w:val="22"/>
        </w:rPr>
        <w:t xml:space="preserve">The soil temperature data obtained by the dataloggers for the period 1 Jan 2009 – 31 Dec 2018 showed a steady increase during the </w:t>
      </w:r>
      <w:r w:rsidR="009B2CD6" w:rsidRPr="00252EB2">
        <w:rPr>
          <w:sz w:val="22"/>
          <w:szCs w:val="22"/>
        </w:rPr>
        <w:t>ten-year</w:t>
      </w:r>
      <w:r w:rsidRPr="00252EB2">
        <w:rPr>
          <w:sz w:val="22"/>
          <w:szCs w:val="22"/>
        </w:rPr>
        <w:t xml:space="preserve"> period</w:t>
      </w:r>
      <w:r w:rsidR="003A3865">
        <w:rPr>
          <w:sz w:val="22"/>
          <w:szCs w:val="22"/>
        </w:rPr>
        <w:t>, but also high interannual variation</w:t>
      </w:r>
      <w:r w:rsidR="005560AD" w:rsidRPr="00252EB2">
        <w:rPr>
          <w:sz w:val="22"/>
          <w:szCs w:val="22"/>
        </w:rPr>
        <w:t xml:space="preserve"> (</w:t>
      </w:r>
      <w:r w:rsidR="005560AD" w:rsidRPr="00252EB2">
        <w:rPr>
          <w:b/>
          <w:bCs/>
          <w:sz w:val="22"/>
          <w:szCs w:val="22"/>
        </w:rPr>
        <w:t xml:space="preserve">Fig. </w:t>
      </w:r>
      <w:r w:rsidR="00974F02" w:rsidRPr="00252EB2">
        <w:rPr>
          <w:b/>
          <w:bCs/>
          <w:sz w:val="22"/>
          <w:szCs w:val="22"/>
        </w:rPr>
        <w:t>3</w:t>
      </w:r>
      <w:r w:rsidR="00CB68A6" w:rsidRPr="00252EB2">
        <w:rPr>
          <w:b/>
          <w:bCs/>
          <w:sz w:val="22"/>
          <w:szCs w:val="22"/>
        </w:rPr>
        <w:t>A</w:t>
      </w:r>
      <w:r w:rsidR="005560AD" w:rsidRPr="00252EB2">
        <w:rPr>
          <w:sz w:val="22"/>
          <w:szCs w:val="22"/>
        </w:rPr>
        <w:t>)</w:t>
      </w:r>
      <w:r w:rsidRPr="00252EB2">
        <w:rPr>
          <w:sz w:val="22"/>
          <w:szCs w:val="22"/>
        </w:rPr>
        <w:t xml:space="preserve">. The increase was most noticeable in the </w:t>
      </w:r>
      <w:r w:rsidR="009875EF" w:rsidRPr="00252EB2">
        <w:rPr>
          <w:sz w:val="22"/>
          <w:szCs w:val="22"/>
        </w:rPr>
        <w:t xml:space="preserve">two </w:t>
      </w:r>
      <w:r w:rsidR="00974F02" w:rsidRPr="00252EB2">
        <w:rPr>
          <w:sz w:val="22"/>
          <w:szCs w:val="22"/>
        </w:rPr>
        <w:t>fellfield</w:t>
      </w:r>
      <w:r w:rsidR="009875EF" w:rsidRPr="00252EB2">
        <w:rPr>
          <w:sz w:val="22"/>
          <w:szCs w:val="22"/>
        </w:rPr>
        <w:t xml:space="preserve"> sites, and</w:t>
      </w:r>
      <w:r w:rsidR="00395FA9" w:rsidRPr="00252EB2">
        <w:rPr>
          <w:sz w:val="22"/>
          <w:szCs w:val="22"/>
        </w:rPr>
        <w:t xml:space="preserve"> less pronounced in the</w:t>
      </w:r>
      <w:r w:rsidR="009D39B5">
        <w:rPr>
          <w:sz w:val="22"/>
          <w:szCs w:val="22"/>
        </w:rPr>
        <w:t xml:space="preserve"> coldest of the two</w:t>
      </w:r>
      <w:r w:rsidR="00395FA9" w:rsidRPr="00252EB2">
        <w:rPr>
          <w:sz w:val="22"/>
          <w:szCs w:val="22"/>
        </w:rPr>
        <w:t xml:space="preserve"> snowbed </w:t>
      </w:r>
      <w:r w:rsidR="009D39B5">
        <w:rPr>
          <w:sz w:val="22"/>
          <w:szCs w:val="22"/>
        </w:rPr>
        <w:t>site</w:t>
      </w:r>
      <w:r w:rsidR="00B956EE">
        <w:rPr>
          <w:sz w:val="22"/>
          <w:szCs w:val="22"/>
        </w:rPr>
        <w:t xml:space="preserve">s </w:t>
      </w:r>
      <w:r w:rsidR="00395FA9" w:rsidRPr="00252EB2">
        <w:rPr>
          <w:sz w:val="22"/>
          <w:szCs w:val="22"/>
        </w:rPr>
        <w:t>(</w:t>
      </w:r>
      <w:r w:rsidR="00380828">
        <w:rPr>
          <w:sz w:val="22"/>
          <w:szCs w:val="22"/>
        </w:rPr>
        <w:t>i.e.,</w:t>
      </w:r>
      <w:r w:rsidR="009D39B5">
        <w:rPr>
          <w:sz w:val="22"/>
          <w:szCs w:val="22"/>
        </w:rPr>
        <w:t xml:space="preserve"> </w:t>
      </w:r>
      <w:r w:rsidR="00395FA9" w:rsidRPr="00252EB2">
        <w:rPr>
          <w:sz w:val="22"/>
          <w:szCs w:val="22"/>
        </w:rPr>
        <w:t>Los Boches).</w:t>
      </w:r>
      <w:r w:rsidR="009875EF" w:rsidRPr="00252EB2">
        <w:rPr>
          <w:sz w:val="22"/>
          <w:szCs w:val="22"/>
        </w:rPr>
        <w:t xml:space="preserve"> </w:t>
      </w:r>
    </w:p>
    <w:p w14:paraId="043C7B31" w14:textId="269DD724" w:rsidR="00E46680" w:rsidRPr="00252EB2" w:rsidRDefault="004974FE" w:rsidP="008E45F0">
      <w:pPr>
        <w:pStyle w:val="Textoindependiente"/>
        <w:spacing w:before="120" w:after="0"/>
        <w:rPr>
          <w:sz w:val="22"/>
          <w:szCs w:val="22"/>
        </w:rPr>
      </w:pPr>
      <w:r>
        <w:rPr>
          <w:sz w:val="22"/>
          <w:szCs w:val="22"/>
        </w:rPr>
        <w:t>The</w:t>
      </w:r>
      <w:r w:rsidR="0004401C" w:rsidRPr="00252EB2">
        <w:rPr>
          <w:sz w:val="22"/>
          <w:szCs w:val="22"/>
        </w:rPr>
        <w:t xml:space="preserve"> soil temperatures</w:t>
      </w:r>
      <w:r w:rsidR="003F1F4B" w:rsidRPr="00252EB2">
        <w:rPr>
          <w:sz w:val="22"/>
          <w:szCs w:val="22"/>
        </w:rPr>
        <w:t xml:space="preserve"> </w:t>
      </w:r>
      <w:r w:rsidR="004011B3" w:rsidRPr="00252EB2">
        <w:rPr>
          <w:sz w:val="22"/>
          <w:szCs w:val="22"/>
        </w:rPr>
        <w:t xml:space="preserve">recorded </w:t>
      </w:r>
      <w:r w:rsidR="0004401C" w:rsidRPr="00252EB2">
        <w:rPr>
          <w:sz w:val="22"/>
          <w:szCs w:val="22"/>
        </w:rPr>
        <w:t xml:space="preserve">during the </w:t>
      </w:r>
      <w:r w:rsidR="00403C88">
        <w:rPr>
          <w:sz w:val="22"/>
          <w:szCs w:val="22"/>
        </w:rPr>
        <w:t>two</w:t>
      </w:r>
      <w:r w:rsidR="0004401C" w:rsidRPr="00252EB2">
        <w:rPr>
          <w:sz w:val="22"/>
          <w:szCs w:val="22"/>
        </w:rPr>
        <w:t xml:space="preserve"> surveys </w:t>
      </w:r>
      <w:r w:rsidR="004011B3" w:rsidRPr="00252EB2">
        <w:rPr>
          <w:sz w:val="22"/>
          <w:szCs w:val="22"/>
        </w:rPr>
        <w:t>showed</w:t>
      </w:r>
      <w:r w:rsidR="00786510">
        <w:rPr>
          <w:sz w:val="22"/>
          <w:szCs w:val="22"/>
        </w:rPr>
        <w:t xml:space="preserve"> </w:t>
      </w:r>
      <w:r w:rsidR="00683AEB">
        <w:rPr>
          <w:sz w:val="22"/>
          <w:szCs w:val="22"/>
        </w:rPr>
        <w:t>higher variation in the spatial</w:t>
      </w:r>
      <w:r w:rsidR="00403C88">
        <w:rPr>
          <w:sz w:val="22"/>
          <w:szCs w:val="22"/>
        </w:rPr>
        <w:t xml:space="preserve"> </w:t>
      </w:r>
      <w:r w:rsidR="0036452E">
        <w:rPr>
          <w:sz w:val="22"/>
          <w:szCs w:val="22"/>
        </w:rPr>
        <w:t>than in</w:t>
      </w:r>
      <w:r w:rsidR="00683AEB">
        <w:rPr>
          <w:sz w:val="22"/>
          <w:szCs w:val="22"/>
        </w:rPr>
        <w:t xml:space="preserve"> the temporal survey </w:t>
      </w:r>
      <w:r w:rsidR="0027043E" w:rsidRPr="00252EB2">
        <w:rPr>
          <w:sz w:val="22"/>
          <w:szCs w:val="22"/>
        </w:rPr>
        <w:t>(</w:t>
      </w:r>
      <w:r w:rsidR="0027043E" w:rsidRPr="00252EB2">
        <w:rPr>
          <w:b/>
          <w:bCs/>
          <w:sz w:val="22"/>
          <w:szCs w:val="22"/>
        </w:rPr>
        <w:t>Fig. 3B</w:t>
      </w:r>
      <w:r w:rsidR="0027043E" w:rsidRPr="00252EB2">
        <w:rPr>
          <w:sz w:val="22"/>
          <w:szCs w:val="22"/>
        </w:rPr>
        <w:t>)</w:t>
      </w:r>
      <w:r w:rsidR="0004401C" w:rsidRPr="00252EB2">
        <w:rPr>
          <w:sz w:val="22"/>
          <w:szCs w:val="22"/>
        </w:rPr>
        <w:t xml:space="preserve">. </w:t>
      </w:r>
      <w:r w:rsidR="00683AEB">
        <w:rPr>
          <w:sz w:val="22"/>
          <w:szCs w:val="22"/>
        </w:rPr>
        <w:t>A</w:t>
      </w:r>
      <w:r w:rsidR="00A818AF" w:rsidRPr="00252EB2">
        <w:rPr>
          <w:sz w:val="22"/>
          <w:szCs w:val="22"/>
        </w:rPr>
        <w:t xml:space="preserve"> pattern emerged when comparing the snowbed</w:t>
      </w:r>
      <w:r w:rsidR="007F686C">
        <w:rPr>
          <w:sz w:val="22"/>
          <w:szCs w:val="22"/>
        </w:rPr>
        <w:t xml:space="preserve"> and fellfield</w:t>
      </w:r>
      <w:r w:rsidR="00A818AF" w:rsidRPr="00252EB2">
        <w:rPr>
          <w:sz w:val="22"/>
          <w:szCs w:val="22"/>
        </w:rPr>
        <w:t xml:space="preserve"> </w:t>
      </w:r>
      <w:r w:rsidR="00683AEB">
        <w:rPr>
          <w:sz w:val="22"/>
          <w:szCs w:val="22"/>
        </w:rPr>
        <w:t>sites</w:t>
      </w:r>
      <w:r w:rsidR="00A818AF" w:rsidRPr="00252EB2">
        <w:rPr>
          <w:sz w:val="22"/>
          <w:szCs w:val="22"/>
        </w:rPr>
        <w:t>: in the snowbed</w:t>
      </w:r>
      <w:r w:rsidR="009C18E1">
        <w:rPr>
          <w:sz w:val="22"/>
          <w:szCs w:val="22"/>
        </w:rPr>
        <w:t>s (Los Cazadores and Los Boches)</w:t>
      </w:r>
      <w:r w:rsidR="00A818AF" w:rsidRPr="00252EB2">
        <w:rPr>
          <w:sz w:val="22"/>
          <w:szCs w:val="22"/>
        </w:rPr>
        <w:t xml:space="preserve"> the range of </w:t>
      </w:r>
      <w:r w:rsidR="00820F90">
        <w:rPr>
          <w:sz w:val="22"/>
          <w:szCs w:val="22"/>
        </w:rPr>
        <w:t xml:space="preserve">temperature </w:t>
      </w:r>
      <w:r w:rsidR="00A818AF" w:rsidRPr="00252EB2">
        <w:rPr>
          <w:sz w:val="22"/>
          <w:szCs w:val="22"/>
        </w:rPr>
        <w:t xml:space="preserve">values </w:t>
      </w:r>
      <w:r w:rsidR="001774B5">
        <w:rPr>
          <w:sz w:val="22"/>
          <w:szCs w:val="22"/>
        </w:rPr>
        <w:t>recorded in</w:t>
      </w:r>
      <w:r w:rsidR="00A818AF" w:rsidRPr="00252EB2">
        <w:rPr>
          <w:sz w:val="22"/>
          <w:szCs w:val="22"/>
        </w:rPr>
        <w:t xml:space="preserve"> the spatial survey was larger than that of the temporal survey</w:t>
      </w:r>
      <w:r w:rsidR="00A737BE">
        <w:rPr>
          <w:sz w:val="22"/>
          <w:szCs w:val="22"/>
        </w:rPr>
        <w:t xml:space="preserve"> in both the hot and cold extremes</w:t>
      </w:r>
      <w:r w:rsidR="00A818AF" w:rsidRPr="00252EB2">
        <w:rPr>
          <w:sz w:val="22"/>
          <w:szCs w:val="22"/>
        </w:rPr>
        <w:t>; whereas in the fellfield</w:t>
      </w:r>
      <w:r w:rsidR="004343F3">
        <w:rPr>
          <w:sz w:val="22"/>
          <w:szCs w:val="22"/>
        </w:rPr>
        <w:t>s</w:t>
      </w:r>
      <w:r w:rsidR="00AE4245">
        <w:rPr>
          <w:sz w:val="22"/>
          <w:szCs w:val="22"/>
        </w:rPr>
        <w:t xml:space="preserve"> </w:t>
      </w:r>
      <w:r w:rsidR="004343F3">
        <w:rPr>
          <w:sz w:val="22"/>
          <w:szCs w:val="22"/>
        </w:rPr>
        <w:t>(Hou sin Tierri and Hoyo Sin Tierra)</w:t>
      </w:r>
      <w:r w:rsidR="00A818AF">
        <w:rPr>
          <w:sz w:val="22"/>
          <w:szCs w:val="22"/>
        </w:rPr>
        <w:t xml:space="preserve"> </w:t>
      </w:r>
      <w:r w:rsidR="00A818AF" w:rsidRPr="00252EB2">
        <w:rPr>
          <w:sz w:val="22"/>
          <w:szCs w:val="22"/>
        </w:rPr>
        <w:t xml:space="preserve">the </w:t>
      </w:r>
      <w:r w:rsidR="000800BE">
        <w:rPr>
          <w:sz w:val="22"/>
          <w:szCs w:val="22"/>
        </w:rPr>
        <w:t xml:space="preserve">whole range of values of </w:t>
      </w:r>
      <w:r w:rsidR="00D74AF1">
        <w:rPr>
          <w:sz w:val="22"/>
          <w:szCs w:val="22"/>
        </w:rPr>
        <w:t>the temporal survey was displaced towards colder values</w:t>
      </w:r>
      <w:r w:rsidR="007D3EBC">
        <w:rPr>
          <w:sz w:val="22"/>
          <w:szCs w:val="22"/>
        </w:rPr>
        <w:t xml:space="preserve"> compared to the spatial survey</w:t>
      </w:r>
      <w:r w:rsidR="00A818AF" w:rsidRPr="00252EB2">
        <w:rPr>
          <w:sz w:val="22"/>
          <w:szCs w:val="22"/>
        </w:rPr>
        <w:t>.</w:t>
      </w:r>
      <w:r w:rsidR="00A818AF">
        <w:rPr>
          <w:sz w:val="22"/>
          <w:szCs w:val="22"/>
        </w:rPr>
        <w:t xml:space="preserve"> </w:t>
      </w:r>
      <w:r w:rsidR="00577793">
        <w:rPr>
          <w:sz w:val="22"/>
          <w:szCs w:val="22"/>
        </w:rPr>
        <w:t>When comparing the bioclimatic indices</w:t>
      </w:r>
      <w:r w:rsidR="00BE2A7E">
        <w:rPr>
          <w:sz w:val="22"/>
          <w:szCs w:val="22"/>
        </w:rPr>
        <w:t>, t</w:t>
      </w:r>
      <w:r w:rsidR="0004401C" w:rsidRPr="00252EB2">
        <w:rPr>
          <w:sz w:val="22"/>
          <w:szCs w:val="22"/>
        </w:rPr>
        <w:t xml:space="preserve">he range of values was </w:t>
      </w:r>
      <w:r w:rsidR="008716CB">
        <w:rPr>
          <w:sz w:val="22"/>
          <w:szCs w:val="22"/>
        </w:rPr>
        <w:t>also</w:t>
      </w:r>
      <w:r w:rsidR="0004401C" w:rsidRPr="00252EB2">
        <w:rPr>
          <w:sz w:val="22"/>
          <w:szCs w:val="22"/>
        </w:rPr>
        <w:t xml:space="preserve"> larger </w:t>
      </w:r>
      <w:r w:rsidR="00BD7FDA">
        <w:rPr>
          <w:sz w:val="22"/>
          <w:szCs w:val="22"/>
        </w:rPr>
        <w:t xml:space="preserve">in the spatial </w:t>
      </w:r>
      <w:r w:rsidR="009F22D7">
        <w:rPr>
          <w:sz w:val="22"/>
          <w:szCs w:val="22"/>
        </w:rPr>
        <w:t>than in</w:t>
      </w:r>
      <w:r w:rsidR="00BD7FDA">
        <w:rPr>
          <w:sz w:val="22"/>
          <w:szCs w:val="22"/>
        </w:rPr>
        <w:t xml:space="preserve"> the temporal survey</w:t>
      </w:r>
      <w:r w:rsidR="00C03A9C">
        <w:rPr>
          <w:sz w:val="22"/>
          <w:szCs w:val="22"/>
        </w:rPr>
        <w:t xml:space="preserve">, </w:t>
      </w:r>
      <w:r w:rsidR="00766BF6">
        <w:rPr>
          <w:sz w:val="22"/>
          <w:szCs w:val="22"/>
        </w:rPr>
        <w:t>except for</w:t>
      </w:r>
      <w:r w:rsidR="00A920C5">
        <w:rPr>
          <w:sz w:val="22"/>
          <w:szCs w:val="22"/>
        </w:rPr>
        <w:t xml:space="preserve"> </w:t>
      </w:r>
      <w:r w:rsidR="001E0BD6">
        <w:rPr>
          <w:sz w:val="22"/>
          <w:szCs w:val="22"/>
        </w:rPr>
        <w:t>FDD</w:t>
      </w:r>
      <w:r w:rsidR="00BD7FDA">
        <w:rPr>
          <w:sz w:val="22"/>
          <w:szCs w:val="22"/>
        </w:rPr>
        <w:t>;</w:t>
      </w:r>
      <w:r w:rsidR="001E0BD6">
        <w:rPr>
          <w:sz w:val="22"/>
          <w:szCs w:val="22"/>
        </w:rPr>
        <w:t xml:space="preserve"> however</w:t>
      </w:r>
      <w:r w:rsidR="00BD7FDA">
        <w:rPr>
          <w:sz w:val="22"/>
          <w:szCs w:val="22"/>
        </w:rPr>
        <w:t>,</w:t>
      </w:r>
      <w:r w:rsidR="001E0BD6">
        <w:rPr>
          <w:sz w:val="22"/>
          <w:szCs w:val="22"/>
        </w:rPr>
        <w:t xml:space="preserve"> </w:t>
      </w:r>
      <w:r w:rsidR="008716CB">
        <w:rPr>
          <w:sz w:val="22"/>
          <w:szCs w:val="22"/>
        </w:rPr>
        <w:t xml:space="preserve">the </w:t>
      </w:r>
      <w:r w:rsidR="001E0BD6">
        <w:rPr>
          <w:sz w:val="22"/>
          <w:szCs w:val="22"/>
        </w:rPr>
        <w:t>differences</w:t>
      </w:r>
      <w:r w:rsidR="008A718D">
        <w:rPr>
          <w:sz w:val="22"/>
          <w:szCs w:val="22"/>
        </w:rPr>
        <w:t xml:space="preserve"> </w:t>
      </w:r>
      <w:r w:rsidR="001E0BD6">
        <w:rPr>
          <w:sz w:val="22"/>
          <w:szCs w:val="22"/>
        </w:rPr>
        <w:t xml:space="preserve">were only significant for </w:t>
      </w:r>
      <w:r w:rsidR="00BD7FDA">
        <w:rPr>
          <w:sz w:val="22"/>
          <w:szCs w:val="22"/>
        </w:rPr>
        <w:t>b</w:t>
      </w:r>
      <w:r w:rsidR="008A718D">
        <w:rPr>
          <w:sz w:val="22"/>
          <w:szCs w:val="22"/>
        </w:rPr>
        <w:t>io2 an</w:t>
      </w:r>
      <w:r w:rsidR="00D66264">
        <w:rPr>
          <w:sz w:val="22"/>
          <w:szCs w:val="22"/>
        </w:rPr>
        <w:t>d</w:t>
      </w:r>
      <w:r w:rsidR="008A718D">
        <w:rPr>
          <w:sz w:val="22"/>
          <w:szCs w:val="22"/>
        </w:rPr>
        <w:t xml:space="preserve"> snow</w:t>
      </w:r>
      <w:r w:rsidR="00F26410">
        <w:rPr>
          <w:sz w:val="22"/>
          <w:szCs w:val="22"/>
        </w:rPr>
        <w:t xml:space="preserve"> cover</w:t>
      </w:r>
      <w:r w:rsidR="008716CB">
        <w:rPr>
          <w:sz w:val="22"/>
          <w:szCs w:val="22"/>
        </w:rPr>
        <w:t xml:space="preserve"> </w:t>
      </w:r>
      <w:r w:rsidR="00F26410">
        <w:rPr>
          <w:sz w:val="22"/>
          <w:szCs w:val="22"/>
        </w:rPr>
        <w:t>length</w:t>
      </w:r>
      <w:r w:rsidR="00D66264">
        <w:rPr>
          <w:sz w:val="22"/>
          <w:szCs w:val="22"/>
        </w:rPr>
        <w:t xml:space="preserve"> (</w:t>
      </w:r>
      <w:r w:rsidR="00380828" w:rsidRPr="00380828">
        <w:rPr>
          <w:b/>
          <w:bCs/>
          <w:sz w:val="22"/>
          <w:szCs w:val="22"/>
        </w:rPr>
        <w:t>Supplementary</w:t>
      </w:r>
      <w:r w:rsidR="00380828">
        <w:rPr>
          <w:sz w:val="22"/>
          <w:szCs w:val="22"/>
        </w:rPr>
        <w:t xml:space="preserve"> </w:t>
      </w:r>
      <w:r w:rsidR="00D66264" w:rsidRPr="00D66264">
        <w:rPr>
          <w:b/>
          <w:bCs/>
          <w:sz w:val="22"/>
          <w:szCs w:val="22"/>
        </w:rPr>
        <w:t xml:space="preserve">Table </w:t>
      </w:r>
      <w:r w:rsidR="00380828">
        <w:rPr>
          <w:b/>
          <w:bCs/>
          <w:sz w:val="22"/>
          <w:szCs w:val="22"/>
        </w:rPr>
        <w:t>S1</w:t>
      </w:r>
      <w:r w:rsidR="00D66264">
        <w:rPr>
          <w:sz w:val="22"/>
          <w:szCs w:val="22"/>
        </w:rPr>
        <w:t>)</w:t>
      </w:r>
      <w:r w:rsidR="00873F95">
        <w:rPr>
          <w:sz w:val="22"/>
          <w:szCs w:val="22"/>
        </w:rPr>
        <w:t xml:space="preserve">. </w:t>
      </w:r>
    </w:p>
    <w:p w14:paraId="2F9329CD" w14:textId="5BF180C2" w:rsidR="00FC6E6F" w:rsidRPr="00252EB2" w:rsidRDefault="00FC6E6F" w:rsidP="008E45F0">
      <w:pPr>
        <w:pStyle w:val="Textoindependiente"/>
        <w:spacing w:before="120" w:after="0"/>
        <w:rPr>
          <w:i/>
          <w:iCs/>
          <w:sz w:val="22"/>
          <w:szCs w:val="22"/>
        </w:rPr>
      </w:pPr>
      <w:r w:rsidRPr="00252EB2">
        <w:rPr>
          <w:i/>
          <w:iCs/>
          <w:sz w:val="22"/>
          <w:szCs w:val="22"/>
        </w:rPr>
        <w:t>3.</w:t>
      </w:r>
      <w:r w:rsidR="009D3A98">
        <w:rPr>
          <w:i/>
          <w:iCs/>
          <w:sz w:val="22"/>
          <w:szCs w:val="22"/>
        </w:rPr>
        <w:t>3</w:t>
      </w:r>
      <w:r w:rsidRPr="00252EB2">
        <w:rPr>
          <w:i/>
          <w:iCs/>
          <w:sz w:val="22"/>
          <w:szCs w:val="22"/>
        </w:rPr>
        <w:t xml:space="preserve">. </w:t>
      </w:r>
      <w:r w:rsidR="006A12E2">
        <w:rPr>
          <w:i/>
          <w:iCs/>
          <w:sz w:val="22"/>
          <w:szCs w:val="22"/>
        </w:rPr>
        <w:t>Community</w:t>
      </w:r>
      <w:r w:rsidR="00342FBA" w:rsidRPr="00342FBA">
        <w:rPr>
          <w:i/>
          <w:iCs/>
          <w:sz w:val="22"/>
          <w:szCs w:val="22"/>
        </w:rPr>
        <w:t xml:space="preserve"> responses</w:t>
      </w:r>
    </w:p>
    <w:p w14:paraId="5110752E" w14:textId="7B92B7A5" w:rsidR="00942847" w:rsidRPr="00252EB2" w:rsidRDefault="00F7406C" w:rsidP="008E45F0">
      <w:pPr>
        <w:pStyle w:val="FirstParagraph"/>
        <w:spacing w:before="120" w:after="0"/>
        <w:rPr>
          <w:sz w:val="22"/>
          <w:szCs w:val="22"/>
        </w:rPr>
      </w:pPr>
      <w:r w:rsidRPr="00252EB2">
        <w:rPr>
          <w:sz w:val="22"/>
          <w:szCs w:val="22"/>
        </w:rPr>
        <w:t>Along the</w:t>
      </w:r>
      <w:r w:rsidR="006D5F22" w:rsidRPr="00252EB2">
        <w:rPr>
          <w:sz w:val="22"/>
          <w:szCs w:val="22"/>
        </w:rPr>
        <w:t xml:space="preserve"> temporal survey</w:t>
      </w:r>
      <w:r w:rsidRPr="00252EB2">
        <w:rPr>
          <w:sz w:val="22"/>
          <w:szCs w:val="22"/>
        </w:rPr>
        <w:t xml:space="preserve"> w</w:t>
      </w:r>
      <w:r w:rsidR="00942847" w:rsidRPr="00252EB2">
        <w:rPr>
          <w:sz w:val="22"/>
          <w:szCs w:val="22"/>
        </w:rPr>
        <w:t xml:space="preserve">e detected </w:t>
      </w:r>
      <w:r w:rsidR="00BC3B15" w:rsidRPr="00252EB2">
        <w:rPr>
          <w:sz w:val="22"/>
          <w:szCs w:val="22"/>
        </w:rPr>
        <w:t xml:space="preserve">a similar number of </w:t>
      </w:r>
      <w:r w:rsidR="004D53B3" w:rsidRPr="00252EB2">
        <w:rPr>
          <w:sz w:val="22"/>
          <w:szCs w:val="22"/>
        </w:rPr>
        <w:t>increasing (</w:t>
      </w:r>
      <w:r w:rsidR="00BC3B15" w:rsidRPr="00252EB2">
        <w:rPr>
          <w:sz w:val="22"/>
          <w:szCs w:val="22"/>
        </w:rPr>
        <w:t>winners</w:t>
      </w:r>
      <w:r w:rsidR="004D53B3" w:rsidRPr="00252EB2">
        <w:rPr>
          <w:sz w:val="22"/>
          <w:szCs w:val="22"/>
        </w:rPr>
        <w:t>)</w:t>
      </w:r>
      <w:r w:rsidR="00BC3B15" w:rsidRPr="00252EB2">
        <w:rPr>
          <w:sz w:val="22"/>
          <w:szCs w:val="22"/>
        </w:rPr>
        <w:t xml:space="preserve"> and</w:t>
      </w:r>
      <w:r w:rsidR="007D563D" w:rsidRPr="00252EB2">
        <w:rPr>
          <w:sz w:val="22"/>
          <w:szCs w:val="22"/>
        </w:rPr>
        <w:t xml:space="preserve"> decreasing</w:t>
      </w:r>
      <w:r w:rsidR="00BC3B15" w:rsidRPr="00252EB2">
        <w:rPr>
          <w:sz w:val="22"/>
          <w:szCs w:val="22"/>
        </w:rPr>
        <w:t xml:space="preserve"> </w:t>
      </w:r>
      <w:r w:rsidR="007D563D" w:rsidRPr="00252EB2">
        <w:rPr>
          <w:sz w:val="22"/>
          <w:szCs w:val="22"/>
        </w:rPr>
        <w:t>(</w:t>
      </w:r>
      <w:r w:rsidR="00BC3B15" w:rsidRPr="00252EB2">
        <w:rPr>
          <w:sz w:val="22"/>
          <w:szCs w:val="22"/>
        </w:rPr>
        <w:t>losers</w:t>
      </w:r>
      <w:r w:rsidR="007D563D" w:rsidRPr="00252EB2">
        <w:rPr>
          <w:sz w:val="22"/>
          <w:szCs w:val="22"/>
        </w:rPr>
        <w:t>) species</w:t>
      </w:r>
      <w:r w:rsidR="00BC3B15" w:rsidRPr="00252EB2">
        <w:rPr>
          <w:sz w:val="22"/>
          <w:szCs w:val="22"/>
        </w:rPr>
        <w:t xml:space="preserve">, </w:t>
      </w:r>
      <w:r w:rsidR="004C123E" w:rsidRPr="00252EB2">
        <w:rPr>
          <w:sz w:val="22"/>
          <w:szCs w:val="22"/>
        </w:rPr>
        <w:t xml:space="preserve">but the </w:t>
      </w:r>
      <w:r w:rsidRPr="00252EB2">
        <w:rPr>
          <w:sz w:val="22"/>
          <w:szCs w:val="22"/>
        </w:rPr>
        <w:t>winners</w:t>
      </w:r>
      <w:r w:rsidR="004C123E" w:rsidRPr="00252EB2">
        <w:rPr>
          <w:sz w:val="22"/>
          <w:szCs w:val="22"/>
        </w:rPr>
        <w:t xml:space="preserve"> showed </w:t>
      </w:r>
      <w:r w:rsidR="007D563D" w:rsidRPr="00252EB2">
        <w:rPr>
          <w:sz w:val="22"/>
          <w:szCs w:val="22"/>
        </w:rPr>
        <w:t>stronger</w:t>
      </w:r>
      <w:r w:rsidRPr="00252EB2">
        <w:rPr>
          <w:sz w:val="22"/>
          <w:szCs w:val="22"/>
        </w:rPr>
        <w:t xml:space="preserve"> changes in frequency</w:t>
      </w:r>
      <w:r w:rsidR="00942847" w:rsidRPr="00252EB2">
        <w:rPr>
          <w:sz w:val="22"/>
          <w:szCs w:val="22"/>
        </w:rPr>
        <w:t xml:space="preserve"> (</w:t>
      </w:r>
      <w:r w:rsidR="00942847" w:rsidRPr="00252EB2">
        <w:rPr>
          <w:b/>
          <w:bCs/>
          <w:sz w:val="22"/>
          <w:szCs w:val="22"/>
        </w:rPr>
        <w:t>Fig. 4</w:t>
      </w:r>
      <w:r w:rsidR="00942847" w:rsidRPr="00252EB2">
        <w:rPr>
          <w:sz w:val="22"/>
          <w:szCs w:val="22"/>
        </w:rPr>
        <w:t>)</w:t>
      </w:r>
      <w:r w:rsidRPr="00252EB2">
        <w:rPr>
          <w:sz w:val="22"/>
          <w:szCs w:val="22"/>
        </w:rPr>
        <w:t>. T</w:t>
      </w:r>
      <w:r w:rsidR="00942847" w:rsidRPr="00252EB2">
        <w:rPr>
          <w:sz w:val="22"/>
          <w:szCs w:val="22"/>
        </w:rPr>
        <w:t xml:space="preserve">wo species </w:t>
      </w:r>
      <w:proofErr w:type="gramStart"/>
      <w:r w:rsidR="00942847" w:rsidRPr="00252EB2">
        <w:rPr>
          <w:sz w:val="22"/>
          <w:szCs w:val="22"/>
        </w:rPr>
        <w:t>were not found</w:t>
      </w:r>
      <w:proofErr w:type="gramEnd"/>
      <w:r w:rsidR="00942847" w:rsidRPr="00252EB2">
        <w:rPr>
          <w:sz w:val="22"/>
          <w:szCs w:val="22"/>
        </w:rPr>
        <w:t xml:space="preserve"> again (</w:t>
      </w:r>
      <w:r w:rsidR="00942847" w:rsidRPr="00252EB2">
        <w:rPr>
          <w:i/>
          <w:iCs/>
          <w:sz w:val="22"/>
          <w:szCs w:val="22"/>
        </w:rPr>
        <w:t>Agrostis schleicheri</w:t>
      </w:r>
      <w:r w:rsidR="00942847" w:rsidRPr="00252EB2">
        <w:rPr>
          <w:sz w:val="22"/>
          <w:szCs w:val="22"/>
        </w:rPr>
        <w:t xml:space="preserve">, </w:t>
      </w:r>
      <w:r w:rsidR="00942847" w:rsidRPr="00252EB2">
        <w:rPr>
          <w:i/>
          <w:iCs/>
          <w:sz w:val="22"/>
          <w:szCs w:val="22"/>
        </w:rPr>
        <w:t>Galium pyrenaicum</w:t>
      </w:r>
      <w:r w:rsidR="00942847" w:rsidRPr="00252EB2">
        <w:rPr>
          <w:sz w:val="22"/>
          <w:szCs w:val="22"/>
        </w:rPr>
        <w:t xml:space="preserve">) and other eight species were recorded for the first time </w:t>
      </w:r>
      <w:r w:rsidR="00871C3C">
        <w:rPr>
          <w:sz w:val="22"/>
          <w:szCs w:val="22"/>
        </w:rPr>
        <w:t>during the resurvey</w:t>
      </w:r>
      <w:r w:rsidR="00942847" w:rsidRPr="00252EB2">
        <w:rPr>
          <w:sz w:val="22"/>
          <w:szCs w:val="22"/>
        </w:rPr>
        <w:t xml:space="preserve"> (</w:t>
      </w:r>
      <w:r w:rsidR="00942847" w:rsidRPr="00252EB2">
        <w:rPr>
          <w:i/>
          <w:iCs/>
          <w:sz w:val="22"/>
          <w:szCs w:val="22"/>
        </w:rPr>
        <w:t>Arenaria purpurascens</w:t>
      </w:r>
      <w:r w:rsidR="00942847" w:rsidRPr="00252EB2">
        <w:rPr>
          <w:sz w:val="22"/>
          <w:szCs w:val="22"/>
        </w:rPr>
        <w:t xml:space="preserve">, </w:t>
      </w:r>
      <w:r w:rsidR="00942847" w:rsidRPr="00252EB2">
        <w:rPr>
          <w:i/>
          <w:iCs/>
          <w:sz w:val="22"/>
          <w:szCs w:val="22"/>
        </w:rPr>
        <w:t>Lotus corniculatus</w:t>
      </w:r>
      <w:r w:rsidR="00942847" w:rsidRPr="00252EB2">
        <w:rPr>
          <w:sz w:val="22"/>
          <w:szCs w:val="22"/>
        </w:rPr>
        <w:t xml:space="preserve">, </w:t>
      </w:r>
      <w:r w:rsidR="00942847" w:rsidRPr="00252EB2">
        <w:rPr>
          <w:i/>
          <w:iCs/>
          <w:sz w:val="22"/>
          <w:szCs w:val="22"/>
        </w:rPr>
        <w:t>Potentilla crantzii</w:t>
      </w:r>
      <w:r w:rsidR="00942847" w:rsidRPr="00252EB2">
        <w:rPr>
          <w:sz w:val="22"/>
          <w:szCs w:val="22"/>
        </w:rPr>
        <w:t xml:space="preserve">, </w:t>
      </w:r>
      <w:r w:rsidR="00942847" w:rsidRPr="00252EB2">
        <w:rPr>
          <w:i/>
          <w:iCs/>
          <w:sz w:val="22"/>
          <w:szCs w:val="22"/>
        </w:rPr>
        <w:t>Sedum album</w:t>
      </w:r>
      <w:r w:rsidR="00942847" w:rsidRPr="00252EB2">
        <w:rPr>
          <w:sz w:val="22"/>
          <w:szCs w:val="22"/>
        </w:rPr>
        <w:t xml:space="preserve">, </w:t>
      </w:r>
      <w:r w:rsidR="00942847" w:rsidRPr="00252EB2">
        <w:rPr>
          <w:i/>
          <w:iCs/>
          <w:sz w:val="22"/>
          <w:szCs w:val="22"/>
        </w:rPr>
        <w:t xml:space="preserve">Sedum </w:t>
      </w:r>
      <w:r w:rsidR="004E1394">
        <w:rPr>
          <w:i/>
          <w:iCs/>
          <w:sz w:val="22"/>
          <w:szCs w:val="22"/>
        </w:rPr>
        <w:t>atratum</w:t>
      </w:r>
      <w:r w:rsidR="00942847" w:rsidRPr="00252EB2">
        <w:rPr>
          <w:sz w:val="22"/>
          <w:szCs w:val="22"/>
        </w:rPr>
        <w:t xml:space="preserve">, </w:t>
      </w:r>
      <w:r w:rsidR="00942847" w:rsidRPr="00252EB2">
        <w:rPr>
          <w:i/>
          <w:iCs/>
          <w:sz w:val="22"/>
          <w:szCs w:val="22"/>
        </w:rPr>
        <w:t>Seseli montanum</w:t>
      </w:r>
      <w:r w:rsidR="00942847" w:rsidRPr="00252EB2">
        <w:rPr>
          <w:sz w:val="22"/>
          <w:szCs w:val="22"/>
        </w:rPr>
        <w:t xml:space="preserve">, </w:t>
      </w:r>
      <w:r w:rsidR="00942847" w:rsidRPr="00252EB2">
        <w:rPr>
          <w:i/>
          <w:iCs/>
          <w:sz w:val="22"/>
          <w:szCs w:val="22"/>
        </w:rPr>
        <w:t>Silene ciliata</w:t>
      </w:r>
      <w:r w:rsidR="00942847" w:rsidRPr="00252EB2">
        <w:rPr>
          <w:sz w:val="22"/>
          <w:szCs w:val="22"/>
        </w:rPr>
        <w:t xml:space="preserve">, </w:t>
      </w:r>
      <w:r w:rsidR="00F83E50">
        <w:rPr>
          <w:sz w:val="22"/>
          <w:szCs w:val="22"/>
        </w:rPr>
        <w:t xml:space="preserve">and </w:t>
      </w:r>
      <w:r w:rsidR="00942847" w:rsidRPr="00252EB2">
        <w:rPr>
          <w:i/>
          <w:iCs/>
          <w:sz w:val="22"/>
          <w:szCs w:val="22"/>
        </w:rPr>
        <w:t>Solidago virgaurea</w:t>
      </w:r>
      <w:r w:rsidR="00942847" w:rsidRPr="00252EB2">
        <w:rPr>
          <w:sz w:val="22"/>
          <w:szCs w:val="22"/>
        </w:rPr>
        <w:t>). Excluding annual species and species that occurred in less than ten 10 x 10 cm cells in 2009, the species with the highest decrease in frequency from 2009 to 201</w:t>
      </w:r>
      <w:r w:rsidR="00D0666A">
        <w:rPr>
          <w:sz w:val="22"/>
          <w:szCs w:val="22"/>
        </w:rPr>
        <w:t>8</w:t>
      </w:r>
      <w:r w:rsidR="00942847" w:rsidRPr="00252EB2">
        <w:rPr>
          <w:sz w:val="22"/>
          <w:szCs w:val="22"/>
        </w:rPr>
        <w:t xml:space="preserve"> were </w:t>
      </w:r>
      <w:r w:rsidR="00942847" w:rsidRPr="00252EB2">
        <w:rPr>
          <w:i/>
          <w:iCs/>
          <w:sz w:val="22"/>
          <w:szCs w:val="22"/>
        </w:rPr>
        <w:t>Armeria cantabrica</w:t>
      </w:r>
      <w:r w:rsidR="00942847" w:rsidRPr="00252EB2">
        <w:rPr>
          <w:sz w:val="22"/>
          <w:szCs w:val="22"/>
        </w:rPr>
        <w:t xml:space="preserve">, </w:t>
      </w:r>
      <w:r w:rsidR="00942847" w:rsidRPr="00252EB2">
        <w:rPr>
          <w:i/>
          <w:iCs/>
          <w:sz w:val="22"/>
          <w:szCs w:val="22"/>
        </w:rPr>
        <w:t>Poa alpina</w:t>
      </w:r>
      <w:r w:rsidR="00942847" w:rsidRPr="00252EB2">
        <w:rPr>
          <w:sz w:val="22"/>
          <w:szCs w:val="22"/>
        </w:rPr>
        <w:t xml:space="preserve">, </w:t>
      </w:r>
      <w:r w:rsidR="00942847" w:rsidRPr="00252EB2">
        <w:rPr>
          <w:i/>
          <w:iCs/>
          <w:sz w:val="22"/>
          <w:szCs w:val="22"/>
        </w:rPr>
        <w:t>Salix breviserrata</w:t>
      </w:r>
      <w:r w:rsidR="00942847" w:rsidRPr="00252EB2">
        <w:rPr>
          <w:sz w:val="22"/>
          <w:szCs w:val="22"/>
        </w:rPr>
        <w:t xml:space="preserve">, </w:t>
      </w:r>
      <w:r w:rsidR="00942847" w:rsidRPr="00252EB2">
        <w:rPr>
          <w:i/>
          <w:iCs/>
          <w:sz w:val="22"/>
          <w:szCs w:val="22"/>
        </w:rPr>
        <w:t>Jurinea humilis</w:t>
      </w:r>
      <w:r w:rsidR="00942847" w:rsidRPr="00252EB2">
        <w:rPr>
          <w:sz w:val="22"/>
          <w:szCs w:val="22"/>
        </w:rPr>
        <w:t xml:space="preserve"> and </w:t>
      </w:r>
      <w:r w:rsidR="00942847" w:rsidRPr="00252EB2">
        <w:rPr>
          <w:i/>
          <w:iCs/>
          <w:sz w:val="22"/>
          <w:szCs w:val="22"/>
        </w:rPr>
        <w:t>Ranunculus parnassiifolius</w:t>
      </w:r>
      <w:r w:rsidR="00942847" w:rsidRPr="00252EB2">
        <w:rPr>
          <w:sz w:val="22"/>
          <w:szCs w:val="22"/>
        </w:rPr>
        <w:t xml:space="preserve"> subsp. </w:t>
      </w:r>
      <w:r w:rsidR="00942847" w:rsidRPr="00252EB2">
        <w:rPr>
          <w:i/>
          <w:iCs/>
          <w:sz w:val="22"/>
          <w:szCs w:val="22"/>
        </w:rPr>
        <w:t>favargeri</w:t>
      </w:r>
      <w:r w:rsidR="00942847" w:rsidRPr="00252EB2">
        <w:rPr>
          <w:sz w:val="22"/>
          <w:szCs w:val="22"/>
        </w:rPr>
        <w:t xml:space="preserve">. In contrast, the species with the highest increases were </w:t>
      </w:r>
      <w:r w:rsidR="00942847" w:rsidRPr="00252EB2">
        <w:rPr>
          <w:i/>
          <w:iCs/>
          <w:sz w:val="22"/>
          <w:szCs w:val="22"/>
        </w:rPr>
        <w:t>Minuartia verna</w:t>
      </w:r>
      <w:r w:rsidR="00942847" w:rsidRPr="00252EB2">
        <w:rPr>
          <w:sz w:val="22"/>
          <w:szCs w:val="22"/>
        </w:rPr>
        <w:t xml:space="preserve">, </w:t>
      </w:r>
      <w:r w:rsidR="00942847" w:rsidRPr="00252EB2">
        <w:rPr>
          <w:i/>
          <w:iCs/>
          <w:sz w:val="22"/>
          <w:szCs w:val="22"/>
        </w:rPr>
        <w:t>Helianthemum apenninum</w:t>
      </w:r>
      <w:r w:rsidR="00942847" w:rsidRPr="00252EB2">
        <w:rPr>
          <w:sz w:val="22"/>
          <w:szCs w:val="22"/>
        </w:rPr>
        <w:t xml:space="preserve"> subsp. </w:t>
      </w:r>
      <w:r w:rsidR="00942847" w:rsidRPr="00252EB2">
        <w:rPr>
          <w:i/>
          <w:iCs/>
          <w:sz w:val="22"/>
          <w:szCs w:val="22"/>
        </w:rPr>
        <w:t>urrielense</w:t>
      </w:r>
      <w:r w:rsidR="00942847" w:rsidRPr="00252EB2">
        <w:rPr>
          <w:sz w:val="22"/>
          <w:szCs w:val="22"/>
        </w:rPr>
        <w:t xml:space="preserve">, </w:t>
      </w:r>
      <w:r w:rsidR="00942847" w:rsidRPr="00252EB2">
        <w:rPr>
          <w:i/>
          <w:iCs/>
          <w:sz w:val="22"/>
          <w:szCs w:val="22"/>
        </w:rPr>
        <w:t>Arenaria moehringioides</w:t>
      </w:r>
      <w:r w:rsidR="00942847" w:rsidRPr="00252EB2">
        <w:rPr>
          <w:sz w:val="22"/>
          <w:szCs w:val="22"/>
        </w:rPr>
        <w:t xml:space="preserve">, </w:t>
      </w:r>
      <w:r w:rsidR="00942847" w:rsidRPr="00252EB2">
        <w:rPr>
          <w:i/>
          <w:iCs/>
          <w:sz w:val="22"/>
          <w:szCs w:val="22"/>
        </w:rPr>
        <w:t>Saxifraga conifera</w:t>
      </w:r>
      <w:r w:rsidR="00942847" w:rsidRPr="00252EB2">
        <w:rPr>
          <w:sz w:val="22"/>
          <w:szCs w:val="22"/>
        </w:rPr>
        <w:t xml:space="preserve"> and </w:t>
      </w:r>
      <w:r w:rsidR="00942847" w:rsidRPr="00252EB2">
        <w:rPr>
          <w:i/>
          <w:iCs/>
          <w:sz w:val="22"/>
          <w:szCs w:val="22"/>
        </w:rPr>
        <w:t>Silene acaulis</w:t>
      </w:r>
      <w:r w:rsidR="00942847" w:rsidRPr="00252EB2">
        <w:rPr>
          <w:sz w:val="22"/>
          <w:szCs w:val="22"/>
        </w:rPr>
        <w:t>.</w:t>
      </w:r>
    </w:p>
    <w:p w14:paraId="4759453B" w14:textId="245343ED" w:rsidR="00A36915" w:rsidRPr="00B63CF6" w:rsidRDefault="006D5F22" w:rsidP="008E45F0">
      <w:pPr>
        <w:pStyle w:val="FirstParagraph"/>
        <w:spacing w:before="120" w:after="0"/>
        <w:rPr>
          <w:sz w:val="22"/>
          <w:szCs w:val="22"/>
        </w:rPr>
      </w:pPr>
      <w:r w:rsidRPr="00252EB2">
        <w:rPr>
          <w:sz w:val="22"/>
          <w:szCs w:val="22"/>
        </w:rPr>
        <w:lastRenderedPageBreak/>
        <w:t>In</w:t>
      </w:r>
      <w:r w:rsidR="00AF3E15" w:rsidRPr="00252EB2">
        <w:rPr>
          <w:sz w:val="22"/>
          <w:szCs w:val="22"/>
        </w:rPr>
        <w:t xml:space="preserve"> the NMDS </w:t>
      </w:r>
      <w:r w:rsidR="002F6391">
        <w:rPr>
          <w:sz w:val="22"/>
          <w:szCs w:val="22"/>
        </w:rPr>
        <w:t>ordination of plant composition (</w:t>
      </w:r>
      <w:r w:rsidR="00042815" w:rsidRPr="00042815">
        <w:rPr>
          <w:b/>
          <w:bCs/>
          <w:sz w:val="22"/>
          <w:szCs w:val="22"/>
        </w:rPr>
        <w:t>Fig. 1D</w:t>
      </w:r>
      <w:r w:rsidR="002F6391">
        <w:rPr>
          <w:sz w:val="22"/>
          <w:szCs w:val="22"/>
        </w:rPr>
        <w:t>)</w:t>
      </w:r>
      <w:r w:rsidR="00AF3E15" w:rsidRPr="00252EB2">
        <w:rPr>
          <w:sz w:val="22"/>
          <w:szCs w:val="22"/>
        </w:rPr>
        <w:t xml:space="preserve"> </w:t>
      </w:r>
      <w:r w:rsidR="00866019" w:rsidRPr="00252EB2">
        <w:rPr>
          <w:sz w:val="22"/>
          <w:szCs w:val="22"/>
        </w:rPr>
        <w:t>we</w:t>
      </w:r>
      <w:r w:rsidR="00F9386A" w:rsidRPr="00252EB2">
        <w:rPr>
          <w:sz w:val="22"/>
          <w:szCs w:val="22"/>
        </w:rPr>
        <w:t xml:space="preserve"> </w:t>
      </w:r>
      <w:r w:rsidR="00285DF1">
        <w:rPr>
          <w:sz w:val="22"/>
          <w:szCs w:val="22"/>
        </w:rPr>
        <w:t>found</w:t>
      </w:r>
      <w:r w:rsidR="006568A3">
        <w:rPr>
          <w:sz w:val="22"/>
          <w:szCs w:val="22"/>
        </w:rPr>
        <w:t xml:space="preserve"> significant</w:t>
      </w:r>
      <w:r w:rsidR="00285DF1">
        <w:rPr>
          <w:sz w:val="22"/>
          <w:szCs w:val="22"/>
        </w:rPr>
        <w:t xml:space="preserve"> </w:t>
      </w:r>
      <w:r w:rsidR="00285DF1" w:rsidRPr="00252EB2">
        <w:rPr>
          <w:sz w:val="22"/>
          <w:szCs w:val="22"/>
        </w:rPr>
        <w:t xml:space="preserve">environmental </w:t>
      </w:r>
      <w:r w:rsidR="000B1E19">
        <w:rPr>
          <w:sz w:val="22"/>
          <w:szCs w:val="22"/>
        </w:rPr>
        <w:t>fitting</w:t>
      </w:r>
      <w:r w:rsidR="00285DF1" w:rsidRPr="00252EB2">
        <w:rPr>
          <w:sz w:val="22"/>
          <w:szCs w:val="22"/>
        </w:rPr>
        <w:t xml:space="preserve"> </w:t>
      </w:r>
      <w:r w:rsidR="006568A3">
        <w:rPr>
          <w:sz w:val="22"/>
          <w:szCs w:val="22"/>
        </w:rPr>
        <w:t>with</w:t>
      </w:r>
      <w:r w:rsidR="00285DF1" w:rsidRPr="00252EB2">
        <w:rPr>
          <w:sz w:val="22"/>
          <w:szCs w:val="22"/>
        </w:rPr>
        <w:t xml:space="preserve"> the first and second axes </w:t>
      </w:r>
      <w:r w:rsidR="006568A3">
        <w:rPr>
          <w:sz w:val="22"/>
          <w:szCs w:val="22"/>
        </w:rPr>
        <w:t>for</w:t>
      </w:r>
      <w:r w:rsidR="00285DF1" w:rsidRPr="00252EB2">
        <w:rPr>
          <w:sz w:val="22"/>
          <w:szCs w:val="22"/>
        </w:rPr>
        <w:t xml:space="preserve"> growing degree days (GDD, R</w:t>
      </w:r>
      <w:r w:rsidR="00285DF1" w:rsidRPr="006568A3">
        <w:rPr>
          <w:sz w:val="22"/>
          <w:szCs w:val="22"/>
          <w:vertAlign w:val="superscript"/>
        </w:rPr>
        <w:t>2</w:t>
      </w:r>
      <w:r w:rsidR="00285DF1" w:rsidRPr="00252EB2">
        <w:rPr>
          <w:sz w:val="22"/>
          <w:szCs w:val="22"/>
        </w:rPr>
        <w:t xml:space="preserve"> = </w:t>
      </w:r>
      <w:r w:rsidR="00285DF1">
        <w:rPr>
          <w:sz w:val="22"/>
          <w:szCs w:val="22"/>
        </w:rPr>
        <w:t>0.783</w:t>
      </w:r>
      <w:r w:rsidR="00EA6B1E">
        <w:rPr>
          <w:sz w:val="22"/>
          <w:szCs w:val="22"/>
        </w:rPr>
        <w:t>,</w:t>
      </w:r>
      <w:r w:rsidR="00EA6B1E" w:rsidRPr="00EA6B1E">
        <w:rPr>
          <w:sz w:val="22"/>
          <w:szCs w:val="22"/>
        </w:rPr>
        <w:t xml:space="preserve"> </w:t>
      </w:r>
      <w:r w:rsidR="00F26410">
        <w:rPr>
          <w:i/>
          <w:iCs/>
          <w:sz w:val="22"/>
          <w:szCs w:val="22"/>
        </w:rPr>
        <w:t>P</w:t>
      </w:r>
      <w:r w:rsidR="00EA6B1E" w:rsidRPr="00252EB2">
        <w:rPr>
          <w:sz w:val="22"/>
          <w:szCs w:val="22"/>
        </w:rPr>
        <w:t xml:space="preserve"> &lt; 0.001</w:t>
      </w:r>
      <w:r w:rsidR="00285DF1" w:rsidRPr="00252EB2">
        <w:rPr>
          <w:sz w:val="22"/>
          <w:szCs w:val="22"/>
        </w:rPr>
        <w:t>)</w:t>
      </w:r>
      <w:r w:rsidR="006568A3">
        <w:rPr>
          <w:sz w:val="22"/>
          <w:szCs w:val="22"/>
        </w:rPr>
        <w:t xml:space="preserve"> and</w:t>
      </w:r>
      <w:r w:rsidR="00285DF1" w:rsidRPr="00252EB2">
        <w:rPr>
          <w:sz w:val="22"/>
          <w:szCs w:val="22"/>
        </w:rPr>
        <w:t xml:space="preserve"> freezing degree days (FDD, R</w:t>
      </w:r>
      <w:r w:rsidR="00285DF1" w:rsidRPr="006568A3">
        <w:rPr>
          <w:sz w:val="22"/>
          <w:szCs w:val="22"/>
          <w:vertAlign w:val="superscript"/>
        </w:rPr>
        <w:t>2</w:t>
      </w:r>
      <w:r w:rsidR="00285DF1" w:rsidRPr="00252EB2">
        <w:rPr>
          <w:sz w:val="22"/>
          <w:szCs w:val="22"/>
        </w:rPr>
        <w:t xml:space="preserve"> = </w:t>
      </w:r>
      <w:r w:rsidR="00285DF1">
        <w:rPr>
          <w:sz w:val="22"/>
          <w:szCs w:val="22"/>
        </w:rPr>
        <w:t>0.3348</w:t>
      </w:r>
      <w:r w:rsidR="00EA6B1E">
        <w:rPr>
          <w:sz w:val="22"/>
          <w:szCs w:val="22"/>
        </w:rPr>
        <w:t>,</w:t>
      </w:r>
      <w:r w:rsidR="00EA6B1E" w:rsidRPr="00EA6B1E">
        <w:rPr>
          <w:sz w:val="22"/>
          <w:szCs w:val="22"/>
        </w:rPr>
        <w:t xml:space="preserve"> </w:t>
      </w:r>
      <w:r w:rsidR="00F26410">
        <w:rPr>
          <w:i/>
          <w:iCs/>
          <w:sz w:val="22"/>
          <w:szCs w:val="22"/>
        </w:rPr>
        <w:t>P</w:t>
      </w:r>
      <w:r w:rsidR="00EA6B1E" w:rsidRPr="00252EB2">
        <w:rPr>
          <w:sz w:val="22"/>
          <w:szCs w:val="22"/>
        </w:rPr>
        <w:t xml:space="preserve"> &lt; 0.001</w:t>
      </w:r>
      <w:r w:rsidR="00285DF1" w:rsidRPr="00252EB2">
        <w:rPr>
          <w:sz w:val="22"/>
          <w:szCs w:val="22"/>
        </w:rPr>
        <w:t xml:space="preserve">) </w:t>
      </w:r>
      <w:r w:rsidR="006568A3">
        <w:rPr>
          <w:sz w:val="22"/>
          <w:szCs w:val="22"/>
        </w:rPr>
        <w:t>but not for</w:t>
      </w:r>
      <w:r w:rsidR="00285DF1" w:rsidRPr="00252EB2">
        <w:rPr>
          <w:sz w:val="22"/>
          <w:szCs w:val="22"/>
        </w:rPr>
        <w:t xml:space="preserve"> </w:t>
      </w:r>
      <w:r w:rsidR="00285DF1" w:rsidRPr="00885CC4">
        <w:rPr>
          <w:sz w:val="22"/>
          <w:szCs w:val="22"/>
        </w:rPr>
        <w:t>snow</w:t>
      </w:r>
      <w:r w:rsidR="00F26410" w:rsidRPr="00885CC4">
        <w:rPr>
          <w:sz w:val="22"/>
          <w:szCs w:val="22"/>
        </w:rPr>
        <w:t xml:space="preserve"> cover</w:t>
      </w:r>
      <w:r w:rsidR="00285DF1" w:rsidRPr="00885CC4">
        <w:rPr>
          <w:sz w:val="22"/>
          <w:szCs w:val="22"/>
        </w:rPr>
        <w:t xml:space="preserve"> </w:t>
      </w:r>
      <w:r w:rsidR="00885CC4">
        <w:rPr>
          <w:sz w:val="22"/>
          <w:szCs w:val="22"/>
        </w:rPr>
        <w:t>duration</w:t>
      </w:r>
      <w:r w:rsidR="00285DF1" w:rsidRPr="00252EB2">
        <w:rPr>
          <w:sz w:val="22"/>
          <w:szCs w:val="22"/>
        </w:rPr>
        <w:t xml:space="preserve"> (Snow, R</w:t>
      </w:r>
      <w:r w:rsidR="00285DF1" w:rsidRPr="006568A3">
        <w:rPr>
          <w:sz w:val="22"/>
          <w:szCs w:val="22"/>
          <w:vertAlign w:val="superscript"/>
        </w:rPr>
        <w:t>2</w:t>
      </w:r>
      <w:r w:rsidR="00285DF1" w:rsidRPr="00252EB2">
        <w:rPr>
          <w:sz w:val="22"/>
          <w:szCs w:val="22"/>
        </w:rPr>
        <w:t xml:space="preserve"> = 0.0</w:t>
      </w:r>
      <w:r w:rsidR="00285DF1">
        <w:rPr>
          <w:sz w:val="22"/>
          <w:szCs w:val="22"/>
        </w:rPr>
        <w:t>6</w:t>
      </w:r>
      <w:r w:rsidR="00F26410">
        <w:rPr>
          <w:sz w:val="22"/>
          <w:szCs w:val="22"/>
        </w:rPr>
        <w:t>,</w:t>
      </w:r>
      <w:r w:rsidR="00F26410" w:rsidRPr="00F26410">
        <w:rPr>
          <w:sz w:val="22"/>
          <w:szCs w:val="22"/>
        </w:rPr>
        <w:t xml:space="preserve"> </w:t>
      </w:r>
      <w:r w:rsidR="00F26410">
        <w:rPr>
          <w:i/>
          <w:iCs/>
          <w:sz w:val="22"/>
          <w:szCs w:val="22"/>
        </w:rPr>
        <w:t>P</w:t>
      </w:r>
      <w:r w:rsidR="00F26410" w:rsidRPr="00252EB2">
        <w:rPr>
          <w:sz w:val="22"/>
          <w:szCs w:val="22"/>
        </w:rPr>
        <w:t xml:space="preserve"> = 0.</w:t>
      </w:r>
      <w:r w:rsidR="00F26410">
        <w:rPr>
          <w:sz w:val="22"/>
          <w:szCs w:val="22"/>
        </w:rPr>
        <w:t>099</w:t>
      </w:r>
      <w:r w:rsidR="00285DF1" w:rsidRPr="00252EB2">
        <w:rPr>
          <w:sz w:val="22"/>
          <w:szCs w:val="22"/>
        </w:rPr>
        <w:t>).</w:t>
      </w:r>
      <w:r w:rsidR="000C1092">
        <w:rPr>
          <w:sz w:val="22"/>
          <w:szCs w:val="22"/>
        </w:rPr>
        <w:t xml:space="preserve"> </w:t>
      </w:r>
      <w:r w:rsidR="00F82875">
        <w:rPr>
          <w:sz w:val="22"/>
          <w:szCs w:val="22"/>
        </w:rPr>
        <w:t xml:space="preserve">Nevertheless, the </w:t>
      </w:r>
      <w:r w:rsidR="00F607B5">
        <w:rPr>
          <w:sz w:val="22"/>
          <w:szCs w:val="22"/>
        </w:rPr>
        <w:t>association</w:t>
      </w:r>
      <w:r w:rsidR="00F82875">
        <w:rPr>
          <w:sz w:val="22"/>
          <w:szCs w:val="22"/>
        </w:rPr>
        <w:t xml:space="preserve"> of snow cover with GDD and FDD </w:t>
      </w:r>
      <w:r w:rsidR="00F607B5">
        <w:rPr>
          <w:sz w:val="22"/>
          <w:szCs w:val="22"/>
        </w:rPr>
        <w:t>reflected</w:t>
      </w:r>
      <w:r w:rsidR="00AF3E15" w:rsidRPr="00252EB2">
        <w:rPr>
          <w:sz w:val="22"/>
          <w:szCs w:val="22"/>
        </w:rPr>
        <w:t xml:space="preserve"> four major </w:t>
      </w:r>
      <w:r w:rsidR="00747384">
        <w:rPr>
          <w:sz w:val="22"/>
          <w:szCs w:val="22"/>
        </w:rPr>
        <w:t>combinations of climatic drivers of plant composition</w:t>
      </w:r>
      <w:r w:rsidR="00AF3E15" w:rsidRPr="00252EB2">
        <w:rPr>
          <w:sz w:val="22"/>
          <w:szCs w:val="22"/>
        </w:rPr>
        <w:t xml:space="preserve">: </w:t>
      </w:r>
      <w:del w:id="38" w:author="EDUARDO FERNANDEZ PASCUAL" w:date="2023-07-14T08:46:00Z">
        <w:r w:rsidR="00AF3E15" w:rsidRPr="00252EB2" w:rsidDel="00161F93">
          <w:rPr>
            <w:sz w:val="22"/>
            <w:szCs w:val="22"/>
          </w:rPr>
          <w:delText xml:space="preserve">Hot </w:delText>
        </w:r>
      </w:del>
      <w:ins w:id="39" w:author="EDUARDO FERNANDEZ PASCUAL" w:date="2023-07-14T08:46:00Z">
        <w:r w:rsidR="00161F93">
          <w:rPr>
            <w:sz w:val="22"/>
            <w:szCs w:val="22"/>
          </w:rPr>
          <w:t>h</w:t>
        </w:r>
        <w:r w:rsidR="00161F93" w:rsidRPr="00252EB2">
          <w:rPr>
            <w:sz w:val="22"/>
            <w:szCs w:val="22"/>
          </w:rPr>
          <w:t xml:space="preserve">ot </w:t>
        </w:r>
      </w:ins>
      <w:r w:rsidR="00AF3E15" w:rsidRPr="00252EB2">
        <w:rPr>
          <w:sz w:val="22"/>
          <w:szCs w:val="22"/>
        </w:rPr>
        <w:t xml:space="preserve">&amp; </w:t>
      </w:r>
      <w:del w:id="40" w:author="EDUARDO FERNANDEZ PASCUAL" w:date="2023-07-14T08:46:00Z">
        <w:r w:rsidR="00AF3E15" w:rsidRPr="00252EB2" w:rsidDel="00161F93">
          <w:rPr>
            <w:sz w:val="22"/>
            <w:szCs w:val="22"/>
          </w:rPr>
          <w:delText>Snowy</w:delText>
        </w:r>
      </w:del>
      <w:ins w:id="41" w:author="EDUARDO FERNANDEZ PASCUAL" w:date="2023-07-14T08:46:00Z">
        <w:r w:rsidR="00161F93">
          <w:rPr>
            <w:sz w:val="22"/>
            <w:szCs w:val="22"/>
          </w:rPr>
          <w:t>s</w:t>
        </w:r>
        <w:r w:rsidR="00161F93" w:rsidRPr="00252EB2">
          <w:rPr>
            <w:sz w:val="22"/>
            <w:szCs w:val="22"/>
          </w:rPr>
          <w:t>nowy</w:t>
        </w:r>
      </w:ins>
      <w:r w:rsidR="00AF3E15" w:rsidRPr="00252EB2">
        <w:rPr>
          <w:sz w:val="22"/>
          <w:szCs w:val="22"/>
        </w:rPr>
        <w:t xml:space="preserve">, </w:t>
      </w:r>
      <w:del w:id="42" w:author="EDUARDO FERNANDEZ PASCUAL" w:date="2023-07-14T08:46:00Z">
        <w:r w:rsidR="00AF3E15" w:rsidRPr="00252EB2" w:rsidDel="00161F93">
          <w:rPr>
            <w:sz w:val="22"/>
            <w:szCs w:val="22"/>
          </w:rPr>
          <w:delText xml:space="preserve">Cold </w:delText>
        </w:r>
      </w:del>
      <w:ins w:id="43" w:author="EDUARDO FERNANDEZ PASCUAL" w:date="2023-07-14T08:46:00Z">
        <w:r w:rsidR="00161F93">
          <w:rPr>
            <w:sz w:val="22"/>
            <w:szCs w:val="22"/>
          </w:rPr>
          <w:t>c</w:t>
        </w:r>
        <w:r w:rsidR="00161F93" w:rsidRPr="00252EB2">
          <w:rPr>
            <w:sz w:val="22"/>
            <w:szCs w:val="22"/>
          </w:rPr>
          <w:t xml:space="preserve">old </w:t>
        </w:r>
      </w:ins>
      <w:r w:rsidR="00AF3E15" w:rsidRPr="00252EB2">
        <w:rPr>
          <w:sz w:val="22"/>
          <w:szCs w:val="22"/>
        </w:rPr>
        <w:t xml:space="preserve">&amp; </w:t>
      </w:r>
      <w:del w:id="44" w:author="EDUARDO FERNANDEZ PASCUAL" w:date="2023-07-14T08:46:00Z">
        <w:r w:rsidR="00AF3E15" w:rsidRPr="00252EB2" w:rsidDel="00161F93">
          <w:rPr>
            <w:sz w:val="22"/>
            <w:szCs w:val="22"/>
          </w:rPr>
          <w:delText>Snowy</w:delText>
        </w:r>
      </w:del>
      <w:ins w:id="45" w:author="EDUARDO FERNANDEZ PASCUAL" w:date="2023-07-14T08:46:00Z">
        <w:r w:rsidR="00161F93">
          <w:rPr>
            <w:sz w:val="22"/>
            <w:szCs w:val="22"/>
          </w:rPr>
          <w:t>s</w:t>
        </w:r>
        <w:r w:rsidR="00161F93" w:rsidRPr="00252EB2">
          <w:rPr>
            <w:sz w:val="22"/>
            <w:szCs w:val="22"/>
          </w:rPr>
          <w:t>nowy</w:t>
        </w:r>
      </w:ins>
      <w:r w:rsidR="00AF3E15" w:rsidRPr="00252EB2">
        <w:rPr>
          <w:sz w:val="22"/>
          <w:szCs w:val="22"/>
        </w:rPr>
        <w:t xml:space="preserve">, </w:t>
      </w:r>
      <w:del w:id="46" w:author="EDUARDO FERNANDEZ PASCUAL" w:date="2023-07-14T08:46:00Z">
        <w:r w:rsidR="00AF3E15" w:rsidRPr="00252EB2" w:rsidDel="00161F93">
          <w:rPr>
            <w:sz w:val="22"/>
            <w:szCs w:val="22"/>
          </w:rPr>
          <w:delText xml:space="preserve">Hot </w:delText>
        </w:r>
      </w:del>
      <w:ins w:id="47" w:author="EDUARDO FERNANDEZ PASCUAL" w:date="2023-07-14T08:46:00Z">
        <w:r w:rsidR="00161F93">
          <w:rPr>
            <w:sz w:val="22"/>
            <w:szCs w:val="22"/>
          </w:rPr>
          <w:t>h</w:t>
        </w:r>
        <w:r w:rsidR="00161F93" w:rsidRPr="00252EB2">
          <w:rPr>
            <w:sz w:val="22"/>
            <w:szCs w:val="22"/>
          </w:rPr>
          <w:t xml:space="preserve">ot </w:t>
        </w:r>
      </w:ins>
      <w:r w:rsidR="00AF3E15" w:rsidRPr="00252EB2">
        <w:rPr>
          <w:sz w:val="22"/>
          <w:szCs w:val="22"/>
        </w:rPr>
        <w:t xml:space="preserve">&amp; </w:t>
      </w:r>
      <w:del w:id="48" w:author="EDUARDO FERNANDEZ PASCUAL" w:date="2023-07-14T08:46:00Z">
        <w:r w:rsidR="00AF3E15" w:rsidRPr="00252EB2" w:rsidDel="00161F93">
          <w:rPr>
            <w:sz w:val="22"/>
            <w:szCs w:val="22"/>
          </w:rPr>
          <w:delText xml:space="preserve">Freezing </w:delText>
        </w:r>
      </w:del>
      <w:ins w:id="49" w:author="EDUARDO FERNANDEZ PASCUAL" w:date="2023-07-14T08:46:00Z">
        <w:r w:rsidR="00161F93">
          <w:rPr>
            <w:sz w:val="22"/>
            <w:szCs w:val="22"/>
          </w:rPr>
          <w:t>f</w:t>
        </w:r>
        <w:r w:rsidR="00161F93" w:rsidRPr="00252EB2">
          <w:rPr>
            <w:sz w:val="22"/>
            <w:szCs w:val="22"/>
          </w:rPr>
          <w:t xml:space="preserve">reezing </w:t>
        </w:r>
      </w:ins>
      <w:r w:rsidR="00AF3E15" w:rsidRPr="00252EB2">
        <w:rPr>
          <w:sz w:val="22"/>
          <w:szCs w:val="22"/>
        </w:rPr>
        <w:t xml:space="preserve">and </w:t>
      </w:r>
      <w:del w:id="50" w:author="EDUARDO FERNANDEZ PASCUAL" w:date="2023-07-14T08:46:00Z">
        <w:r w:rsidR="00AF3E15" w:rsidRPr="00252EB2" w:rsidDel="00161F93">
          <w:rPr>
            <w:sz w:val="22"/>
            <w:szCs w:val="22"/>
          </w:rPr>
          <w:delText xml:space="preserve">Cold </w:delText>
        </w:r>
      </w:del>
      <w:ins w:id="51" w:author="EDUARDO FERNANDEZ PASCUAL" w:date="2023-07-14T08:46:00Z">
        <w:r w:rsidR="00161F93">
          <w:rPr>
            <w:sz w:val="22"/>
            <w:szCs w:val="22"/>
          </w:rPr>
          <w:t>c</w:t>
        </w:r>
        <w:r w:rsidR="00161F93" w:rsidRPr="00252EB2">
          <w:rPr>
            <w:sz w:val="22"/>
            <w:szCs w:val="22"/>
          </w:rPr>
          <w:t xml:space="preserve">old </w:t>
        </w:r>
      </w:ins>
      <w:r w:rsidR="00AF3E15" w:rsidRPr="00252EB2">
        <w:rPr>
          <w:sz w:val="22"/>
          <w:szCs w:val="22"/>
        </w:rPr>
        <w:t xml:space="preserve">&amp; </w:t>
      </w:r>
      <w:del w:id="52" w:author="EDUARDO FERNANDEZ PASCUAL" w:date="2023-07-14T08:47:00Z">
        <w:r w:rsidR="00AF3E15" w:rsidRPr="00252EB2" w:rsidDel="00161F93">
          <w:rPr>
            <w:sz w:val="22"/>
            <w:szCs w:val="22"/>
          </w:rPr>
          <w:delText xml:space="preserve">Freezing </w:delText>
        </w:r>
      </w:del>
      <w:ins w:id="53" w:author="EDUARDO FERNANDEZ PASCUAL" w:date="2023-07-14T08:47:00Z">
        <w:r w:rsidR="00161F93">
          <w:rPr>
            <w:sz w:val="22"/>
            <w:szCs w:val="22"/>
          </w:rPr>
          <w:t>f</w:t>
        </w:r>
        <w:r w:rsidR="00161F93" w:rsidRPr="00252EB2">
          <w:rPr>
            <w:sz w:val="22"/>
            <w:szCs w:val="22"/>
          </w:rPr>
          <w:t xml:space="preserve">reezing </w:t>
        </w:r>
      </w:ins>
      <w:r w:rsidR="00AF3E15" w:rsidRPr="00252EB2">
        <w:rPr>
          <w:sz w:val="22"/>
          <w:szCs w:val="22"/>
        </w:rPr>
        <w:t>(</w:t>
      </w:r>
      <w:r w:rsidR="00AF3E15" w:rsidRPr="00252EB2">
        <w:rPr>
          <w:b/>
          <w:bCs/>
          <w:sz w:val="22"/>
          <w:szCs w:val="22"/>
        </w:rPr>
        <w:t>Fig. 1D</w:t>
      </w:r>
      <w:r w:rsidR="00AF3E15" w:rsidRPr="00252EB2">
        <w:rPr>
          <w:sz w:val="22"/>
          <w:szCs w:val="22"/>
        </w:rPr>
        <w:t xml:space="preserve">). </w:t>
      </w:r>
      <w:r w:rsidR="00F607B5">
        <w:rPr>
          <w:sz w:val="22"/>
          <w:szCs w:val="22"/>
        </w:rPr>
        <w:t>We therefore</w:t>
      </w:r>
      <w:r w:rsidR="001F09CE" w:rsidRPr="00252EB2">
        <w:rPr>
          <w:sz w:val="22"/>
          <w:szCs w:val="22"/>
        </w:rPr>
        <w:t xml:space="preserve"> </w:t>
      </w:r>
      <w:r w:rsidR="003B582C">
        <w:rPr>
          <w:sz w:val="22"/>
          <w:szCs w:val="22"/>
        </w:rPr>
        <w:t>created</w:t>
      </w:r>
      <w:r w:rsidR="003B582C" w:rsidRPr="00252EB2">
        <w:rPr>
          <w:sz w:val="22"/>
          <w:szCs w:val="22"/>
        </w:rPr>
        <w:t xml:space="preserve"> </w:t>
      </w:r>
      <w:r w:rsidR="001F09CE" w:rsidRPr="00252EB2">
        <w:rPr>
          <w:sz w:val="22"/>
          <w:szCs w:val="22"/>
        </w:rPr>
        <w:t xml:space="preserve">four plausible scenarios corresponding to the maximum and minimum values recorded during the 10 years of monitoring: </w:t>
      </w:r>
      <w:r w:rsidR="001F09CE" w:rsidRPr="0046618F">
        <w:rPr>
          <w:sz w:val="22"/>
          <w:szCs w:val="22"/>
        </w:rPr>
        <w:t xml:space="preserve">hot </w:t>
      </w:r>
      <w:r w:rsidR="00C53932">
        <w:rPr>
          <w:sz w:val="22"/>
          <w:szCs w:val="22"/>
        </w:rPr>
        <w:t>&amp;</w:t>
      </w:r>
      <w:r w:rsidR="001F09CE" w:rsidRPr="0046618F">
        <w:rPr>
          <w:sz w:val="22"/>
          <w:szCs w:val="22"/>
        </w:rPr>
        <w:t xml:space="preserve"> snowy (max GDD = </w:t>
      </w:r>
      <w:r w:rsidR="00A26235">
        <w:rPr>
          <w:sz w:val="22"/>
          <w:szCs w:val="22"/>
        </w:rPr>
        <w:t>2795</w:t>
      </w:r>
      <w:r w:rsidR="001F09CE" w:rsidRPr="0046618F">
        <w:rPr>
          <w:sz w:val="22"/>
          <w:szCs w:val="22"/>
        </w:rPr>
        <w:t xml:space="preserve"> ºC, min FDD = 0 ºC), hot </w:t>
      </w:r>
      <w:r w:rsidR="00C53932">
        <w:rPr>
          <w:sz w:val="22"/>
          <w:szCs w:val="22"/>
        </w:rPr>
        <w:t>&amp;</w:t>
      </w:r>
      <w:r w:rsidR="001F09CE" w:rsidRPr="0046618F">
        <w:rPr>
          <w:sz w:val="22"/>
          <w:szCs w:val="22"/>
        </w:rPr>
        <w:t xml:space="preserve"> freezing (max GDD = </w:t>
      </w:r>
      <w:r w:rsidR="00A26235">
        <w:rPr>
          <w:sz w:val="22"/>
          <w:szCs w:val="22"/>
        </w:rPr>
        <w:t>2795</w:t>
      </w:r>
      <w:r w:rsidR="001F09CE" w:rsidRPr="0046618F">
        <w:rPr>
          <w:sz w:val="22"/>
          <w:szCs w:val="22"/>
        </w:rPr>
        <w:t xml:space="preserve"> ºC, max FDD = 24</w:t>
      </w:r>
      <w:r w:rsidR="00304204">
        <w:rPr>
          <w:sz w:val="22"/>
          <w:szCs w:val="22"/>
        </w:rPr>
        <w:t>7</w:t>
      </w:r>
      <w:r w:rsidR="001F09CE" w:rsidRPr="0046618F">
        <w:rPr>
          <w:sz w:val="22"/>
          <w:szCs w:val="22"/>
        </w:rPr>
        <w:t xml:space="preserve"> ºC), cold </w:t>
      </w:r>
      <w:r w:rsidR="00C53932">
        <w:rPr>
          <w:sz w:val="22"/>
          <w:szCs w:val="22"/>
        </w:rPr>
        <w:t>&amp;</w:t>
      </w:r>
      <w:r w:rsidR="001F09CE" w:rsidRPr="0046618F">
        <w:rPr>
          <w:sz w:val="22"/>
          <w:szCs w:val="22"/>
        </w:rPr>
        <w:t xml:space="preserve"> snowy (min GDD = </w:t>
      </w:r>
      <w:r w:rsidR="00A26235">
        <w:rPr>
          <w:sz w:val="22"/>
          <w:szCs w:val="22"/>
        </w:rPr>
        <w:t>1150</w:t>
      </w:r>
      <w:r w:rsidR="001F09CE" w:rsidRPr="0046618F">
        <w:rPr>
          <w:sz w:val="22"/>
          <w:szCs w:val="22"/>
        </w:rPr>
        <w:t xml:space="preserve"> ºC, min FDD = 0 ºC) and cold </w:t>
      </w:r>
      <w:r w:rsidR="00C53932">
        <w:rPr>
          <w:sz w:val="22"/>
          <w:szCs w:val="22"/>
        </w:rPr>
        <w:t>&amp;</w:t>
      </w:r>
      <w:r w:rsidR="001F09CE" w:rsidRPr="0046618F">
        <w:rPr>
          <w:sz w:val="22"/>
          <w:szCs w:val="22"/>
        </w:rPr>
        <w:t xml:space="preserve"> freezing (min GDD = </w:t>
      </w:r>
      <w:r w:rsidR="00A26235">
        <w:rPr>
          <w:sz w:val="22"/>
          <w:szCs w:val="22"/>
        </w:rPr>
        <w:t xml:space="preserve">1150 </w:t>
      </w:r>
      <w:r w:rsidR="001F09CE" w:rsidRPr="0046618F">
        <w:rPr>
          <w:sz w:val="22"/>
          <w:szCs w:val="22"/>
        </w:rPr>
        <w:t>ºC, max FDD = 24</w:t>
      </w:r>
      <w:r w:rsidR="00B9160F" w:rsidRPr="0046618F">
        <w:rPr>
          <w:sz w:val="22"/>
          <w:szCs w:val="22"/>
        </w:rPr>
        <w:t>6</w:t>
      </w:r>
      <w:r w:rsidR="001F09CE" w:rsidRPr="0046618F">
        <w:rPr>
          <w:sz w:val="22"/>
          <w:szCs w:val="22"/>
        </w:rPr>
        <w:t xml:space="preserve"> ºC).</w:t>
      </w:r>
      <w:r w:rsidR="008D0AFE" w:rsidRPr="00252EB2">
        <w:rPr>
          <w:sz w:val="22"/>
          <w:szCs w:val="22"/>
        </w:rPr>
        <w:t xml:space="preserve"> </w:t>
      </w:r>
      <w:bookmarkStart w:id="54" w:name="species-responses-to-microclimate"/>
      <w:bookmarkEnd w:id="35"/>
      <w:bookmarkEnd w:id="36"/>
      <w:r w:rsidR="00AB1001">
        <w:rPr>
          <w:sz w:val="22"/>
          <w:szCs w:val="22"/>
        </w:rPr>
        <w:t>Model</w:t>
      </w:r>
      <w:r w:rsidR="00AB1001" w:rsidRPr="00252EB2">
        <w:rPr>
          <w:sz w:val="22"/>
          <w:szCs w:val="22"/>
        </w:rPr>
        <w:t xml:space="preserve"> </w:t>
      </w:r>
      <w:r w:rsidR="00EB1AC9" w:rsidRPr="00252EB2">
        <w:rPr>
          <w:sz w:val="22"/>
          <w:szCs w:val="22"/>
        </w:rPr>
        <w:t xml:space="preserve">predictions </w:t>
      </w:r>
      <w:r w:rsidR="006D647C">
        <w:rPr>
          <w:sz w:val="22"/>
          <w:szCs w:val="22"/>
        </w:rPr>
        <w:t>based on these scenarios</w:t>
      </w:r>
      <w:r w:rsidR="00F20D76">
        <w:rPr>
          <w:sz w:val="22"/>
          <w:szCs w:val="22"/>
        </w:rPr>
        <w:t xml:space="preserve"> were computed for </w:t>
      </w:r>
      <w:proofErr w:type="gramStart"/>
      <w:r w:rsidR="00F20D76" w:rsidRPr="00252EB2">
        <w:rPr>
          <w:sz w:val="22"/>
          <w:szCs w:val="22"/>
        </w:rPr>
        <w:t>16</w:t>
      </w:r>
      <w:proofErr w:type="gramEnd"/>
      <w:r w:rsidR="00F20D76" w:rsidRPr="00252EB2">
        <w:rPr>
          <w:sz w:val="22"/>
          <w:szCs w:val="22"/>
        </w:rPr>
        <w:t xml:space="preserve"> species for which at least one of the bioclimatic indices had a significant effect </w:t>
      </w:r>
      <w:r w:rsidR="00EB1AC9" w:rsidRPr="00252EB2">
        <w:rPr>
          <w:sz w:val="22"/>
          <w:szCs w:val="22"/>
        </w:rPr>
        <w:t>(</w:t>
      </w:r>
      <w:r w:rsidR="00EB1AC9" w:rsidRPr="00252EB2">
        <w:rPr>
          <w:b/>
          <w:bCs/>
          <w:sz w:val="22"/>
          <w:szCs w:val="22"/>
        </w:rPr>
        <w:t xml:space="preserve">Table </w:t>
      </w:r>
      <w:r w:rsidR="00831DEB">
        <w:rPr>
          <w:b/>
          <w:bCs/>
          <w:sz w:val="22"/>
          <w:szCs w:val="22"/>
        </w:rPr>
        <w:t>3</w:t>
      </w:r>
      <w:r w:rsidR="00EB1AC9" w:rsidRPr="00252EB2">
        <w:rPr>
          <w:sz w:val="22"/>
          <w:szCs w:val="22"/>
        </w:rPr>
        <w:t>)</w:t>
      </w:r>
      <w:r w:rsidR="0069240C">
        <w:rPr>
          <w:sz w:val="22"/>
          <w:szCs w:val="22"/>
        </w:rPr>
        <w:t xml:space="preserve">. </w:t>
      </w:r>
      <w:r w:rsidR="00896CA6">
        <w:rPr>
          <w:sz w:val="22"/>
          <w:szCs w:val="22"/>
        </w:rPr>
        <w:t>While s</w:t>
      </w:r>
      <w:r w:rsidR="00BA3CD3" w:rsidRPr="00252EB2">
        <w:rPr>
          <w:sz w:val="22"/>
          <w:szCs w:val="22"/>
        </w:rPr>
        <w:t xml:space="preserve">ome species </w:t>
      </w:r>
      <w:r w:rsidR="0069240C">
        <w:rPr>
          <w:sz w:val="22"/>
          <w:szCs w:val="22"/>
        </w:rPr>
        <w:t xml:space="preserve">showed </w:t>
      </w:r>
      <w:r w:rsidR="00896CA6">
        <w:rPr>
          <w:sz w:val="22"/>
          <w:szCs w:val="22"/>
        </w:rPr>
        <w:t>survival</w:t>
      </w:r>
      <w:r w:rsidR="00AB1001" w:rsidRPr="00252EB2">
        <w:rPr>
          <w:sz w:val="22"/>
          <w:szCs w:val="22"/>
        </w:rPr>
        <w:t xml:space="preserve"> </w:t>
      </w:r>
      <w:r w:rsidR="00BA3CD3" w:rsidRPr="00252EB2">
        <w:rPr>
          <w:sz w:val="22"/>
          <w:szCs w:val="22"/>
        </w:rPr>
        <w:t>only in the snowy (e.g.</w:t>
      </w:r>
      <w:r w:rsidR="001C4261" w:rsidRPr="00252EB2">
        <w:rPr>
          <w:sz w:val="22"/>
          <w:szCs w:val="22"/>
        </w:rPr>
        <w:t>,</w:t>
      </w:r>
      <w:r w:rsidR="00BA3CD3" w:rsidRPr="00252EB2">
        <w:rPr>
          <w:sz w:val="22"/>
          <w:szCs w:val="22"/>
        </w:rPr>
        <w:t> </w:t>
      </w:r>
      <w:r w:rsidR="00BA3CD3" w:rsidRPr="00252EB2">
        <w:rPr>
          <w:i/>
          <w:iCs/>
          <w:sz w:val="22"/>
          <w:szCs w:val="22"/>
        </w:rPr>
        <w:t>Alchemilla catalaunica</w:t>
      </w:r>
      <w:r w:rsidR="00BA3CD3" w:rsidRPr="00252EB2">
        <w:rPr>
          <w:sz w:val="22"/>
          <w:szCs w:val="22"/>
        </w:rPr>
        <w:t>)</w:t>
      </w:r>
      <w:r w:rsidR="0077262A">
        <w:rPr>
          <w:sz w:val="22"/>
          <w:szCs w:val="22"/>
        </w:rPr>
        <w:t xml:space="preserve"> or the freezing </w:t>
      </w:r>
      <w:r w:rsidR="00DC4A99">
        <w:rPr>
          <w:sz w:val="22"/>
          <w:szCs w:val="22"/>
        </w:rPr>
        <w:t xml:space="preserve">(e.g., </w:t>
      </w:r>
      <w:r w:rsidR="00DC4A99" w:rsidRPr="00DC4A99">
        <w:rPr>
          <w:i/>
          <w:iCs/>
          <w:sz w:val="22"/>
          <w:szCs w:val="22"/>
        </w:rPr>
        <w:t>Galium pyrenaicum</w:t>
      </w:r>
      <w:r w:rsidR="00DC4A99">
        <w:rPr>
          <w:sz w:val="22"/>
          <w:szCs w:val="22"/>
        </w:rPr>
        <w:t>)</w:t>
      </w:r>
      <w:r w:rsidR="00EE091E">
        <w:rPr>
          <w:sz w:val="22"/>
          <w:szCs w:val="22"/>
        </w:rPr>
        <w:t xml:space="preserve"> </w:t>
      </w:r>
      <w:r w:rsidR="00896CA6">
        <w:rPr>
          <w:sz w:val="22"/>
          <w:szCs w:val="22"/>
        </w:rPr>
        <w:t>scenarios</w:t>
      </w:r>
      <w:r w:rsidR="00803162">
        <w:rPr>
          <w:sz w:val="22"/>
          <w:szCs w:val="22"/>
        </w:rPr>
        <w:t>,</w:t>
      </w:r>
      <w:r w:rsidR="00EA7DC1">
        <w:rPr>
          <w:sz w:val="22"/>
          <w:szCs w:val="22"/>
        </w:rPr>
        <w:t xml:space="preserve"> </w:t>
      </w:r>
      <w:r w:rsidR="00896CA6">
        <w:rPr>
          <w:sz w:val="22"/>
          <w:szCs w:val="22"/>
        </w:rPr>
        <w:t>others</w:t>
      </w:r>
      <w:r w:rsidR="00EE091E">
        <w:rPr>
          <w:sz w:val="22"/>
          <w:szCs w:val="22"/>
        </w:rPr>
        <w:t xml:space="preserve"> w</w:t>
      </w:r>
      <w:r w:rsidR="00803162">
        <w:rPr>
          <w:sz w:val="22"/>
          <w:szCs w:val="22"/>
        </w:rPr>
        <w:t>ould</w:t>
      </w:r>
      <w:r w:rsidR="00EE091E">
        <w:rPr>
          <w:sz w:val="22"/>
          <w:szCs w:val="22"/>
        </w:rPr>
        <w:t xml:space="preserve"> </w:t>
      </w:r>
      <w:proofErr w:type="gramStart"/>
      <w:r w:rsidR="00EE091E">
        <w:rPr>
          <w:sz w:val="22"/>
          <w:szCs w:val="22"/>
        </w:rPr>
        <w:t>likely go</w:t>
      </w:r>
      <w:proofErr w:type="gramEnd"/>
      <w:r w:rsidR="00EE091E">
        <w:rPr>
          <w:sz w:val="22"/>
          <w:szCs w:val="22"/>
        </w:rPr>
        <w:t xml:space="preserve"> </w:t>
      </w:r>
      <w:r w:rsidR="00B6638E">
        <w:rPr>
          <w:sz w:val="22"/>
          <w:szCs w:val="22"/>
        </w:rPr>
        <w:t>extinct</w:t>
      </w:r>
      <w:r w:rsidR="00EE091E">
        <w:rPr>
          <w:sz w:val="22"/>
          <w:szCs w:val="22"/>
        </w:rPr>
        <w:t xml:space="preserve"> in any scenario (e.g., </w:t>
      </w:r>
      <w:r w:rsidR="00EE091E" w:rsidRPr="00EE091E">
        <w:rPr>
          <w:i/>
          <w:iCs/>
          <w:sz w:val="22"/>
          <w:szCs w:val="22"/>
        </w:rPr>
        <w:t>Festuca glacialis</w:t>
      </w:r>
      <w:r w:rsidR="00EE091E">
        <w:rPr>
          <w:sz w:val="22"/>
          <w:szCs w:val="22"/>
        </w:rPr>
        <w:t xml:space="preserve">) </w:t>
      </w:r>
      <w:r w:rsidR="00896CA6">
        <w:rPr>
          <w:sz w:val="22"/>
          <w:szCs w:val="22"/>
        </w:rPr>
        <w:t>and</w:t>
      </w:r>
      <w:r w:rsidR="00EE091E">
        <w:rPr>
          <w:sz w:val="22"/>
          <w:szCs w:val="22"/>
        </w:rPr>
        <w:t xml:space="preserve"> other</w:t>
      </w:r>
      <w:r w:rsidR="00803162">
        <w:rPr>
          <w:sz w:val="22"/>
          <w:szCs w:val="22"/>
        </w:rPr>
        <w:t>s</w:t>
      </w:r>
      <w:r w:rsidR="00EE091E">
        <w:rPr>
          <w:sz w:val="22"/>
          <w:szCs w:val="22"/>
        </w:rPr>
        <w:t xml:space="preserve"> can potentially thrive in all</w:t>
      </w:r>
      <w:r w:rsidR="00803162">
        <w:rPr>
          <w:sz w:val="22"/>
          <w:szCs w:val="22"/>
        </w:rPr>
        <w:t xml:space="preserve"> four</w:t>
      </w:r>
      <w:r w:rsidR="00EE091E">
        <w:rPr>
          <w:sz w:val="22"/>
          <w:szCs w:val="22"/>
        </w:rPr>
        <w:t xml:space="preserve"> scenarios (e.g., </w:t>
      </w:r>
      <w:r w:rsidR="00EE091E" w:rsidRPr="00EE091E">
        <w:rPr>
          <w:i/>
          <w:iCs/>
          <w:sz w:val="22"/>
          <w:szCs w:val="22"/>
        </w:rPr>
        <w:t>Helianthemum canum</w:t>
      </w:r>
      <w:r w:rsidR="00EE091E">
        <w:rPr>
          <w:sz w:val="22"/>
          <w:szCs w:val="22"/>
        </w:rPr>
        <w:t>)</w:t>
      </w:r>
      <w:r w:rsidR="00BA3CD3" w:rsidRPr="00252EB2">
        <w:rPr>
          <w:sz w:val="22"/>
          <w:szCs w:val="22"/>
        </w:rPr>
        <w:t xml:space="preserve">. </w:t>
      </w:r>
      <w:r w:rsidR="00506BDF">
        <w:rPr>
          <w:sz w:val="22"/>
          <w:szCs w:val="22"/>
        </w:rPr>
        <w:t xml:space="preserve">When considering a </w:t>
      </w:r>
      <w:r w:rsidR="00626F4C">
        <w:rPr>
          <w:sz w:val="22"/>
          <w:szCs w:val="22"/>
        </w:rPr>
        <w:t>zero</w:t>
      </w:r>
      <w:r w:rsidR="00506BDF">
        <w:rPr>
          <w:sz w:val="22"/>
          <w:szCs w:val="22"/>
        </w:rPr>
        <w:t xml:space="preserve"> </w:t>
      </w:r>
      <w:r w:rsidR="005F151D">
        <w:rPr>
          <w:sz w:val="22"/>
          <w:szCs w:val="22"/>
        </w:rPr>
        <w:t xml:space="preserve">probability of </w:t>
      </w:r>
      <w:r w:rsidR="00506BDF">
        <w:rPr>
          <w:sz w:val="22"/>
          <w:szCs w:val="22"/>
        </w:rPr>
        <w:t>occurrence</w:t>
      </w:r>
      <w:r w:rsidR="005F151D">
        <w:rPr>
          <w:sz w:val="22"/>
          <w:szCs w:val="22"/>
        </w:rPr>
        <w:t xml:space="preserve"> (extinction)</w:t>
      </w:r>
      <w:r w:rsidR="00506BDF">
        <w:rPr>
          <w:sz w:val="22"/>
          <w:szCs w:val="22"/>
        </w:rPr>
        <w:t>, t</w:t>
      </w:r>
      <w:r w:rsidR="00BA3CD3" w:rsidRPr="00252EB2">
        <w:rPr>
          <w:sz w:val="22"/>
          <w:szCs w:val="22"/>
        </w:rPr>
        <w:t xml:space="preserve">he </w:t>
      </w:r>
      <w:r w:rsidR="00D21C82" w:rsidRPr="00252EB2">
        <w:rPr>
          <w:sz w:val="22"/>
          <w:szCs w:val="22"/>
        </w:rPr>
        <w:t xml:space="preserve">hot &amp; freezing scenario </w:t>
      </w:r>
      <w:r w:rsidR="007C1C5B" w:rsidRPr="00252EB2">
        <w:rPr>
          <w:sz w:val="22"/>
          <w:szCs w:val="22"/>
        </w:rPr>
        <w:t xml:space="preserve">produced </w:t>
      </w:r>
      <w:r w:rsidR="00D21C82" w:rsidRPr="00252EB2">
        <w:rPr>
          <w:sz w:val="22"/>
          <w:szCs w:val="22"/>
        </w:rPr>
        <w:t>the highe</w:t>
      </w:r>
      <w:r w:rsidR="007C1C5B" w:rsidRPr="00252EB2">
        <w:rPr>
          <w:sz w:val="22"/>
          <w:szCs w:val="22"/>
        </w:rPr>
        <w:t>st</w:t>
      </w:r>
      <w:r w:rsidR="00D21C82" w:rsidRPr="00252EB2">
        <w:rPr>
          <w:sz w:val="22"/>
          <w:szCs w:val="22"/>
        </w:rPr>
        <w:t xml:space="preserve"> number of </w:t>
      </w:r>
      <w:r w:rsidR="007C1C5B" w:rsidRPr="00252EB2">
        <w:rPr>
          <w:sz w:val="22"/>
          <w:szCs w:val="22"/>
        </w:rPr>
        <w:t xml:space="preserve">predicted </w:t>
      </w:r>
      <w:r w:rsidR="00D21C82" w:rsidRPr="00252EB2">
        <w:rPr>
          <w:sz w:val="22"/>
          <w:szCs w:val="22"/>
        </w:rPr>
        <w:t>extinctions (</w:t>
      </w:r>
      <w:r w:rsidR="00EE091E">
        <w:rPr>
          <w:sz w:val="22"/>
          <w:szCs w:val="22"/>
        </w:rPr>
        <w:t>8</w:t>
      </w:r>
      <w:r w:rsidR="00D21C82" w:rsidRPr="00252EB2">
        <w:rPr>
          <w:sz w:val="22"/>
          <w:szCs w:val="22"/>
        </w:rPr>
        <w:t xml:space="preserve"> species)</w:t>
      </w:r>
      <w:r w:rsidR="007C1C5B" w:rsidRPr="00252EB2">
        <w:rPr>
          <w:sz w:val="22"/>
          <w:szCs w:val="22"/>
        </w:rPr>
        <w:t xml:space="preserve">, </w:t>
      </w:r>
      <w:r w:rsidR="00A36915" w:rsidRPr="00252EB2">
        <w:rPr>
          <w:sz w:val="22"/>
          <w:szCs w:val="22"/>
        </w:rPr>
        <w:t>while the cold &amp; snowy scenario produced the lowest (</w:t>
      </w:r>
      <w:r w:rsidR="00506BDF">
        <w:rPr>
          <w:sz w:val="22"/>
          <w:szCs w:val="22"/>
        </w:rPr>
        <w:t>1</w:t>
      </w:r>
      <w:r w:rsidR="00A36915" w:rsidRPr="008F33AA">
        <w:rPr>
          <w:sz w:val="22"/>
          <w:szCs w:val="22"/>
        </w:rPr>
        <w:t xml:space="preserve"> species). The other two scenarios (</w:t>
      </w:r>
      <w:r w:rsidR="00576F1B" w:rsidRPr="008F33AA">
        <w:rPr>
          <w:sz w:val="22"/>
          <w:szCs w:val="22"/>
        </w:rPr>
        <w:t xml:space="preserve">cold &amp; freezing and hot &amp; snowy) </w:t>
      </w:r>
      <w:r w:rsidR="0077411B" w:rsidRPr="008F33AA">
        <w:rPr>
          <w:sz w:val="22"/>
          <w:szCs w:val="22"/>
        </w:rPr>
        <w:t xml:space="preserve">provided predictions for </w:t>
      </w:r>
      <w:r w:rsidR="00EA7DC1">
        <w:rPr>
          <w:sz w:val="22"/>
          <w:szCs w:val="22"/>
        </w:rPr>
        <w:t>5</w:t>
      </w:r>
      <w:r w:rsidR="000854B4" w:rsidRPr="008F33AA">
        <w:rPr>
          <w:sz w:val="22"/>
          <w:szCs w:val="22"/>
        </w:rPr>
        <w:t xml:space="preserve"> and </w:t>
      </w:r>
      <w:r w:rsidR="00EA7DC1">
        <w:rPr>
          <w:sz w:val="22"/>
          <w:szCs w:val="22"/>
        </w:rPr>
        <w:t>6</w:t>
      </w:r>
      <w:r w:rsidR="0077411B" w:rsidRPr="00252EB2">
        <w:rPr>
          <w:sz w:val="22"/>
          <w:szCs w:val="22"/>
        </w:rPr>
        <w:t xml:space="preserve"> species </w:t>
      </w:r>
      <w:r w:rsidR="000854B4">
        <w:rPr>
          <w:sz w:val="22"/>
          <w:szCs w:val="22"/>
        </w:rPr>
        <w:t xml:space="preserve">respectively </w:t>
      </w:r>
      <w:r w:rsidR="0077411B" w:rsidRPr="00252EB2">
        <w:rPr>
          <w:sz w:val="22"/>
          <w:szCs w:val="22"/>
        </w:rPr>
        <w:t>(</w:t>
      </w:r>
      <w:r w:rsidR="0077411B" w:rsidRPr="00252EB2">
        <w:rPr>
          <w:b/>
          <w:bCs/>
          <w:sz w:val="22"/>
          <w:szCs w:val="22"/>
        </w:rPr>
        <w:t xml:space="preserve">Fig. </w:t>
      </w:r>
      <w:r w:rsidR="00C506C0" w:rsidRPr="00252EB2">
        <w:rPr>
          <w:b/>
          <w:bCs/>
          <w:sz w:val="22"/>
          <w:szCs w:val="22"/>
        </w:rPr>
        <w:t>5</w:t>
      </w:r>
      <w:r w:rsidR="00506BDF">
        <w:rPr>
          <w:b/>
          <w:bCs/>
          <w:sz w:val="22"/>
          <w:szCs w:val="22"/>
        </w:rPr>
        <w:t>A</w:t>
      </w:r>
      <w:r w:rsidR="0077411B" w:rsidRPr="00252EB2">
        <w:rPr>
          <w:sz w:val="22"/>
          <w:szCs w:val="22"/>
        </w:rPr>
        <w:t>).</w:t>
      </w:r>
      <w:r w:rsidR="00506BDF">
        <w:rPr>
          <w:sz w:val="22"/>
          <w:szCs w:val="22"/>
        </w:rPr>
        <w:t xml:space="preserve"> </w:t>
      </w:r>
      <w:r w:rsidR="00C25959">
        <w:rPr>
          <w:sz w:val="22"/>
          <w:szCs w:val="22"/>
        </w:rPr>
        <w:t>When using</w:t>
      </w:r>
      <w:r w:rsidR="00506BDF">
        <w:rPr>
          <w:sz w:val="22"/>
          <w:szCs w:val="22"/>
        </w:rPr>
        <w:t xml:space="preserve"> a 0-5% </w:t>
      </w:r>
      <w:r w:rsidR="00C25959">
        <w:rPr>
          <w:sz w:val="22"/>
          <w:szCs w:val="22"/>
        </w:rPr>
        <w:t xml:space="preserve">threshold of </w:t>
      </w:r>
      <w:r w:rsidR="00E9409E">
        <w:rPr>
          <w:sz w:val="22"/>
          <w:szCs w:val="22"/>
        </w:rPr>
        <w:t>probability</w:t>
      </w:r>
      <w:r w:rsidR="00506BDF">
        <w:rPr>
          <w:sz w:val="22"/>
          <w:szCs w:val="22"/>
        </w:rPr>
        <w:t xml:space="preserve"> of occurrence</w:t>
      </w:r>
      <w:r w:rsidR="003D296F">
        <w:rPr>
          <w:sz w:val="22"/>
          <w:szCs w:val="22"/>
        </w:rPr>
        <w:t xml:space="preserve"> (quasi</w:t>
      </w:r>
      <w:r w:rsidR="00580E93">
        <w:rPr>
          <w:sz w:val="22"/>
          <w:szCs w:val="22"/>
        </w:rPr>
        <w:t>-</w:t>
      </w:r>
      <w:r w:rsidR="003D296F">
        <w:rPr>
          <w:sz w:val="22"/>
          <w:szCs w:val="22"/>
        </w:rPr>
        <w:t>extinction)</w:t>
      </w:r>
      <w:r w:rsidR="00506BDF">
        <w:rPr>
          <w:sz w:val="22"/>
          <w:szCs w:val="22"/>
        </w:rPr>
        <w:t xml:space="preserve">, the </w:t>
      </w:r>
      <w:r w:rsidR="00E87478">
        <w:rPr>
          <w:sz w:val="22"/>
          <w:szCs w:val="22"/>
        </w:rPr>
        <w:t xml:space="preserve">differences among scenarios </w:t>
      </w:r>
      <w:proofErr w:type="gramStart"/>
      <w:r w:rsidR="00E87478">
        <w:rPr>
          <w:sz w:val="22"/>
          <w:szCs w:val="22"/>
        </w:rPr>
        <w:t>were reduced</w:t>
      </w:r>
      <w:proofErr w:type="gramEnd"/>
      <w:r w:rsidR="0063113F">
        <w:rPr>
          <w:sz w:val="22"/>
          <w:szCs w:val="22"/>
        </w:rPr>
        <w:t>, but keeping the highest and lowest extinctions in the hot freezing and cold snowy scenarios, respectively</w:t>
      </w:r>
      <w:r w:rsidR="00506BDF">
        <w:rPr>
          <w:sz w:val="22"/>
          <w:szCs w:val="22"/>
        </w:rPr>
        <w:t xml:space="preserve"> (</w:t>
      </w:r>
      <w:r w:rsidR="00506BDF" w:rsidRPr="00252EB2">
        <w:rPr>
          <w:b/>
          <w:bCs/>
          <w:sz w:val="22"/>
          <w:szCs w:val="22"/>
        </w:rPr>
        <w:t>Fig. 5</w:t>
      </w:r>
      <w:r w:rsidR="00506BDF">
        <w:rPr>
          <w:b/>
          <w:bCs/>
          <w:sz w:val="22"/>
          <w:szCs w:val="22"/>
        </w:rPr>
        <w:t>B</w:t>
      </w:r>
      <w:r w:rsidR="00506BDF" w:rsidRPr="00252EB2">
        <w:rPr>
          <w:sz w:val="22"/>
          <w:szCs w:val="22"/>
        </w:rPr>
        <w:t>).</w:t>
      </w:r>
    </w:p>
    <w:p w14:paraId="6009D7B8" w14:textId="7644069A" w:rsidR="00087DF2" w:rsidRPr="00CB60E3" w:rsidRDefault="00DF206E" w:rsidP="005C3B20">
      <w:pPr>
        <w:pStyle w:val="FirstParagraph"/>
        <w:rPr>
          <w:b/>
          <w:bCs/>
          <w:sz w:val="22"/>
          <w:szCs w:val="22"/>
        </w:rPr>
      </w:pPr>
      <w:r w:rsidRPr="005C3B20">
        <w:rPr>
          <w:b/>
          <w:bCs/>
          <w:sz w:val="22"/>
          <w:szCs w:val="22"/>
        </w:rPr>
        <w:t>4. Discussion</w:t>
      </w:r>
    </w:p>
    <w:p w14:paraId="38B1459A" w14:textId="0E2B303D" w:rsidR="005B426D" w:rsidRPr="0035010E" w:rsidRDefault="005B426D" w:rsidP="00F31709">
      <w:pPr>
        <w:pStyle w:val="Textoindependiente"/>
        <w:spacing w:before="120" w:after="0"/>
        <w:rPr>
          <w:i/>
          <w:iCs/>
          <w:sz w:val="22"/>
          <w:szCs w:val="22"/>
        </w:rPr>
      </w:pPr>
      <w:r w:rsidRPr="0035010E">
        <w:rPr>
          <w:i/>
          <w:iCs/>
          <w:sz w:val="22"/>
          <w:szCs w:val="22"/>
        </w:rPr>
        <w:t xml:space="preserve">4.1 </w:t>
      </w:r>
      <w:r w:rsidR="00685A91">
        <w:rPr>
          <w:i/>
          <w:iCs/>
          <w:sz w:val="22"/>
          <w:szCs w:val="22"/>
        </w:rPr>
        <w:t>Spatiotemporal m</w:t>
      </w:r>
      <w:r w:rsidR="00097D6D">
        <w:rPr>
          <w:i/>
          <w:iCs/>
          <w:sz w:val="22"/>
          <w:szCs w:val="22"/>
        </w:rPr>
        <w:t>icroclimatic buffering</w:t>
      </w:r>
    </w:p>
    <w:p w14:paraId="417C0E6F" w14:textId="6F582077" w:rsidR="008F5BC2" w:rsidRPr="008F5BC2" w:rsidRDefault="008F5BC2" w:rsidP="008F5BC2">
      <w:pPr>
        <w:pStyle w:val="Textoindependiente"/>
        <w:rPr>
          <w:sz w:val="22"/>
          <w:szCs w:val="22"/>
        </w:rPr>
      </w:pPr>
      <w:r w:rsidRPr="008F5BC2">
        <w:rPr>
          <w:sz w:val="22"/>
          <w:szCs w:val="22"/>
        </w:rPr>
        <w:t xml:space="preserve">Our results confirm the expectation of a 10-year warming in relict alpine vegetation of southern Europe, in agreement with the general trends observed in other mountains (Gottfried et al. 2012). However, we also found that, within the same alpine landscape, the rate of warming differed between topographically protected sites (snowbeds) and exposed ridges (fellfields), with the latter showing a more noticeable increase in temperatures. Despite the wide interannual variation in temperature observed along the 10 years of microclimate monitoring, the study sites were </w:t>
      </w:r>
      <w:proofErr w:type="gramStart"/>
      <w:r w:rsidRPr="008F5BC2">
        <w:rPr>
          <w:sz w:val="22"/>
          <w:szCs w:val="22"/>
        </w:rPr>
        <w:t>relatively consistent</w:t>
      </w:r>
      <w:proofErr w:type="gramEnd"/>
      <w:r w:rsidRPr="008F5BC2">
        <w:rPr>
          <w:sz w:val="22"/>
          <w:szCs w:val="22"/>
        </w:rPr>
        <w:t xml:space="preserve"> in their patterns of winter snow cover, suggesting that snowbed sites prevent macroclimatic warming effects, thus contributing to microclimatic buffering. Interestingly, FDD and GDD represented the </w:t>
      </w:r>
      <w:r w:rsidRPr="008F5BC2">
        <w:rPr>
          <w:sz w:val="22"/>
          <w:szCs w:val="22"/>
        </w:rPr>
        <w:lastRenderedPageBreak/>
        <w:t xml:space="preserve">main axis of microclimatic variation, supporting the importance of both variables in driving temperature-related effects on alpine plant life (Choler 2018). Both variables </w:t>
      </w:r>
      <w:proofErr w:type="gramStart"/>
      <w:r w:rsidRPr="008F5BC2">
        <w:rPr>
          <w:sz w:val="22"/>
          <w:szCs w:val="22"/>
        </w:rPr>
        <w:t>seem to be</w:t>
      </w:r>
      <w:proofErr w:type="gramEnd"/>
      <w:r w:rsidRPr="008F5BC2">
        <w:rPr>
          <w:sz w:val="22"/>
          <w:szCs w:val="22"/>
        </w:rPr>
        <w:t xml:space="preserve"> the direct drivers of microclimatic variation in the study area, </w:t>
      </w:r>
      <w:r w:rsidR="00C570DF">
        <w:rPr>
          <w:sz w:val="22"/>
          <w:szCs w:val="22"/>
        </w:rPr>
        <w:t>at least partially influenced by</w:t>
      </w:r>
      <w:r w:rsidRPr="008F5BC2">
        <w:rPr>
          <w:sz w:val="22"/>
          <w:szCs w:val="22"/>
        </w:rPr>
        <w:t xml:space="preserve"> the length of snow cover</w:t>
      </w:r>
      <w:r w:rsidR="00C570DF">
        <w:rPr>
          <w:sz w:val="22"/>
          <w:szCs w:val="22"/>
        </w:rPr>
        <w:t xml:space="preserve"> as a</w:t>
      </w:r>
      <w:r w:rsidR="00044BDE">
        <w:rPr>
          <w:sz w:val="22"/>
          <w:szCs w:val="22"/>
        </w:rPr>
        <w:t xml:space="preserve"> major indirect driver</w:t>
      </w:r>
      <w:r w:rsidR="00DA0FC0">
        <w:rPr>
          <w:sz w:val="22"/>
          <w:szCs w:val="22"/>
        </w:rPr>
        <w:t xml:space="preserve"> of ecological conditions</w:t>
      </w:r>
      <w:r w:rsidRPr="008F5BC2">
        <w:rPr>
          <w:sz w:val="22"/>
          <w:szCs w:val="22"/>
        </w:rPr>
        <w:t xml:space="preserve">. The lack of a stronger effect of snow cover </w:t>
      </w:r>
      <w:r w:rsidR="00E10C77">
        <w:rPr>
          <w:sz w:val="22"/>
          <w:szCs w:val="22"/>
        </w:rPr>
        <w:t xml:space="preserve">in local bioclimatic patterns </w:t>
      </w:r>
      <w:r w:rsidRPr="008F5BC2">
        <w:rPr>
          <w:sz w:val="22"/>
          <w:szCs w:val="22"/>
        </w:rPr>
        <w:t xml:space="preserve">may </w:t>
      </w:r>
      <w:proofErr w:type="gramStart"/>
      <w:r w:rsidRPr="008F5BC2">
        <w:rPr>
          <w:sz w:val="22"/>
          <w:szCs w:val="22"/>
        </w:rPr>
        <w:t>be explained</w:t>
      </w:r>
      <w:proofErr w:type="gramEnd"/>
      <w:r w:rsidRPr="008F5BC2">
        <w:rPr>
          <w:sz w:val="22"/>
          <w:szCs w:val="22"/>
        </w:rPr>
        <w:t xml:space="preserve"> by the microclimatic protection of topographical valleys even in snow-free periods, as indicated by the lower temperature variation found in the two snowbed sites. In contrast, the fellfield sites are more exposed to dominant winds, resulting in wider microclimatic ranges with </w:t>
      </w:r>
      <w:r w:rsidR="00881742">
        <w:rPr>
          <w:sz w:val="22"/>
          <w:szCs w:val="22"/>
        </w:rPr>
        <w:t xml:space="preserve">the </w:t>
      </w:r>
      <w:r w:rsidRPr="008F5BC2">
        <w:rPr>
          <w:sz w:val="22"/>
          <w:szCs w:val="22"/>
        </w:rPr>
        <w:t>lowest minimum values</w:t>
      </w:r>
      <w:r w:rsidR="00881742">
        <w:rPr>
          <w:sz w:val="22"/>
          <w:szCs w:val="22"/>
        </w:rPr>
        <w:t xml:space="preserve"> of temperature</w:t>
      </w:r>
      <w:r w:rsidRPr="008F5BC2">
        <w:rPr>
          <w:sz w:val="22"/>
          <w:szCs w:val="22"/>
        </w:rPr>
        <w:t xml:space="preserve"> during the coldest</w:t>
      </w:r>
      <w:r w:rsidR="00881742">
        <w:rPr>
          <w:sz w:val="22"/>
          <w:szCs w:val="22"/>
        </w:rPr>
        <w:t xml:space="preserve"> years</w:t>
      </w:r>
      <w:r w:rsidRPr="008F5BC2">
        <w:rPr>
          <w:sz w:val="22"/>
          <w:szCs w:val="22"/>
        </w:rPr>
        <w:t>.</w:t>
      </w:r>
    </w:p>
    <w:p w14:paraId="2FFC8FB3" w14:textId="138DC7F1" w:rsidR="008F5BC2" w:rsidRDefault="008F5BC2" w:rsidP="008F5BC2">
      <w:pPr>
        <w:pStyle w:val="Textoindependiente"/>
        <w:rPr>
          <w:sz w:val="22"/>
          <w:szCs w:val="22"/>
        </w:rPr>
      </w:pPr>
      <w:r w:rsidRPr="008F5BC2">
        <w:rPr>
          <w:sz w:val="22"/>
          <w:szCs w:val="22"/>
        </w:rPr>
        <w:t xml:space="preserve">In agreement with our expectations, we also found that the microclimatic variation in a one-year spatial survey was wider than the temporal macroclimatic trend found during the 10 years of monitoring. Initially, this result supports the microclimatic buffering hypothesis, whereby climatic changes in any given microsite can </w:t>
      </w:r>
      <w:proofErr w:type="gramStart"/>
      <w:r w:rsidRPr="008F5BC2">
        <w:rPr>
          <w:sz w:val="22"/>
          <w:szCs w:val="22"/>
        </w:rPr>
        <w:t>be buffered</w:t>
      </w:r>
      <w:proofErr w:type="gramEnd"/>
      <w:r w:rsidRPr="008F5BC2">
        <w:rPr>
          <w:sz w:val="22"/>
          <w:szCs w:val="22"/>
        </w:rPr>
        <w:t xml:space="preserve"> by nearby microsites with different conditions</w:t>
      </w:r>
      <w:r w:rsidR="00FD61EB">
        <w:rPr>
          <w:sz w:val="22"/>
          <w:szCs w:val="22"/>
        </w:rPr>
        <w:t xml:space="preserve"> (</w:t>
      </w:r>
      <w:r w:rsidR="00FD61EB" w:rsidRPr="005A65E7">
        <w:rPr>
          <w:sz w:val="22"/>
          <w:szCs w:val="22"/>
        </w:rPr>
        <w:t>Scherrer</w:t>
      </w:r>
      <w:r w:rsidR="00FD61EB">
        <w:rPr>
          <w:sz w:val="22"/>
          <w:szCs w:val="22"/>
        </w:rPr>
        <w:t xml:space="preserve"> &amp;</w:t>
      </w:r>
      <w:r w:rsidR="00FD61EB" w:rsidRPr="005A65E7">
        <w:rPr>
          <w:sz w:val="22"/>
          <w:szCs w:val="22"/>
        </w:rPr>
        <w:t xml:space="preserve"> Körner 2011</w:t>
      </w:r>
      <w:r w:rsidR="00FD61EB">
        <w:rPr>
          <w:sz w:val="22"/>
          <w:szCs w:val="22"/>
        </w:rPr>
        <w:t>)</w:t>
      </w:r>
      <w:r w:rsidRPr="008F5BC2">
        <w:rPr>
          <w:sz w:val="22"/>
          <w:szCs w:val="22"/>
        </w:rPr>
        <w:t xml:space="preserve">. Nevertheless, during </w:t>
      </w:r>
      <w:proofErr w:type="gramStart"/>
      <w:r w:rsidRPr="008F5BC2">
        <w:rPr>
          <w:sz w:val="22"/>
          <w:szCs w:val="22"/>
        </w:rPr>
        <w:t>some</w:t>
      </w:r>
      <w:proofErr w:type="gramEnd"/>
      <w:r w:rsidRPr="008F5BC2">
        <w:rPr>
          <w:sz w:val="22"/>
          <w:szCs w:val="22"/>
        </w:rPr>
        <w:t xml:space="preserve"> years the fellfield sites were subjected to spells of extreme freezing temperatures that were not mirrored in the surrounding plots during the </w:t>
      </w:r>
      <w:del w:id="55" w:author="EDUARDO FERNANDEZ PASCUAL" w:date="2023-07-14T08:49:00Z">
        <w:r w:rsidRPr="008F5BC2" w:rsidDel="007E7D47">
          <w:rPr>
            <w:sz w:val="22"/>
            <w:szCs w:val="22"/>
          </w:rPr>
          <w:delText xml:space="preserve">only </w:delText>
        </w:r>
      </w:del>
      <w:ins w:id="56" w:author="EDUARDO FERNANDEZ PASCUAL" w:date="2023-07-14T08:49:00Z">
        <w:r w:rsidR="007E7D47" w:rsidRPr="008F5BC2">
          <w:rPr>
            <w:sz w:val="22"/>
            <w:szCs w:val="22"/>
          </w:rPr>
          <w:t>on</w:t>
        </w:r>
      </w:ins>
      <w:ins w:id="57" w:author="EDUARDO FERNANDEZ PASCUAL" w:date="2023-07-14T08:50:00Z">
        <w:r w:rsidR="007E7D47">
          <w:rPr>
            <w:sz w:val="22"/>
            <w:szCs w:val="22"/>
          </w:rPr>
          <w:t>e</w:t>
        </w:r>
      </w:ins>
      <w:ins w:id="58" w:author="EDUARDO FERNANDEZ PASCUAL" w:date="2023-07-14T08:49:00Z">
        <w:r w:rsidR="007E7D47" w:rsidRPr="008F5BC2">
          <w:rPr>
            <w:sz w:val="22"/>
            <w:szCs w:val="22"/>
          </w:rPr>
          <w:t xml:space="preserve"> </w:t>
        </w:r>
      </w:ins>
      <w:r w:rsidRPr="008F5BC2">
        <w:rPr>
          <w:sz w:val="22"/>
          <w:szCs w:val="22"/>
        </w:rPr>
        <w:t xml:space="preserve">year of spatial monitoring. Since these sites </w:t>
      </w:r>
      <w:proofErr w:type="gramStart"/>
      <w:r w:rsidRPr="008F5BC2">
        <w:rPr>
          <w:sz w:val="22"/>
          <w:szCs w:val="22"/>
        </w:rPr>
        <w:t>are not topographically protected</w:t>
      </w:r>
      <w:proofErr w:type="gramEnd"/>
      <w:r w:rsidRPr="008F5BC2">
        <w:rPr>
          <w:sz w:val="22"/>
          <w:szCs w:val="22"/>
        </w:rPr>
        <w:t xml:space="preserve"> during most of the winter, they are sensitive to unusual events of extreme low temperatures, which are more likely to occur within longer time periods (Walsh &amp; Patterson 2022). Increasing days with freezing temperatures and no snow protection is associated to frost damage on roots and leaves, limiting the survival of species that need the protective cover of snow (Körner 2021). In contrast, soils in snowbed sites maintain warmer (close to 0 ºC) temperatures in winter and cooler (&lt; 25 ºC) temperatures in summer. Our results indicate that the buffer effect of microsites with topographical protection (eventually with longer snow cover) is consistent across years and seasons, thus suggesting that they may provide microrefugia for species with low tolerance to fellfield conditions (i.e., hot summers and freezing winters). However, the spatial distribution of these microrefugia </w:t>
      </w:r>
      <w:proofErr w:type="gramStart"/>
      <w:r w:rsidRPr="008F5BC2">
        <w:rPr>
          <w:sz w:val="22"/>
          <w:szCs w:val="22"/>
        </w:rPr>
        <w:t>is scattered</w:t>
      </w:r>
      <w:proofErr w:type="gramEnd"/>
      <w:r w:rsidRPr="008F5BC2">
        <w:rPr>
          <w:sz w:val="22"/>
          <w:szCs w:val="22"/>
        </w:rPr>
        <w:t xml:space="preserve"> across the study system, with </w:t>
      </w:r>
      <w:r w:rsidR="001108BF">
        <w:rPr>
          <w:sz w:val="22"/>
          <w:szCs w:val="22"/>
        </w:rPr>
        <w:t xml:space="preserve">a dominance of </w:t>
      </w:r>
      <w:del w:id="59" w:author="EDUARDO FERNANDEZ PASCUAL" w:date="2023-07-14T08:50:00Z">
        <w:r w:rsidR="001108BF" w:rsidRPr="008F5BC2" w:rsidDel="00051AAF">
          <w:rPr>
            <w:sz w:val="22"/>
            <w:szCs w:val="22"/>
          </w:rPr>
          <w:delText>fellflied</w:delText>
        </w:r>
      </w:del>
      <w:ins w:id="60" w:author="EDUARDO FERNANDEZ PASCUAL" w:date="2023-07-14T08:50:00Z">
        <w:r w:rsidR="00051AAF" w:rsidRPr="008F5BC2">
          <w:rPr>
            <w:sz w:val="22"/>
            <w:szCs w:val="22"/>
          </w:rPr>
          <w:t>fellfield</w:t>
        </w:r>
      </w:ins>
      <w:r w:rsidR="001108BF" w:rsidRPr="008F5BC2">
        <w:rPr>
          <w:sz w:val="22"/>
          <w:szCs w:val="22"/>
        </w:rPr>
        <w:t xml:space="preserve"> rather than snowbed</w:t>
      </w:r>
      <w:r w:rsidR="001108BF">
        <w:rPr>
          <w:sz w:val="22"/>
          <w:szCs w:val="22"/>
        </w:rPr>
        <w:t xml:space="preserve"> vegetation</w:t>
      </w:r>
      <w:r w:rsidR="001108BF" w:rsidRPr="008F5BC2">
        <w:rPr>
          <w:sz w:val="22"/>
          <w:szCs w:val="22"/>
        </w:rPr>
        <w:t xml:space="preserve"> (</w:t>
      </w:r>
      <w:del w:id="61" w:author="EDUARDO FERNANDEZ PASCUAL" w:date="2023-07-14T08:50:00Z">
        <w:r w:rsidR="001108BF" w:rsidRPr="008F5BC2" w:rsidDel="00051AAF">
          <w:rPr>
            <w:sz w:val="22"/>
            <w:szCs w:val="22"/>
          </w:rPr>
          <w:delText>Jimenez-Alfaro</w:delText>
        </w:r>
      </w:del>
      <w:ins w:id="62" w:author="EDUARDO FERNANDEZ PASCUAL" w:date="2023-07-14T08:50:00Z">
        <w:r w:rsidR="00051AAF" w:rsidRPr="008F5BC2">
          <w:rPr>
            <w:sz w:val="22"/>
            <w:szCs w:val="22"/>
          </w:rPr>
          <w:t>Jiménez-Alfaro</w:t>
        </w:r>
      </w:ins>
      <w:r w:rsidR="001108BF" w:rsidRPr="008F5BC2">
        <w:rPr>
          <w:sz w:val="22"/>
          <w:szCs w:val="22"/>
        </w:rPr>
        <w:t xml:space="preserve"> et al. </w:t>
      </w:r>
      <w:r w:rsidR="001108BF">
        <w:rPr>
          <w:sz w:val="22"/>
          <w:szCs w:val="22"/>
        </w:rPr>
        <w:t>2014c).</w:t>
      </w:r>
      <w:r w:rsidR="001108BF" w:rsidRPr="008F5BC2">
        <w:rPr>
          <w:sz w:val="22"/>
          <w:szCs w:val="22"/>
        </w:rPr>
        <w:t xml:space="preserve"> </w:t>
      </w:r>
      <w:r w:rsidR="00AA7CDB">
        <w:rPr>
          <w:sz w:val="22"/>
          <w:szCs w:val="22"/>
        </w:rPr>
        <w:t xml:space="preserve">Local </w:t>
      </w:r>
      <w:r w:rsidRPr="008F5BC2">
        <w:rPr>
          <w:sz w:val="22"/>
          <w:szCs w:val="22"/>
        </w:rPr>
        <w:t xml:space="preserve">dominance of exposed micro-sites explains the </w:t>
      </w:r>
      <w:r w:rsidR="00A22003" w:rsidRPr="008F5BC2">
        <w:rPr>
          <w:sz w:val="22"/>
          <w:szCs w:val="22"/>
        </w:rPr>
        <w:t xml:space="preserve">observed </w:t>
      </w:r>
      <w:r w:rsidRPr="008F5BC2">
        <w:rPr>
          <w:sz w:val="22"/>
          <w:szCs w:val="22"/>
        </w:rPr>
        <w:t>similarities of FDD between the temporal and the spatial surveys</w:t>
      </w:r>
      <w:r w:rsidR="007A605D">
        <w:rPr>
          <w:sz w:val="22"/>
          <w:szCs w:val="22"/>
        </w:rPr>
        <w:t xml:space="preserve"> in circular areas of 50 m radius</w:t>
      </w:r>
      <w:r w:rsidRPr="008F5BC2">
        <w:rPr>
          <w:sz w:val="22"/>
          <w:szCs w:val="22"/>
        </w:rPr>
        <w:t xml:space="preserve">, pointing to the relict status of local snowbeds. A key remaining question is whether future changes in the local climatic conditions will reach a tipping point beyond which the snowy end of the microclimate gradient will </w:t>
      </w:r>
      <w:proofErr w:type="gramStart"/>
      <w:r w:rsidRPr="008F5BC2">
        <w:rPr>
          <w:sz w:val="22"/>
          <w:szCs w:val="22"/>
        </w:rPr>
        <w:t>be lost</w:t>
      </w:r>
      <w:proofErr w:type="gramEnd"/>
      <w:r w:rsidRPr="008F5BC2">
        <w:rPr>
          <w:sz w:val="22"/>
          <w:szCs w:val="22"/>
        </w:rPr>
        <w:t xml:space="preserve">. It is also essential to explore how microtopographic gradients correspond with local patterns in soil humidity, a factor which has </w:t>
      </w:r>
      <w:proofErr w:type="gramStart"/>
      <w:r w:rsidRPr="008F5BC2">
        <w:rPr>
          <w:sz w:val="22"/>
          <w:szCs w:val="22"/>
        </w:rPr>
        <w:t>been identified</w:t>
      </w:r>
      <w:proofErr w:type="gramEnd"/>
      <w:r w:rsidRPr="008F5BC2">
        <w:rPr>
          <w:sz w:val="22"/>
          <w:szCs w:val="22"/>
        </w:rPr>
        <w:t xml:space="preserve"> </w:t>
      </w:r>
      <w:r w:rsidRPr="008F5BC2">
        <w:rPr>
          <w:sz w:val="22"/>
          <w:szCs w:val="22"/>
        </w:rPr>
        <w:lastRenderedPageBreak/>
        <w:t xml:space="preserve">as one of the main drivers of diversity patterns (Moeslund et al. 2013, Mazalla et al. 2022) and alpine vegetation (Körner 2021). </w:t>
      </w:r>
    </w:p>
    <w:p w14:paraId="5AAB46D8" w14:textId="4DE39CA0" w:rsidR="00097D6D" w:rsidRPr="0035010E" w:rsidRDefault="00097D6D" w:rsidP="008F5BC2">
      <w:pPr>
        <w:pStyle w:val="Textoindependiente"/>
        <w:rPr>
          <w:i/>
          <w:iCs/>
          <w:sz w:val="22"/>
          <w:szCs w:val="22"/>
        </w:rPr>
      </w:pPr>
      <w:r w:rsidRPr="0035010E">
        <w:rPr>
          <w:i/>
          <w:iCs/>
          <w:sz w:val="22"/>
          <w:szCs w:val="22"/>
        </w:rPr>
        <w:t xml:space="preserve">4.2 </w:t>
      </w:r>
      <w:r w:rsidR="00C608BA">
        <w:rPr>
          <w:i/>
          <w:iCs/>
          <w:sz w:val="22"/>
          <w:szCs w:val="22"/>
        </w:rPr>
        <w:t>Microclimatic e</w:t>
      </w:r>
      <w:r w:rsidR="00A2556B">
        <w:rPr>
          <w:i/>
          <w:iCs/>
          <w:sz w:val="22"/>
          <w:szCs w:val="22"/>
        </w:rPr>
        <w:t>ffects</w:t>
      </w:r>
      <w:r w:rsidR="00307BDE" w:rsidRPr="0035010E">
        <w:rPr>
          <w:i/>
          <w:iCs/>
          <w:sz w:val="22"/>
          <w:szCs w:val="22"/>
        </w:rPr>
        <w:t xml:space="preserve"> </w:t>
      </w:r>
      <w:r w:rsidR="00057E92" w:rsidRPr="0035010E">
        <w:rPr>
          <w:i/>
          <w:iCs/>
          <w:sz w:val="22"/>
          <w:szCs w:val="22"/>
        </w:rPr>
        <w:t xml:space="preserve">on alpine </w:t>
      </w:r>
      <w:r w:rsidR="00307BDE" w:rsidRPr="0035010E">
        <w:rPr>
          <w:i/>
          <w:iCs/>
          <w:sz w:val="22"/>
          <w:szCs w:val="22"/>
        </w:rPr>
        <w:t>communities</w:t>
      </w:r>
    </w:p>
    <w:p w14:paraId="3A2F1E9F" w14:textId="570FC056" w:rsidR="008F5BC2" w:rsidRPr="008F5BC2" w:rsidRDefault="008F5BC2" w:rsidP="008F5BC2">
      <w:pPr>
        <w:pStyle w:val="FirstParagraph"/>
        <w:rPr>
          <w:sz w:val="22"/>
          <w:szCs w:val="22"/>
        </w:rPr>
      </w:pPr>
      <w:r w:rsidRPr="008F5BC2">
        <w:rPr>
          <w:sz w:val="22"/>
          <w:szCs w:val="22"/>
        </w:rPr>
        <w:t xml:space="preserve">Our resurvey after 10 years of monitoring showed slight changes in species cover, but with remarkable patterns in winners and losers. In accordance with the warming trend, we found a reduction in the cover of species associated with colder and snowy conditions, like </w:t>
      </w:r>
      <w:r w:rsidRPr="009E38FB">
        <w:rPr>
          <w:i/>
          <w:iCs/>
          <w:sz w:val="22"/>
          <w:szCs w:val="22"/>
        </w:rPr>
        <w:t>Armeria cantabrica</w:t>
      </w:r>
      <w:r w:rsidRPr="008F5BC2">
        <w:rPr>
          <w:sz w:val="22"/>
          <w:szCs w:val="22"/>
        </w:rPr>
        <w:t xml:space="preserve">, </w:t>
      </w:r>
      <w:r w:rsidRPr="009E38FB">
        <w:rPr>
          <w:i/>
          <w:iCs/>
          <w:sz w:val="22"/>
          <w:szCs w:val="22"/>
        </w:rPr>
        <w:t>Salix breviserrata</w:t>
      </w:r>
      <w:r w:rsidRPr="008F5BC2">
        <w:rPr>
          <w:sz w:val="22"/>
          <w:szCs w:val="22"/>
        </w:rPr>
        <w:t xml:space="preserve"> and </w:t>
      </w:r>
      <w:r w:rsidRPr="009E38FB">
        <w:rPr>
          <w:i/>
          <w:iCs/>
          <w:sz w:val="22"/>
          <w:szCs w:val="22"/>
        </w:rPr>
        <w:t>Poa alpina</w:t>
      </w:r>
      <w:r w:rsidR="00643B81">
        <w:rPr>
          <w:sz w:val="22"/>
          <w:szCs w:val="22"/>
        </w:rPr>
        <w:t>, similarly to the</w:t>
      </w:r>
      <w:r w:rsidRPr="008F5BC2">
        <w:rPr>
          <w:sz w:val="22"/>
          <w:szCs w:val="22"/>
        </w:rPr>
        <w:t xml:space="preserve"> results found </w:t>
      </w:r>
      <w:r w:rsidR="00643B81">
        <w:rPr>
          <w:sz w:val="22"/>
          <w:szCs w:val="22"/>
        </w:rPr>
        <w:t>in other regions</w:t>
      </w:r>
      <w:r w:rsidRPr="008F5BC2">
        <w:rPr>
          <w:sz w:val="22"/>
          <w:szCs w:val="22"/>
        </w:rPr>
        <w:t xml:space="preserve"> </w:t>
      </w:r>
      <w:r w:rsidR="00643B81">
        <w:rPr>
          <w:sz w:val="22"/>
          <w:szCs w:val="22"/>
        </w:rPr>
        <w:t>(</w:t>
      </w:r>
      <w:r w:rsidRPr="008F5BC2">
        <w:rPr>
          <w:sz w:val="22"/>
          <w:szCs w:val="22"/>
        </w:rPr>
        <w:t>Schöb et al. 2009</w:t>
      </w:r>
      <w:r w:rsidR="00643B81">
        <w:rPr>
          <w:sz w:val="22"/>
          <w:szCs w:val="22"/>
        </w:rPr>
        <w:t xml:space="preserve">; </w:t>
      </w:r>
      <w:r w:rsidRPr="008F5BC2">
        <w:rPr>
          <w:sz w:val="22"/>
          <w:szCs w:val="22"/>
        </w:rPr>
        <w:t>Jiménez-Alfaro</w:t>
      </w:r>
      <w:r w:rsidR="00AF7FAA">
        <w:rPr>
          <w:sz w:val="22"/>
          <w:szCs w:val="22"/>
        </w:rPr>
        <w:t xml:space="preserve"> </w:t>
      </w:r>
      <w:r w:rsidRPr="008F5BC2">
        <w:rPr>
          <w:sz w:val="22"/>
          <w:szCs w:val="22"/>
        </w:rPr>
        <w:t>et al. 2014</w:t>
      </w:r>
      <w:r w:rsidR="009E38FB">
        <w:rPr>
          <w:sz w:val="22"/>
          <w:szCs w:val="22"/>
        </w:rPr>
        <w:t>a</w:t>
      </w:r>
      <w:r w:rsidRPr="008F5BC2">
        <w:rPr>
          <w:sz w:val="22"/>
          <w:szCs w:val="22"/>
        </w:rPr>
        <w:t xml:space="preserve">). According to the description of local </w:t>
      </w:r>
      <w:r w:rsidR="00C941C2">
        <w:rPr>
          <w:sz w:val="22"/>
          <w:szCs w:val="22"/>
        </w:rPr>
        <w:t>vegetation</w:t>
      </w:r>
      <w:r w:rsidRPr="008F5BC2">
        <w:rPr>
          <w:sz w:val="22"/>
          <w:szCs w:val="22"/>
        </w:rPr>
        <w:t xml:space="preserve"> (</w:t>
      </w:r>
      <w:r w:rsidR="00C941C2" w:rsidRPr="008F5BC2">
        <w:rPr>
          <w:sz w:val="22"/>
          <w:szCs w:val="22"/>
        </w:rPr>
        <w:t>Jiménez-Alfaro</w:t>
      </w:r>
      <w:r w:rsidR="00C941C2">
        <w:rPr>
          <w:sz w:val="22"/>
          <w:szCs w:val="22"/>
        </w:rPr>
        <w:t xml:space="preserve"> </w:t>
      </w:r>
      <w:r w:rsidR="00C941C2" w:rsidRPr="008F5BC2">
        <w:rPr>
          <w:sz w:val="22"/>
          <w:szCs w:val="22"/>
        </w:rPr>
        <w:t>et al. 2014</w:t>
      </w:r>
      <w:r w:rsidR="00C557BE">
        <w:rPr>
          <w:sz w:val="22"/>
          <w:szCs w:val="22"/>
        </w:rPr>
        <w:t>c</w:t>
      </w:r>
      <w:r w:rsidRPr="008F5BC2">
        <w:rPr>
          <w:sz w:val="22"/>
          <w:szCs w:val="22"/>
        </w:rPr>
        <w:t>), the winners were not especially associated with warmer conditions</w:t>
      </w:r>
      <w:r w:rsidR="00D528C2">
        <w:rPr>
          <w:sz w:val="22"/>
          <w:szCs w:val="22"/>
        </w:rPr>
        <w:t>,</w:t>
      </w:r>
      <w:r w:rsidRPr="008F5BC2">
        <w:rPr>
          <w:sz w:val="22"/>
          <w:szCs w:val="22"/>
        </w:rPr>
        <w:t xml:space="preserve"> </w:t>
      </w:r>
      <w:r w:rsidR="00DA49A8">
        <w:rPr>
          <w:sz w:val="22"/>
          <w:szCs w:val="22"/>
        </w:rPr>
        <w:t xml:space="preserve">but they are </w:t>
      </w:r>
      <w:r w:rsidR="00911AEF">
        <w:rPr>
          <w:sz w:val="22"/>
          <w:szCs w:val="22"/>
        </w:rPr>
        <w:t xml:space="preserve">high-mountain specialists </w:t>
      </w:r>
      <w:r w:rsidR="00D528C2">
        <w:rPr>
          <w:sz w:val="22"/>
          <w:szCs w:val="22"/>
        </w:rPr>
        <w:t xml:space="preserve">linked to </w:t>
      </w:r>
      <w:r w:rsidR="00891899">
        <w:rPr>
          <w:sz w:val="22"/>
          <w:szCs w:val="22"/>
        </w:rPr>
        <w:t xml:space="preserve">snow-free microsites with </w:t>
      </w:r>
      <w:r w:rsidR="00A94EA9">
        <w:rPr>
          <w:sz w:val="22"/>
          <w:szCs w:val="22"/>
        </w:rPr>
        <w:t xml:space="preserve">winter </w:t>
      </w:r>
      <w:r w:rsidR="00891899">
        <w:rPr>
          <w:sz w:val="22"/>
          <w:szCs w:val="22"/>
        </w:rPr>
        <w:t xml:space="preserve">freezing </w:t>
      </w:r>
      <w:r w:rsidR="00A94EA9">
        <w:rPr>
          <w:sz w:val="22"/>
          <w:szCs w:val="22"/>
        </w:rPr>
        <w:t>temperatures</w:t>
      </w:r>
      <w:r w:rsidR="00891899">
        <w:rPr>
          <w:sz w:val="22"/>
          <w:szCs w:val="22"/>
        </w:rPr>
        <w:t xml:space="preserve"> (i.e.</w:t>
      </w:r>
      <w:r w:rsidR="00350ABA">
        <w:rPr>
          <w:sz w:val="22"/>
          <w:szCs w:val="22"/>
        </w:rPr>
        <w:t>,</w:t>
      </w:r>
      <w:r w:rsidR="00891899">
        <w:rPr>
          <w:sz w:val="22"/>
          <w:szCs w:val="22"/>
        </w:rPr>
        <w:t xml:space="preserve"> </w:t>
      </w:r>
      <w:r w:rsidR="00A94EA9">
        <w:rPr>
          <w:sz w:val="22"/>
          <w:szCs w:val="22"/>
        </w:rPr>
        <w:t>fellfields</w:t>
      </w:r>
      <w:r w:rsidR="00891899">
        <w:rPr>
          <w:sz w:val="22"/>
          <w:szCs w:val="22"/>
        </w:rPr>
        <w:t>)</w:t>
      </w:r>
      <w:r w:rsidR="00A94EA9">
        <w:rPr>
          <w:sz w:val="22"/>
          <w:szCs w:val="22"/>
        </w:rPr>
        <w:t>.</w:t>
      </w:r>
      <w:r w:rsidR="00891899">
        <w:rPr>
          <w:sz w:val="22"/>
          <w:szCs w:val="22"/>
        </w:rPr>
        <w:t xml:space="preserve"> </w:t>
      </w:r>
      <w:r w:rsidR="00CA13D3">
        <w:rPr>
          <w:sz w:val="22"/>
          <w:szCs w:val="22"/>
        </w:rPr>
        <w:t>In addition to these species, the</w:t>
      </w:r>
      <w:r w:rsidR="00CA13D3" w:rsidRPr="008F5BC2">
        <w:rPr>
          <w:sz w:val="22"/>
          <w:szCs w:val="22"/>
        </w:rPr>
        <w:t xml:space="preserve"> set of new species recorded in the resurvey </w:t>
      </w:r>
      <w:r w:rsidR="00CA13D3">
        <w:rPr>
          <w:sz w:val="22"/>
          <w:szCs w:val="22"/>
        </w:rPr>
        <w:t>were</w:t>
      </w:r>
      <w:r w:rsidR="00CA13D3" w:rsidRPr="008F5BC2">
        <w:rPr>
          <w:sz w:val="22"/>
          <w:szCs w:val="22"/>
        </w:rPr>
        <w:t xml:space="preserve"> in most cases opportunists with preferences for fellfield rather than snowbed habitats, agreeing with the trend</w:t>
      </w:r>
      <w:r w:rsidR="00CA13D3">
        <w:rPr>
          <w:sz w:val="22"/>
          <w:szCs w:val="22"/>
        </w:rPr>
        <w:t>s</w:t>
      </w:r>
      <w:r w:rsidR="00CA13D3" w:rsidRPr="008F5BC2">
        <w:rPr>
          <w:sz w:val="22"/>
          <w:szCs w:val="22"/>
        </w:rPr>
        <w:t xml:space="preserve"> of increasing generalist species in temperate European mountains (Steinbauer et al. 2018). </w:t>
      </w:r>
      <w:r w:rsidR="00CA13D3">
        <w:rPr>
          <w:sz w:val="22"/>
          <w:szCs w:val="22"/>
        </w:rPr>
        <w:t>These results partially support the</w:t>
      </w:r>
      <w:r w:rsidRPr="008F5BC2">
        <w:rPr>
          <w:sz w:val="22"/>
          <w:szCs w:val="22"/>
        </w:rPr>
        <w:t xml:space="preserve"> hypothesis of a thermophilization of community composition correlating with a warming climate, </w:t>
      </w:r>
      <w:r w:rsidR="00CA13D3">
        <w:rPr>
          <w:sz w:val="22"/>
          <w:szCs w:val="22"/>
        </w:rPr>
        <w:t xml:space="preserve">suggesting </w:t>
      </w:r>
      <w:r w:rsidRPr="008F5BC2">
        <w:rPr>
          <w:sz w:val="22"/>
          <w:szCs w:val="22"/>
        </w:rPr>
        <w:t>complex microclimatic effects beyond a mere increase of warm-demanding species. Moreover, the majority of dominant species recorded in the 78 plots are linked to relatively warm and freezing conditions (</w:t>
      </w:r>
      <w:proofErr w:type="gramStart"/>
      <w:r w:rsidRPr="008F5BC2">
        <w:rPr>
          <w:sz w:val="22"/>
          <w:szCs w:val="22"/>
        </w:rPr>
        <w:t>e.g.</w:t>
      </w:r>
      <w:proofErr w:type="gramEnd"/>
      <w:r w:rsidRPr="008F5BC2">
        <w:rPr>
          <w:sz w:val="22"/>
          <w:szCs w:val="22"/>
        </w:rPr>
        <w:t xml:space="preserve"> </w:t>
      </w:r>
      <w:r w:rsidRPr="00477C44">
        <w:rPr>
          <w:i/>
          <w:iCs/>
          <w:sz w:val="22"/>
          <w:szCs w:val="22"/>
        </w:rPr>
        <w:t>Thymus praecox, Anthyllis vulneraria, Koeleria va</w:t>
      </w:r>
      <w:ins w:id="63" w:author="EDUARDO FERNANDEZ PASCUAL" w:date="2023-07-14T08:51:00Z">
        <w:r w:rsidR="007534F0">
          <w:rPr>
            <w:i/>
            <w:iCs/>
            <w:sz w:val="22"/>
            <w:szCs w:val="22"/>
          </w:rPr>
          <w:t>l</w:t>
        </w:r>
      </w:ins>
      <w:r w:rsidRPr="00477C44">
        <w:rPr>
          <w:i/>
          <w:iCs/>
          <w:sz w:val="22"/>
          <w:szCs w:val="22"/>
        </w:rPr>
        <w:t>lesiana</w:t>
      </w:r>
      <w:r w:rsidRPr="008F5BC2">
        <w:rPr>
          <w:sz w:val="22"/>
          <w:szCs w:val="22"/>
        </w:rPr>
        <w:t xml:space="preserve">) confirming the </w:t>
      </w:r>
      <w:r w:rsidR="00641753">
        <w:rPr>
          <w:sz w:val="22"/>
          <w:szCs w:val="22"/>
        </w:rPr>
        <w:t>local</w:t>
      </w:r>
      <w:r w:rsidRPr="008F5BC2">
        <w:rPr>
          <w:sz w:val="22"/>
          <w:szCs w:val="22"/>
        </w:rPr>
        <w:t xml:space="preserve"> rarity of snowbed vegetation types reported by local vegetation maps. </w:t>
      </w:r>
      <w:r w:rsidR="00641753">
        <w:rPr>
          <w:sz w:val="22"/>
          <w:szCs w:val="22"/>
        </w:rPr>
        <w:t>We also</w:t>
      </w:r>
      <w:r w:rsidR="00ED0BA8">
        <w:rPr>
          <w:sz w:val="22"/>
          <w:szCs w:val="22"/>
        </w:rPr>
        <w:t xml:space="preserve"> note that </w:t>
      </w:r>
      <w:proofErr w:type="gramStart"/>
      <w:r w:rsidR="00513EE5">
        <w:rPr>
          <w:sz w:val="22"/>
          <w:szCs w:val="22"/>
        </w:rPr>
        <w:t>many</w:t>
      </w:r>
      <w:proofErr w:type="gramEnd"/>
      <w:r w:rsidR="00513EE5">
        <w:rPr>
          <w:sz w:val="22"/>
          <w:szCs w:val="22"/>
        </w:rPr>
        <w:t xml:space="preserve"> of</w:t>
      </w:r>
      <w:r w:rsidR="00ED0BA8">
        <w:rPr>
          <w:sz w:val="22"/>
          <w:szCs w:val="22"/>
        </w:rPr>
        <w:t xml:space="preserve"> </w:t>
      </w:r>
      <w:r w:rsidRPr="008F5BC2">
        <w:rPr>
          <w:sz w:val="22"/>
          <w:szCs w:val="22"/>
        </w:rPr>
        <w:t xml:space="preserve">the </w:t>
      </w:r>
      <w:r w:rsidR="00513EE5">
        <w:rPr>
          <w:sz w:val="22"/>
          <w:szCs w:val="22"/>
        </w:rPr>
        <w:t xml:space="preserve">recorded </w:t>
      </w:r>
      <w:r w:rsidRPr="008F5BC2">
        <w:rPr>
          <w:sz w:val="22"/>
          <w:szCs w:val="22"/>
        </w:rPr>
        <w:t xml:space="preserve">species are widely distributed in the study area and have no preference for specific microclimatic conditions, suggesting high tolerance to microclimatic heterogeneity. This may be explained by the adaptation of the local species pool to the wide spectrum of local conditions, especially considering the </w:t>
      </w:r>
      <w:proofErr w:type="gramStart"/>
      <w:r w:rsidRPr="008F5BC2">
        <w:rPr>
          <w:sz w:val="22"/>
          <w:szCs w:val="22"/>
        </w:rPr>
        <w:t>relatively low</w:t>
      </w:r>
      <w:proofErr w:type="gramEnd"/>
      <w:r w:rsidRPr="008F5BC2">
        <w:rPr>
          <w:sz w:val="22"/>
          <w:szCs w:val="22"/>
        </w:rPr>
        <w:t xml:space="preserve"> area of the </w:t>
      </w:r>
      <w:r w:rsidR="00C049A9">
        <w:rPr>
          <w:sz w:val="22"/>
          <w:szCs w:val="22"/>
        </w:rPr>
        <w:t>local alpine</w:t>
      </w:r>
      <w:r w:rsidRPr="008F5BC2">
        <w:rPr>
          <w:sz w:val="22"/>
          <w:szCs w:val="22"/>
        </w:rPr>
        <w:t xml:space="preserve"> system. The Holocene adaptation of these species to local microclimatic variation may have resulted in a local homogenization of plant communities, which is one of the expected and already observed effects of climate change on biodiversity (Matteodo et al. 2016, Verma et al. 2023). The simplification of relict communities </w:t>
      </w:r>
      <w:proofErr w:type="gramStart"/>
      <w:r w:rsidRPr="008F5BC2">
        <w:rPr>
          <w:sz w:val="22"/>
          <w:szCs w:val="22"/>
        </w:rPr>
        <w:t>was defined</w:t>
      </w:r>
      <w:proofErr w:type="gramEnd"/>
      <w:r w:rsidRPr="008F5BC2">
        <w:rPr>
          <w:sz w:val="22"/>
          <w:szCs w:val="22"/>
        </w:rPr>
        <w:t xml:space="preserve"> by Braun-Blanquet (1932) as </w:t>
      </w:r>
      <w:commentRangeStart w:id="64"/>
      <w:r w:rsidRPr="008F5BC2">
        <w:rPr>
          <w:sz w:val="22"/>
          <w:szCs w:val="22"/>
        </w:rPr>
        <w:t xml:space="preserve">a </w:t>
      </w:r>
      <w:r w:rsidRPr="001A1C38">
        <w:rPr>
          <w:i/>
          <w:iCs/>
          <w:sz w:val="22"/>
          <w:szCs w:val="22"/>
        </w:rPr>
        <w:t>fragmentary</w:t>
      </w:r>
      <w:r w:rsidRPr="008F5BC2">
        <w:rPr>
          <w:sz w:val="22"/>
          <w:szCs w:val="22"/>
        </w:rPr>
        <w:t xml:space="preserve"> effect</w:t>
      </w:r>
      <w:commentRangeEnd w:id="64"/>
      <w:r w:rsidR="00F349C4">
        <w:rPr>
          <w:rStyle w:val="Refdecomentario"/>
        </w:rPr>
        <w:commentReference w:id="64"/>
      </w:r>
      <w:r w:rsidRPr="008F5BC2">
        <w:rPr>
          <w:sz w:val="22"/>
          <w:szCs w:val="22"/>
        </w:rPr>
        <w:t xml:space="preserve"> that results in nested communities with respect </w:t>
      </w:r>
      <w:del w:id="65" w:author="EDUARDO FERNANDEZ PASCUAL" w:date="2023-07-14T08:52:00Z">
        <w:r w:rsidRPr="008F5BC2" w:rsidDel="009237E1">
          <w:rPr>
            <w:sz w:val="22"/>
            <w:szCs w:val="22"/>
          </w:rPr>
          <w:delText xml:space="preserve">with </w:delText>
        </w:r>
      </w:del>
      <w:ins w:id="66" w:author="EDUARDO FERNANDEZ PASCUAL" w:date="2023-07-14T08:52:00Z">
        <w:r w:rsidR="009237E1">
          <w:rPr>
            <w:sz w:val="22"/>
            <w:szCs w:val="22"/>
          </w:rPr>
          <w:t>to</w:t>
        </w:r>
        <w:r w:rsidR="009237E1" w:rsidRPr="008F5BC2">
          <w:rPr>
            <w:sz w:val="22"/>
            <w:szCs w:val="22"/>
          </w:rPr>
          <w:t xml:space="preserve"> </w:t>
        </w:r>
      </w:ins>
      <w:r w:rsidRPr="008F5BC2">
        <w:rPr>
          <w:sz w:val="22"/>
          <w:szCs w:val="22"/>
        </w:rPr>
        <w:t xml:space="preserve">the original </w:t>
      </w:r>
      <w:r w:rsidR="00547DE4" w:rsidRPr="008F5BC2">
        <w:rPr>
          <w:sz w:val="22"/>
          <w:szCs w:val="22"/>
        </w:rPr>
        <w:t>pool and</w:t>
      </w:r>
      <w:r w:rsidRPr="008F5BC2">
        <w:rPr>
          <w:sz w:val="22"/>
          <w:szCs w:val="22"/>
        </w:rPr>
        <w:t xml:space="preserve"> has been also identified in mountain mire communities (Jiménez-Alfaro et al. 2012). According to this view, the loss of micro-sites with snow and topographic protection will reduce the cover of plant specialists, leading to a general </w:t>
      </w:r>
      <w:r w:rsidRPr="008F5BC2">
        <w:rPr>
          <w:sz w:val="22"/>
          <w:szCs w:val="22"/>
        </w:rPr>
        <w:lastRenderedPageBreak/>
        <w:t xml:space="preserve">homogenization of </w:t>
      </w:r>
      <w:r w:rsidR="00094078">
        <w:rPr>
          <w:sz w:val="22"/>
          <w:szCs w:val="22"/>
        </w:rPr>
        <w:t>alpine</w:t>
      </w:r>
      <w:r w:rsidRPr="008F5BC2">
        <w:rPr>
          <w:sz w:val="22"/>
          <w:szCs w:val="22"/>
        </w:rPr>
        <w:t xml:space="preserve"> communities</w:t>
      </w:r>
      <w:r w:rsidR="00094078">
        <w:rPr>
          <w:sz w:val="22"/>
          <w:szCs w:val="22"/>
        </w:rPr>
        <w:t xml:space="preserve"> (</w:t>
      </w:r>
      <w:r w:rsidR="000B72D2">
        <w:rPr>
          <w:sz w:val="22"/>
          <w:szCs w:val="22"/>
        </w:rPr>
        <w:t>Britton et al. 2009</w:t>
      </w:r>
      <w:r w:rsidR="00094078">
        <w:rPr>
          <w:sz w:val="22"/>
          <w:szCs w:val="22"/>
        </w:rPr>
        <w:t>)</w:t>
      </w:r>
      <w:r w:rsidRPr="008F5BC2">
        <w:rPr>
          <w:sz w:val="22"/>
          <w:szCs w:val="22"/>
        </w:rPr>
        <w:t xml:space="preserve">, a process that could have started during the Holocene, and eventually incremented during the Anthropocene. </w:t>
      </w:r>
    </w:p>
    <w:p w14:paraId="5DDD480A" w14:textId="6AC4C229" w:rsidR="008F5BC2" w:rsidRDefault="008F5BC2" w:rsidP="008F5BC2">
      <w:pPr>
        <w:pStyle w:val="FirstParagraph"/>
        <w:rPr>
          <w:sz w:val="22"/>
          <w:szCs w:val="22"/>
        </w:rPr>
      </w:pPr>
      <w:r w:rsidRPr="008F5BC2">
        <w:rPr>
          <w:sz w:val="22"/>
          <w:szCs w:val="22"/>
        </w:rPr>
        <w:t xml:space="preserve">Our models for individual species indicate that </w:t>
      </w:r>
      <w:proofErr w:type="gramStart"/>
      <w:r w:rsidRPr="008F5BC2">
        <w:rPr>
          <w:sz w:val="22"/>
          <w:szCs w:val="22"/>
        </w:rPr>
        <w:t>16</w:t>
      </w:r>
      <w:proofErr w:type="gramEnd"/>
      <w:r w:rsidRPr="008F5BC2">
        <w:rPr>
          <w:sz w:val="22"/>
          <w:szCs w:val="22"/>
        </w:rPr>
        <w:t xml:space="preserve"> out of 86 species show significant responses to microclimatic conditions, indicating that only a small portion of the local species pool would noticeably respond to extreme climatic conditions. </w:t>
      </w:r>
      <w:r w:rsidR="00673140">
        <w:rPr>
          <w:sz w:val="22"/>
          <w:szCs w:val="22"/>
        </w:rPr>
        <w:t>S</w:t>
      </w:r>
      <w:r w:rsidRPr="008F5BC2">
        <w:rPr>
          <w:sz w:val="22"/>
          <w:szCs w:val="22"/>
        </w:rPr>
        <w:t xml:space="preserve">ome species showed extinction risks in more than one scenario, </w:t>
      </w:r>
      <w:proofErr w:type="gramStart"/>
      <w:r w:rsidRPr="008F5BC2">
        <w:rPr>
          <w:sz w:val="22"/>
          <w:szCs w:val="22"/>
        </w:rPr>
        <w:t>generally reflecting</w:t>
      </w:r>
      <w:proofErr w:type="gramEnd"/>
      <w:r w:rsidRPr="008F5BC2">
        <w:rPr>
          <w:sz w:val="22"/>
          <w:szCs w:val="22"/>
        </w:rPr>
        <w:t xml:space="preserve"> their ecological preferences along one </w:t>
      </w:r>
      <w:r w:rsidR="00F82D44">
        <w:rPr>
          <w:sz w:val="22"/>
          <w:szCs w:val="22"/>
        </w:rPr>
        <w:t>side of the microclimatic</w:t>
      </w:r>
      <w:r w:rsidRPr="008F5BC2">
        <w:rPr>
          <w:sz w:val="22"/>
          <w:szCs w:val="22"/>
        </w:rPr>
        <w:t xml:space="preserve"> gradient. Predicted responses to extreme microclimatic scenarios further suggest that the most sensitive species are those adapted to cold and/or snowy conditions. Accordingly, a hot &amp; freezing scenario, with loss of snow protection would result in local extinctions of alpine species with a clear requirement for snowy microclimates (e.g., </w:t>
      </w:r>
      <w:r w:rsidRPr="00274ED2">
        <w:rPr>
          <w:i/>
          <w:iCs/>
          <w:sz w:val="22"/>
          <w:szCs w:val="22"/>
        </w:rPr>
        <w:t>Erigeron alpinus</w:t>
      </w:r>
      <w:r w:rsidRPr="008F5BC2">
        <w:rPr>
          <w:sz w:val="22"/>
          <w:szCs w:val="22"/>
        </w:rPr>
        <w:t xml:space="preserve">, </w:t>
      </w:r>
      <w:r w:rsidRPr="00274ED2">
        <w:rPr>
          <w:i/>
          <w:iCs/>
          <w:sz w:val="22"/>
          <w:szCs w:val="22"/>
        </w:rPr>
        <w:t>Alchemila catalaunica</w:t>
      </w:r>
      <w:r w:rsidRPr="008F5BC2">
        <w:rPr>
          <w:sz w:val="22"/>
          <w:szCs w:val="22"/>
        </w:rPr>
        <w:t xml:space="preserve">), but also </w:t>
      </w:r>
      <w:r w:rsidR="0001726D">
        <w:rPr>
          <w:sz w:val="22"/>
          <w:szCs w:val="22"/>
        </w:rPr>
        <w:t>wide-</w:t>
      </w:r>
      <w:r w:rsidR="009D6A13">
        <w:rPr>
          <w:sz w:val="22"/>
          <w:szCs w:val="22"/>
        </w:rPr>
        <w:t xml:space="preserve">niche </w:t>
      </w:r>
      <w:r w:rsidR="009D6A13" w:rsidRPr="008F5BC2">
        <w:rPr>
          <w:sz w:val="22"/>
          <w:szCs w:val="22"/>
        </w:rPr>
        <w:t>species</w:t>
      </w:r>
      <w:r w:rsidRPr="008F5BC2">
        <w:rPr>
          <w:sz w:val="22"/>
          <w:szCs w:val="22"/>
        </w:rPr>
        <w:t xml:space="preserve"> reaching the </w:t>
      </w:r>
      <w:proofErr w:type="gramStart"/>
      <w:r w:rsidRPr="008F5BC2">
        <w:rPr>
          <w:sz w:val="22"/>
          <w:szCs w:val="22"/>
        </w:rPr>
        <w:t>relatively deeper</w:t>
      </w:r>
      <w:proofErr w:type="gramEnd"/>
      <w:r w:rsidRPr="008F5BC2">
        <w:rPr>
          <w:sz w:val="22"/>
          <w:szCs w:val="22"/>
        </w:rPr>
        <w:t xml:space="preserve"> soils created by snowbeds (e.g., </w:t>
      </w:r>
      <w:r w:rsidRPr="00910BDE">
        <w:rPr>
          <w:i/>
          <w:iCs/>
          <w:sz w:val="22"/>
          <w:szCs w:val="22"/>
          <w:rPrChange w:id="67" w:author="EDUARDO FERNANDEZ PASCUAL" w:date="2023-07-14T08:54:00Z">
            <w:rPr>
              <w:sz w:val="22"/>
              <w:szCs w:val="22"/>
            </w:rPr>
          </w:rPrChange>
        </w:rPr>
        <w:t>L</w:t>
      </w:r>
      <w:r w:rsidRPr="00274ED2">
        <w:rPr>
          <w:i/>
          <w:iCs/>
          <w:sz w:val="22"/>
          <w:szCs w:val="22"/>
        </w:rPr>
        <w:t>otus corniculatus, Scilla verna</w:t>
      </w:r>
      <w:r w:rsidRPr="008F5BC2">
        <w:rPr>
          <w:sz w:val="22"/>
          <w:szCs w:val="22"/>
        </w:rPr>
        <w:t xml:space="preserve">). In contrast, the scenario with the lowest risk of local extinction will be that of cold and snowy conditions, although this would imply a </w:t>
      </w:r>
      <w:proofErr w:type="gramStart"/>
      <w:r w:rsidRPr="008F5BC2">
        <w:rPr>
          <w:sz w:val="22"/>
          <w:szCs w:val="22"/>
        </w:rPr>
        <w:t>likely decrease</w:t>
      </w:r>
      <w:proofErr w:type="gramEnd"/>
      <w:r w:rsidRPr="008F5BC2">
        <w:rPr>
          <w:sz w:val="22"/>
          <w:szCs w:val="22"/>
        </w:rPr>
        <w:t xml:space="preserve"> of species with a preference for Mediterranean-like high-mountain conditions, like </w:t>
      </w:r>
      <w:r w:rsidRPr="00274ED2">
        <w:rPr>
          <w:i/>
          <w:iCs/>
          <w:sz w:val="22"/>
          <w:szCs w:val="22"/>
        </w:rPr>
        <w:t>Galium pyrenaicum</w:t>
      </w:r>
      <w:r w:rsidRPr="008F5BC2">
        <w:rPr>
          <w:sz w:val="22"/>
          <w:szCs w:val="22"/>
        </w:rPr>
        <w:t>. Interestingly, two species (</w:t>
      </w:r>
      <w:r w:rsidRPr="00274ED2">
        <w:rPr>
          <w:i/>
          <w:iCs/>
          <w:sz w:val="22"/>
          <w:szCs w:val="22"/>
        </w:rPr>
        <w:t>Arabis alpina</w:t>
      </w:r>
      <w:r w:rsidRPr="008F5BC2">
        <w:rPr>
          <w:sz w:val="22"/>
          <w:szCs w:val="22"/>
        </w:rPr>
        <w:t xml:space="preserve"> and </w:t>
      </w:r>
      <w:r w:rsidRPr="00274ED2">
        <w:rPr>
          <w:i/>
          <w:iCs/>
          <w:sz w:val="22"/>
          <w:szCs w:val="22"/>
        </w:rPr>
        <w:t>Festuca glacialis</w:t>
      </w:r>
      <w:r w:rsidRPr="008F5BC2">
        <w:rPr>
          <w:sz w:val="22"/>
          <w:szCs w:val="22"/>
        </w:rPr>
        <w:t xml:space="preserve">) show high probability of extinction in all scenarios, suggesting that even when considering microclimatic buffering, these species are </w:t>
      </w:r>
      <w:proofErr w:type="gramStart"/>
      <w:r w:rsidRPr="008F5BC2">
        <w:rPr>
          <w:sz w:val="22"/>
          <w:szCs w:val="22"/>
        </w:rPr>
        <w:t>likely under</w:t>
      </w:r>
      <w:proofErr w:type="gramEnd"/>
      <w:r w:rsidRPr="008F5BC2">
        <w:rPr>
          <w:sz w:val="22"/>
          <w:szCs w:val="22"/>
        </w:rPr>
        <w:t xml:space="preserve"> an extinction debt (Dullinger et al. 2012)</w:t>
      </w:r>
      <w:r w:rsidR="002D6E4E">
        <w:rPr>
          <w:sz w:val="22"/>
          <w:szCs w:val="22"/>
        </w:rPr>
        <w:t xml:space="preserve">. </w:t>
      </w:r>
      <w:r w:rsidRPr="008F5BC2">
        <w:rPr>
          <w:sz w:val="22"/>
          <w:szCs w:val="22"/>
        </w:rPr>
        <w:t xml:space="preserve">Although evaluating the local extinction risk of the study species will require different approaches (e.g., population genetics), our results suggest that the most sensitive species to climate change will be those adapted to the coldest and snowiest side of the microclimatic gradient. </w:t>
      </w:r>
      <w:r w:rsidR="000E054D">
        <w:rPr>
          <w:sz w:val="22"/>
          <w:szCs w:val="22"/>
        </w:rPr>
        <w:t>This supports</w:t>
      </w:r>
      <w:r w:rsidRPr="008F5BC2">
        <w:rPr>
          <w:sz w:val="22"/>
          <w:szCs w:val="22"/>
        </w:rPr>
        <w:t xml:space="preserve"> that microrefugia</w:t>
      </w:r>
      <w:r w:rsidR="000E054D">
        <w:rPr>
          <w:sz w:val="22"/>
          <w:szCs w:val="22"/>
        </w:rPr>
        <w:t xml:space="preserve"> for the rarest species of the local pool</w:t>
      </w:r>
      <w:r w:rsidRPr="008F5BC2">
        <w:rPr>
          <w:sz w:val="22"/>
          <w:szCs w:val="22"/>
        </w:rPr>
        <w:t xml:space="preserve"> </w:t>
      </w:r>
      <w:proofErr w:type="gramStart"/>
      <w:r w:rsidRPr="008F5BC2">
        <w:rPr>
          <w:sz w:val="22"/>
          <w:szCs w:val="22"/>
        </w:rPr>
        <w:t>are found</w:t>
      </w:r>
      <w:proofErr w:type="gramEnd"/>
      <w:r w:rsidRPr="008F5BC2">
        <w:rPr>
          <w:sz w:val="22"/>
          <w:szCs w:val="22"/>
        </w:rPr>
        <w:t xml:space="preserve"> </w:t>
      </w:r>
      <w:r w:rsidR="00EB05E7" w:rsidRPr="008F5BC2">
        <w:rPr>
          <w:sz w:val="22"/>
          <w:szCs w:val="22"/>
        </w:rPr>
        <w:t>in</w:t>
      </w:r>
      <w:r w:rsidRPr="008F5BC2">
        <w:rPr>
          <w:sz w:val="22"/>
          <w:szCs w:val="22"/>
        </w:rPr>
        <w:t xml:space="preserve"> the conditions that were more frequent during </w:t>
      </w:r>
      <w:r w:rsidR="000E054D">
        <w:rPr>
          <w:sz w:val="22"/>
          <w:szCs w:val="22"/>
        </w:rPr>
        <w:t xml:space="preserve">past </w:t>
      </w:r>
      <w:r w:rsidR="00D920BC">
        <w:rPr>
          <w:sz w:val="22"/>
          <w:szCs w:val="22"/>
        </w:rPr>
        <w:t>coldest</w:t>
      </w:r>
      <w:r w:rsidRPr="008F5BC2">
        <w:rPr>
          <w:sz w:val="22"/>
          <w:szCs w:val="22"/>
        </w:rPr>
        <w:t xml:space="preserve"> periods</w:t>
      </w:r>
      <w:r w:rsidR="00D920BC">
        <w:rPr>
          <w:sz w:val="22"/>
          <w:szCs w:val="22"/>
        </w:rPr>
        <w:t>, confirming the</w:t>
      </w:r>
      <w:r w:rsidR="00EB05E7">
        <w:rPr>
          <w:sz w:val="22"/>
          <w:szCs w:val="22"/>
        </w:rPr>
        <w:t>ir</w:t>
      </w:r>
      <w:r w:rsidR="00D920BC">
        <w:rPr>
          <w:sz w:val="22"/>
          <w:szCs w:val="22"/>
        </w:rPr>
        <w:t xml:space="preserve"> character </w:t>
      </w:r>
      <w:r w:rsidR="00EB05E7">
        <w:rPr>
          <w:sz w:val="22"/>
          <w:szCs w:val="22"/>
        </w:rPr>
        <w:t>as</w:t>
      </w:r>
      <w:r w:rsidR="00D920BC">
        <w:rPr>
          <w:sz w:val="22"/>
          <w:szCs w:val="22"/>
        </w:rPr>
        <w:t xml:space="preserve"> relict communities</w:t>
      </w:r>
      <w:r w:rsidRPr="008F5BC2">
        <w:rPr>
          <w:sz w:val="22"/>
          <w:szCs w:val="22"/>
        </w:rPr>
        <w:t>.</w:t>
      </w:r>
    </w:p>
    <w:p w14:paraId="0959AA8C" w14:textId="77777777" w:rsidR="00547DE4" w:rsidRDefault="00614EF6" w:rsidP="00547DE4">
      <w:pPr>
        <w:pStyle w:val="FirstParagraph"/>
        <w:rPr>
          <w:b/>
          <w:bCs/>
          <w:sz w:val="22"/>
          <w:szCs w:val="22"/>
        </w:rPr>
      </w:pPr>
      <w:r>
        <w:rPr>
          <w:b/>
          <w:bCs/>
          <w:sz w:val="22"/>
          <w:szCs w:val="22"/>
        </w:rPr>
        <w:t xml:space="preserve">5. </w:t>
      </w:r>
      <w:r w:rsidRPr="00614EF6">
        <w:rPr>
          <w:b/>
          <w:bCs/>
          <w:sz w:val="22"/>
          <w:szCs w:val="22"/>
        </w:rPr>
        <w:t>Conclusions</w:t>
      </w:r>
      <w:bookmarkStart w:id="68" w:name="data-availability"/>
      <w:bookmarkEnd w:id="25"/>
      <w:bookmarkEnd w:id="54"/>
    </w:p>
    <w:p w14:paraId="7FE2A729" w14:textId="6BE4074B" w:rsidR="008F5BC2" w:rsidRDefault="008F5BC2" w:rsidP="00547DE4">
      <w:pPr>
        <w:pStyle w:val="FirstParagraph"/>
        <w:rPr>
          <w:sz w:val="22"/>
          <w:szCs w:val="22"/>
        </w:rPr>
      </w:pPr>
      <w:commentRangeStart w:id="69"/>
      <w:r w:rsidRPr="008F5BC2">
        <w:rPr>
          <w:sz w:val="22"/>
          <w:szCs w:val="22"/>
        </w:rPr>
        <w:t xml:space="preserve">This study supports the expectation of microclimatic buffering along topographic gradients, but also highlights that the buffer effect depends on spatiotemporal variation in the alpine landscape. </w:t>
      </w:r>
      <w:commentRangeEnd w:id="69"/>
      <w:r w:rsidR="00484E43">
        <w:rPr>
          <w:rStyle w:val="Refdecomentario"/>
        </w:rPr>
        <w:commentReference w:id="69"/>
      </w:r>
      <w:r w:rsidRPr="008F5BC2">
        <w:rPr>
          <w:sz w:val="22"/>
          <w:szCs w:val="22"/>
        </w:rPr>
        <w:t xml:space="preserve">We found that thermal gradients in alpine landscapes are more complex than changes in annual mean temperature, </w:t>
      </w:r>
      <w:r w:rsidR="00A113E3">
        <w:rPr>
          <w:sz w:val="22"/>
          <w:szCs w:val="22"/>
        </w:rPr>
        <w:t xml:space="preserve">as </w:t>
      </w:r>
      <w:proofErr w:type="gramStart"/>
      <w:r w:rsidR="00A113E3">
        <w:rPr>
          <w:sz w:val="22"/>
          <w:szCs w:val="22"/>
        </w:rPr>
        <w:t>a possible explanation</w:t>
      </w:r>
      <w:proofErr w:type="gramEnd"/>
      <w:r w:rsidR="00A113E3">
        <w:rPr>
          <w:sz w:val="22"/>
          <w:szCs w:val="22"/>
        </w:rPr>
        <w:t xml:space="preserve"> of</w:t>
      </w:r>
      <w:r w:rsidRPr="008F5BC2">
        <w:rPr>
          <w:sz w:val="22"/>
          <w:szCs w:val="22"/>
        </w:rPr>
        <w:t xml:space="preserve"> the general disconnect between regional climatic models and local scale data (Giorgi et al. 2009). Specifically, we confirmed that bioclimatic indices like GDD and FDD are major microclimatic drivers in alpine communities, with strong connections to local patterns of snow cover and topographic refugia. The influence of these drivers was </w:t>
      </w:r>
      <w:del w:id="70" w:author="EDUARDO FERNANDEZ PASCUAL" w:date="2023-07-14T08:57:00Z">
        <w:r w:rsidRPr="008F5BC2" w:rsidDel="002E62F7">
          <w:rPr>
            <w:sz w:val="22"/>
            <w:szCs w:val="22"/>
          </w:rPr>
          <w:delText xml:space="preserve">especially </w:delText>
        </w:r>
      </w:del>
      <w:ins w:id="71" w:author="EDUARDO FERNANDEZ PASCUAL" w:date="2023-07-14T08:57:00Z">
        <w:r w:rsidR="002E62F7">
          <w:rPr>
            <w:sz w:val="22"/>
            <w:szCs w:val="22"/>
          </w:rPr>
          <w:t>highly</w:t>
        </w:r>
        <w:r w:rsidR="002E62F7" w:rsidRPr="008F5BC2">
          <w:rPr>
            <w:sz w:val="22"/>
            <w:szCs w:val="22"/>
          </w:rPr>
          <w:t xml:space="preserve"> </w:t>
        </w:r>
      </w:ins>
      <w:r w:rsidRPr="008F5BC2">
        <w:rPr>
          <w:sz w:val="22"/>
          <w:szCs w:val="22"/>
        </w:rPr>
        <w:t xml:space="preserve">informative in relict alpine </w:t>
      </w:r>
      <w:r w:rsidRPr="008F5BC2">
        <w:rPr>
          <w:sz w:val="22"/>
          <w:szCs w:val="22"/>
        </w:rPr>
        <w:lastRenderedPageBreak/>
        <w:t xml:space="preserve">communities subjected to long-term periods of natural and anthropogenic climate warming. Our results from either vegetation resurveys or local modeling indicate an increase in species with tolerance to winter freezing at the expense of species from snow-protected microsites. The reduction of snow-protected microsites will eventually result in the simplification of microclimatic gradients and the homogenization of </w:t>
      </w:r>
      <w:r w:rsidR="00075167">
        <w:rPr>
          <w:sz w:val="22"/>
          <w:szCs w:val="22"/>
        </w:rPr>
        <w:t>local</w:t>
      </w:r>
      <w:r w:rsidRPr="008F5BC2">
        <w:rPr>
          <w:sz w:val="22"/>
          <w:szCs w:val="22"/>
        </w:rPr>
        <w:t xml:space="preserve"> communities, increasing extinction risks of relict species from snowy sites. Although these patterns partially agree with the </w:t>
      </w:r>
      <w:del w:id="72" w:author="EDUARDO FERNANDEZ PASCUAL" w:date="2023-07-14T08:57:00Z">
        <w:r w:rsidRPr="008F5BC2" w:rsidDel="00BB6521">
          <w:rPr>
            <w:sz w:val="22"/>
            <w:szCs w:val="22"/>
          </w:rPr>
          <w:delText>themophilization</w:delText>
        </w:r>
      </w:del>
      <w:ins w:id="73" w:author="EDUARDO FERNANDEZ PASCUAL" w:date="2023-07-14T08:57:00Z">
        <w:r w:rsidR="00BB6521" w:rsidRPr="008F5BC2">
          <w:rPr>
            <w:sz w:val="22"/>
            <w:szCs w:val="22"/>
          </w:rPr>
          <w:t>thermophilization</w:t>
        </w:r>
      </w:ins>
      <w:r w:rsidRPr="008F5BC2">
        <w:rPr>
          <w:sz w:val="22"/>
          <w:szCs w:val="22"/>
        </w:rPr>
        <w:t xml:space="preserve"> process, our study shows </w:t>
      </w:r>
      <w:r w:rsidR="00C03F81">
        <w:rPr>
          <w:sz w:val="22"/>
          <w:szCs w:val="22"/>
        </w:rPr>
        <w:t>that</w:t>
      </w:r>
      <w:r w:rsidRPr="008F5BC2">
        <w:rPr>
          <w:sz w:val="22"/>
          <w:szCs w:val="22"/>
        </w:rPr>
        <w:t xml:space="preserve"> species replacement </w:t>
      </w:r>
      <w:r w:rsidR="00C03F81">
        <w:rPr>
          <w:sz w:val="22"/>
          <w:szCs w:val="22"/>
        </w:rPr>
        <w:t xml:space="preserve">is </w:t>
      </w:r>
      <w:proofErr w:type="gramStart"/>
      <w:r w:rsidR="00C03F81">
        <w:rPr>
          <w:sz w:val="22"/>
          <w:szCs w:val="22"/>
        </w:rPr>
        <w:t>mainly affecting</w:t>
      </w:r>
      <w:proofErr w:type="gramEnd"/>
      <w:r w:rsidR="00C03F81">
        <w:rPr>
          <w:sz w:val="22"/>
          <w:szCs w:val="22"/>
        </w:rPr>
        <w:t xml:space="preserve"> cold-adapted species with ecological preferences for </w:t>
      </w:r>
      <w:commentRangeStart w:id="74"/>
      <w:r w:rsidR="00C03F81">
        <w:rPr>
          <w:sz w:val="22"/>
          <w:szCs w:val="22"/>
        </w:rPr>
        <w:t>snow-free</w:t>
      </w:r>
      <w:commentRangeEnd w:id="74"/>
      <w:r w:rsidR="00BC2875">
        <w:rPr>
          <w:rStyle w:val="Refdecomentario"/>
        </w:rPr>
        <w:commentReference w:id="74"/>
      </w:r>
      <w:r w:rsidR="00C03F81">
        <w:rPr>
          <w:sz w:val="22"/>
          <w:szCs w:val="22"/>
        </w:rPr>
        <w:t xml:space="preserve"> microsites</w:t>
      </w:r>
      <w:r w:rsidRPr="008F5BC2">
        <w:rPr>
          <w:sz w:val="22"/>
          <w:szCs w:val="22"/>
        </w:rPr>
        <w:t xml:space="preserve">, </w:t>
      </w:r>
      <w:commentRangeStart w:id="75"/>
      <w:r w:rsidRPr="008F5BC2">
        <w:rPr>
          <w:sz w:val="22"/>
          <w:szCs w:val="22"/>
        </w:rPr>
        <w:t xml:space="preserve">as a possible effect of </w:t>
      </w:r>
      <w:r w:rsidR="00C03F81">
        <w:rPr>
          <w:sz w:val="22"/>
          <w:szCs w:val="22"/>
        </w:rPr>
        <w:t xml:space="preserve">recent </w:t>
      </w:r>
      <w:r w:rsidRPr="008F5BC2">
        <w:rPr>
          <w:sz w:val="22"/>
          <w:szCs w:val="22"/>
        </w:rPr>
        <w:t>homogenization</w:t>
      </w:r>
      <w:r w:rsidR="00375C7F">
        <w:rPr>
          <w:sz w:val="22"/>
          <w:szCs w:val="22"/>
        </w:rPr>
        <w:t xml:space="preserve"> processes</w:t>
      </w:r>
      <w:commentRangeEnd w:id="75"/>
      <w:r w:rsidR="004B2DB1">
        <w:rPr>
          <w:rStyle w:val="Refdecomentario"/>
        </w:rPr>
        <w:commentReference w:id="75"/>
      </w:r>
      <w:r w:rsidRPr="008F5BC2">
        <w:rPr>
          <w:sz w:val="22"/>
          <w:szCs w:val="22"/>
        </w:rPr>
        <w:t>. These predictions highlight the need for further monitoring bioclimatic drivers and snow patterns, ideally complemented with the assistance of temporal series of satellite images</w:t>
      </w:r>
      <w:r w:rsidR="005505FD">
        <w:rPr>
          <w:sz w:val="22"/>
          <w:szCs w:val="22"/>
        </w:rPr>
        <w:t xml:space="preserve">, together with </w:t>
      </w:r>
      <w:r w:rsidR="005505FD" w:rsidRPr="008F5BC2">
        <w:rPr>
          <w:sz w:val="22"/>
          <w:szCs w:val="22"/>
        </w:rPr>
        <w:t xml:space="preserve">physiological, </w:t>
      </w:r>
      <w:proofErr w:type="gramStart"/>
      <w:r w:rsidR="005505FD" w:rsidRPr="008F5BC2">
        <w:rPr>
          <w:sz w:val="22"/>
          <w:szCs w:val="22"/>
        </w:rPr>
        <w:t>genetic</w:t>
      </w:r>
      <w:proofErr w:type="gramEnd"/>
      <w:r w:rsidR="005505FD" w:rsidRPr="008F5BC2">
        <w:rPr>
          <w:sz w:val="22"/>
          <w:szCs w:val="22"/>
        </w:rPr>
        <w:t xml:space="preserve"> and demographic </w:t>
      </w:r>
      <w:r w:rsidR="005505FD">
        <w:rPr>
          <w:sz w:val="22"/>
          <w:szCs w:val="22"/>
        </w:rPr>
        <w:t>approaches</w:t>
      </w:r>
      <w:r w:rsidRPr="008F5BC2">
        <w:rPr>
          <w:sz w:val="22"/>
          <w:szCs w:val="22"/>
        </w:rPr>
        <w:t xml:space="preserve">. It will be also necessary to identify critical plant life stages responding to microclimatic conditions, since only </w:t>
      </w:r>
      <w:proofErr w:type="gramStart"/>
      <w:r w:rsidRPr="008F5BC2">
        <w:rPr>
          <w:sz w:val="22"/>
          <w:szCs w:val="22"/>
        </w:rPr>
        <w:t>a few</w:t>
      </w:r>
      <w:proofErr w:type="gramEnd"/>
      <w:r w:rsidRPr="008F5BC2">
        <w:rPr>
          <w:sz w:val="22"/>
          <w:szCs w:val="22"/>
        </w:rPr>
        <w:t xml:space="preserve"> studies have tackled this question in adult plant survival, seed dispersal and persistence (Auffret et al. 2023), germination (Shimono &amp; Kudo 2005) or seedling survival (Rosbakh et al. 2022, Gya et al. 2023). Such studies will be especially informative in alpine relict communities reduced to small alpine areas, which are more likely to experience local extinctions (Körner &amp; Hiltbrunner 2021). In these systems, major tipping points are </w:t>
      </w:r>
      <w:proofErr w:type="gramStart"/>
      <w:r w:rsidRPr="008F5BC2">
        <w:rPr>
          <w:sz w:val="22"/>
          <w:szCs w:val="22"/>
        </w:rPr>
        <w:t>likely depending</w:t>
      </w:r>
      <w:proofErr w:type="gramEnd"/>
      <w:r w:rsidRPr="008F5BC2">
        <w:rPr>
          <w:sz w:val="22"/>
          <w:szCs w:val="22"/>
        </w:rPr>
        <w:t xml:space="preserve"> on the spatiotemporal variation of snow cover and its effect on the topographical buffering of bioclimatic variables.</w:t>
      </w:r>
    </w:p>
    <w:p w14:paraId="61D077BA" w14:textId="77777777" w:rsidR="00BB29CC" w:rsidRDefault="00C55E4A" w:rsidP="00BB29CC">
      <w:pPr>
        <w:pStyle w:val="Textoindependiente"/>
        <w:spacing w:before="120" w:after="0"/>
      </w:pPr>
      <w:r w:rsidRPr="00BB29CC">
        <w:t>ACKNOWLEDGEMENTS</w:t>
      </w:r>
    </w:p>
    <w:p w14:paraId="7AF792C1" w14:textId="4ED77FA1" w:rsidR="004322CA" w:rsidRPr="004322CA" w:rsidRDefault="004322CA" w:rsidP="00BB29CC">
      <w:pPr>
        <w:pStyle w:val="Textoindependiente"/>
        <w:spacing w:before="120" w:after="0"/>
        <w:rPr>
          <w:sz w:val="22"/>
          <w:szCs w:val="22"/>
        </w:rPr>
      </w:pPr>
      <w:r w:rsidRPr="004322CA">
        <w:rPr>
          <w:sz w:val="22"/>
          <w:szCs w:val="22"/>
        </w:rPr>
        <w:t xml:space="preserve">We thank </w:t>
      </w:r>
      <w:r w:rsidR="00C019C2">
        <w:rPr>
          <w:sz w:val="22"/>
          <w:szCs w:val="22"/>
        </w:rPr>
        <w:t xml:space="preserve">the Picos de Europa </w:t>
      </w:r>
      <w:r w:rsidR="00591EFF">
        <w:rPr>
          <w:sz w:val="22"/>
          <w:szCs w:val="22"/>
        </w:rPr>
        <w:t xml:space="preserve">National Park </w:t>
      </w:r>
      <w:r w:rsidR="00C019C2">
        <w:rPr>
          <w:sz w:val="22"/>
          <w:szCs w:val="22"/>
        </w:rPr>
        <w:t xml:space="preserve">for their support in </w:t>
      </w:r>
      <w:r w:rsidR="009B4C84">
        <w:rPr>
          <w:sz w:val="22"/>
          <w:szCs w:val="22"/>
        </w:rPr>
        <w:t xml:space="preserve">field sampling and </w:t>
      </w:r>
      <w:r w:rsidR="00591EFF">
        <w:rPr>
          <w:sz w:val="22"/>
          <w:szCs w:val="22"/>
        </w:rPr>
        <w:t>their contribution in micro</w:t>
      </w:r>
      <w:r w:rsidR="009B4C84">
        <w:rPr>
          <w:sz w:val="22"/>
          <w:szCs w:val="22"/>
        </w:rPr>
        <w:t>climate monitoring, and</w:t>
      </w:r>
      <w:r w:rsidR="00C019C2" w:rsidRPr="004322CA">
        <w:rPr>
          <w:sz w:val="22"/>
          <w:szCs w:val="22"/>
        </w:rPr>
        <w:t xml:space="preserve"> </w:t>
      </w:r>
      <w:ins w:id="76" w:author="EDUARDO FERNANDEZ PASCUAL" w:date="2023-07-14T08:59:00Z">
        <w:r w:rsidR="005B68B2">
          <w:rPr>
            <w:sz w:val="22"/>
            <w:szCs w:val="22"/>
          </w:rPr>
          <w:t>Á</w:t>
        </w:r>
      </w:ins>
      <w:del w:id="77" w:author="EDUARDO FERNANDEZ PASCUAL" w:date="2023-07-14T08:59:00Z">
        <w:r w:rsidRPr="004322CA" w:rsidDel="005B68B2">
          <w:rPr>
            <w:sz w:val="22"/>
            <w:szCs w:val="22"/>
          </w:rPr>
          <w:delText>A</w:delText>
        </w:r>
      </w:del>
      <w:r w:rsidRPr="004322CA">
        <w:rPr>
          <w:sz w:val="22"/>
          <w:szCs w:val="22"/>
        </w:rPr>
        <w:t>lvaro Bueno</w:t>
      </w:r>
      <w:r w:rsidR="002A4E07">
        <w:rPr>
          <w:sz w:val="22"/>
          <w:szCs w:val="22"/>
        </w:rPr>
        <w:t xml:space="preserve"> and Teresa García for </w:t>
      </w:r>
      <w:r w:rsidR="0038641A">
        <w:rPr>
          <w:sz w:val="22"/>
          <w:szCs w:val="22"/>
        </w:rPr>
        <w:t>their collaboration</w:t>
      </w:r>
      <w:r w:rsidR="002A4E07">
        <w:rPr>
          <w:sz w:val="22"/>
          <w:szCs w:val="22"/>
        </w:rPr>
        <w:t xml:space="preserve"> in the vegetation surveys.</w:t>
      </w:r>
    </w:p>
    <w:p w14:paraId="19679ECD" w14:textId="4FA5F16B" w:rsidR="00C55E4A" w:rsidRDefault="00BB29CC" w:rsidP="00BB29CC">
      <w:pPr>
        <w:pStyle w:val="Textoindependiente"/>
        <w:spacing w:before="120" w:after="0"/>
      </w:pPr>
      <w:r>
        <w:t>AUTHOR CONTRIBUTIONS</w:t>
      </w:r>
    </w:p>
    <w:p w14:paraId="4DBC6771" w14:textId="449A2384" w:rsidR="00BB29CC" w:rsidRPr="00B0122A" w:rsidRDefault="003816C2" w:rsidP="00BB29CC">
      <w:pPr>
        <w:pStyle w:val="Textoindependiente"/>
        <w:spacing w:before="120" w:after="0"/>
        <w:rPr>
          <w:sz w:val="22"/>
          <w:szCs w:val="22"/>
        </w:rPr>
      </w:pPr>
      <w:r w:rsidRPr="00B0122A">
        <w:rPr>
          <w:sz w:val="22"/>
          <w:szCs w:val="22"/>
        </w:rPr>
        <w:t>B.J.-A. led the research a</w:t>
      </w:r>
      <w:r w:rsidR="0049280B" w:rsidRPr="00B0122A">
        <w:rPr>
          <w:sz w:val="22"/>
          <w:szCs w:val="22"/>
        </w:rPr>
        <w:t xml:space="preserve">nd the manuscript editing. </w:t>
      </w:r>
      <w:r w:rsidR="00C13213" w:rsidRPr="00B0122A">
        <w:rPr>
          <w:sz w:val="22"/>
          <w:szCs w:val="22"/>
        </w:rPr>
        <w:t>E.F.P.</w:t>
      </w:r>
      <w:r w:rsidR="00F622C4">
        <w:rPr>
          <w:sz w:val="22"/>
          <w:szCs w:val="22"/>
        </w:rPr>
        <w:t xml:space="preserve"> and C.E.A</w:t>
      </w:r>
      <w:r w:rsidR="00C13213" w:rsidRPr="00B0122A">
        <w:rPr>
          <w:sz w:val="22"/>
          <w:szCs w:val="22"/>
        </w:rPr>
        <w:t xml:space="preserve"> conducted the </w:t>
      </w:r>
      <w:r w:rsidR="009D6A13" w:rsidRPr="00B0122A">
        <w:rPr>
          <w:sz w:val="22"/>
          <w:szCs w:val="22"/>
        </w:rPr>
        <w:t>data</w:t>
      </w:r>
      <w:r w:rsidR="001E6551" w:rsidRPr="00B0122A">
        <w:rPr>
          <w:sz w:val="22"/>
          <w:szCs w:val="22"/>
        </w:rPr>
        <w:t xml:space="preserve"> </w:t>
      </w:r>
      <w:r w:rsidR="00F622C4">
        <w:rPr>
          <w:sz w:val="22"/>
          <w:szCs w:val="22"/>
        </w:rPr>
        <w:t>analyses and</w:t>
      </w:r>
      <w:r w:rsidR="000B0300">
        <w:rPr>
          <w:sz w:val="22"/>
          <w:szCs w:val="22"/>
        </w:rPr>
        <w:t xml:space="preserve"> </w:t>
      </w:r>
      <w:r w:rsidR="003D412D" w:rsidRPr="00B0122A">
        <w:rPr>
          <w:sz w:val="22"/>
          <w:szCs w:val="22"/>
        </w:rPr>
        <w:t>contributed to the conceptualization</w:t>
      </w:r>
      <w:r w:rsidR="00084354" w:rsidRPr="00B0122A">
        <w:rPr>
          <w:sz w:val="22"/>
          <w:szCs w:val="22"/>
        </w:rPr>
        <w:t xml:space="preserve"> </w:t>
      </w:r>
      <w:r w:rsidR="000C13CF" w:rsidRPr="00B0122A">
        <w:rPr>
          <w:sz w:val="22"/>
          <w:szCs w:val="22"/>
        </w:rPr>
        <w:t>of the study</w:t>
      </w:r>
      <w:r w:rsidR="00084354" w:rsidRPr="00B0122A">
        <w:rPr>
          <w:sz w:val="22"/>
          <w:szCs w:val="22"/>
        </w:rPr>
        <w:t>.</w:t>
      </w:r>
      <w:r w:rsidR="00B44D69" w:rsidRPr="00B0122A">
        <w:rPr>
          <w:sz w:val="22"/>
          <w:szCs w:val="22"/>
        </w:rPr>
        <w:t xml:space="preserve"> </w:t>
      </w:r>
      <w:r w:rsidR="00357551" w:rsidRPr="00B0122A">
        <w:rPr>
          <w:sz w:val="22"/>
          <w:szCs w:val="22"/>
        </w:rPr>
        <w:t>B.J.-A.,</w:t>
      </w:r>
      <w:r w:rsidR="002220A5">
        <w:rPr>
          <w:sz w:val="22"/>
          <w:szCs w:val="22"/>
        </w:rPr>
        <w:t xml:space="preserve"> CM and </w:t>
      </w:r>
      <w:r w:rsidR="00357551" w:rsidRPr="00B0122A">
        <w:rPr>
          <w:sz w:val="22"/>
          <w:szCs w:val="22"/>
        </w:rPr>
        <w:t xml:space="preserve">E.F.P. conducted the </w:t>
      </w:r>
      <w:r w:rsidR="0081203E" w:rsidRPr="00B0122A">
        <w:rPr>
          <w:sz w:val="22"/>
          <w:szCs w:val="22"/>
        </w:rPr>
        <w:t>fieldwork</w:t>
      </w:r>
      <w:r w:rsidR="00357551" w:rsidRPr="00B0122A">
        <w:rPr>
          <w:sz w:val="22"/>
          <w:szCs w:val="22"/>
        </w:rPr>
        <w:t>. All authors</w:t>
      </w:r>
      <w:r w:rsidR="0081203E" w:rsidRPr="00B0122A">
        <w:rPr>
          <w:sz w:val="22"/>
          <w:szCs w:val="22"/>
        </w:rPr>
        <w:t xml:space="preserve"> </w:t>
      </w:r>
      <w:r w:rsidR="00072C35" w:rsidRPr="00B0122A">
        <w:rPr>
          <w:sz w:val="22"/>
          <w:szCs w:val="22"/>
        </w:rPr>
        <w:t xml:space="preserve">contributed </w:t>
      </w:r>
      <w:proofErr w:type="gramStart"/>
      <w:r w:rsidR="00072C35" w:rsidRPr="00B0122A">
        <w:rPr>
          <w:sz w:val="22"/>
          <w:szCs w:val="22"/>
        </w:rPr>
        <w:t>substantially to</w:t>
      </w:r>
      <w:proofErr w:type="gramEnd"/>
      <w:r w:rsidR="00072C35" w:rsidRPr="00B0122A">
        <w:rPr>
          <w:sz w:val="22"/>
          <w:szCs w:val="22"/>
        </w:rPr>
        <w:t xml:space="preserve"> </w:t>
      </w:r>
      <w:r w:rsidR="000C13CF" w:rsidRPr="00B0122A">
        <w:rPr>
          <w:sz w:val="22"/>
          <w:szCs w:val="22"/>
        </w:rPr>
        <w:t>the manuscript</w:t>
      </w:r>
      <w:r w:rsidR="0081203E" w:rsidRPr="00B0122A">
        <w:rPr>
          <w:sz w:val="22"/>
          <w:szCs w:val="22"/>
        </w:rPr>
        <w:t>.</w:t>
      </w:r>
    </w:p>
    <w:p w14:paraId="05477A50" w14:textId="749E81B3" w:rsidR="00F47D83" w:rsidRPr="00BB29CC" w:rsidRDefault="00BA3CD3" w:rsidP="00BB29CC">
      <w:pPr>
        <w:pStyle w:val="Ttulo1"/>
        <w:spacing w:before="120"/>
        <w:rPr>
          <w:b w:val="0"/>
          <w:bCs w:val="0"/>
        </w:rPr>
      </w:pPr>
      <w:r w:rsidRPr="00BB29CC">
        <w:rPr>
          <w:b w:val="0"/>
          <w:bCs w:val="0"/>
        </w:rPr>
        <w:t>DATA AVAILABILITY</w:t>
      </w:r>
    </w:p>
    <w:p w14:paraId="2071E84F" w14:textId="1F6DE4CF" w:rsidR="008C00D2" w:rsidRDefault="00BA3CD3" w:rsidP="008C00D2">
      <w:pPr>
        <w:pStyle w:val="FirstParagraph"/>
        <w:spacing w:before="120" w:after="0"/>
        <w:rPr>
          <w:sz w:val="22"/>
          <w:szCs w:val="22"/>
        </w:rPr>
      </w:pPr>
      <w:r w:rsidRPr="00252EB2">
        <w:rPr>
          <w:sz w:val="22"/>
          <w:szCs w:val="22"/>
        </w:rPr>
        <w:t xml:space="preserve">The original data, R code for the analysis and creation of the manuscript can be accessed at the GitHub repository </w:t>
      </w:r>
      <w:hyperlink r:id="rId15">
        <w:r w:rsidRPr="00252EB2">
          <w:rPr>
            <w:rStyle w:val="Hipervnculo"/>
            <w:sz w:val="22"/>
            <w:szCs w:val="22"/>
          </w:rPr>
          <w:t>https://github.com/efernandezpascual/picos</w:t>
        </w:r>
      </w:hyperlink>
      <w:r w:rsidRPr="00252EB2">
        <w:rPr>
          <w:sz w:val="22"/>
          <w:szCs w:val="22"/>
        </w:rPr>
        <w:t xml:space="preserve">. A version of the repository </w:t>
      </w:r>
      <w:proofErr w:type="gramStart"/>
      <w:r w:rsidRPr="00252EB2">
        <w:rPr>
          <w:sz w:val="22"/>
          <w:szCs w:val="22"/>
        </w:rPr>
        <w:t>is deposited</w:t>
      </w:r>
      <w:proofErr w:type="gramEnd"/>
      <w:r w:rsidRPr="00252EB2">
        <w:rPr>
          <w:sz w:val="22"/>
          <w:szCs w:val="22"/>
        </w:rPr>
        <w:t xml:space="preserve"> in Zenodo.</w:t>
      </w:r>
      <w:bookmarkStart w:id="78" w:name="ref-RN5064"/>
      <w:bookmarkStart w:id="79" w:name="literature-cited"/>
      <w:bookmarkStart w:id="80" w:name="refs"/>
      <w:bookmarkEnd w:id="68"/>
    </w:p>
    <w:p w14:paraId="09F50051" w14:textId="5B2223BB" w:rsidR="008C00D2" w:rsidRPr="008C00D2" w:rsidRDefault="008C00D2" w:rsidP="008C00D2">
      <w:pPr>
        <w:pStyle w:val="FirstParagraph"/>
        <w:spacing w:before="120" w:after="0"/>
        <w:rPr>
          <w:sz w:val="22"/>
          <w:szCs w:val="22"/>
        </w:rPr>
      </w:pPr>
      <w:r>
        <w:lastRenderedPageBreak/>
        <w:t>REFERENCES</w:t>
      </w:r>
    </w:p>
    <w:p w14:paraId="61173A9C" w14:textId="77777777" w:rsidR="008F5BC2" w:rsidRDefault="008F5BC2" w:rsidP="005A65E7">
      <w:pPr>
        <w:pStyle w:val="Textoindependiente"/>
        <w:ind w:left="432" w:hanging="432"/>
        <w:rPr>
          <w:sz w:val="22"/>
          <w:szCs w:val="22"/>
        </w:rPr>
      </w:pPr>
      <w:r w:rsidRPr="005A65E7">
        <w:rPr>
          <w:sz w:val="22"/>
          <w:szCs w:val="22"/>
        </w:rPr>
        <w:t>Auffret, A.G., Vangansbeke, P., De Frenne, P., Auestad, I., Basto, S., Grandin, U., Jacquemyn, H., Jakobsson, A., Kalamees, R., Koch, M.A., Marrs, R., Marteinsdóttir, B., Wagner, M., Bekker, R.M., Bruun, H.H., Decocq, G., Hermy, M., Jankowska-Błaszczuk, M., Milberg, P., Måren, I.E., Pakeman, R.J., Phoenix, G.K., Thompson, K., Van Calster, H., Vandvik, V., &amp; Plue, J. 2023. More warm-adapted species in soil seed banks than in herb layer plant communities across Europe. Journal of Ecology 1009–1020.</w:t>
      </w:r>
    </w:p>
    <w:p w14:paraId="695B1EE1" w14:textId="049AA657" w:rsidR="009322CE" w:rsidRPr="005A65E7" w:rsidRDefault="009322CE" w:rsidP="009322CE">
      <w:pPr>
        <w:pStyle w:val="Textoindependiente"/>
        <w:ind w:left="432" w:hanging="432"/>
        <w:rPr>
          <w:sz w:val="22"/>
          <w:szCs w:val="22"/>
        </w:rPr>
      </w:pPr>
      <w:r w:rsidRPr="009322CE">
        <w:rPr>
          <w:sz w:val="22"/>
          <w:szCs w:val="22"/>
        </w:rPr>
        <w:t>Britton</w:t>
      </w:r>
      <w:r w:rsidR="00732649">
        <w:rPr>
          <w:sz w:val="22"/>
          <w:szCs w:val="22"/>
        </w:rPr>
        <w:t>,</w:t>
      </w:r>
      <w:r w:rsidRPr="009322CE">
        <w:rPr>
          <w:sz w:val="22"/>
          <w:szCs w:val="22"/>
        </w:rPr>
        <w:t xml:space="preserve"> A</w:t>
      </w:r>
      <w:r w:rsidR="00732649">
        <w:rPr>
          <w:sz w:val="22"/>
          <w:szCs w:val="22"/>
        </w:rPr>
        <w:t>.</w:t>
      </w:r>
      <w:r w:rsidRPr="009322CE">
        <w:rPr>
          <w:sz w:val="22"/>
          <w:szCs w:val="22"/>
        </w:rPr>
        <w:t>J</w:t>
      </w:r>
      <w:r w:rsidR="00732649">
        <w:rPr>
          <w:sz w:val="22"/>
          <w:szCs w:val="22"/>
        </w:rPr>
        <w:t>., Beale, C.M., Towers, W. &amp; Hewison, R.L.</w:t>
      </w:r>
      <w:r w:rsidRPr="009322CE">
        <w:rPr>
          <w:sz w:val="22"/>
          <w:szCs w:val="22"/>
        </w:rPr>
        <w:t xml:space="preserve"> 2009</w:t>
      </w:r>
      <w:r w:rsidR="00732649">
        <w:rPr>
          <w:sz w:val="22"/>
          <w:szCs w:val="22"/>
        </w:rPr>
        <w:t>.</w:t>
      </w:r>
      <w:r w:rsidRPr="009322CE">
        <w:rPr>
          <w:sz w:val="22"/>
          <w:szCs w:val="22"/>
        </w:rPr>
        <w:t xml:space="preserve"> Biodiversity gains and losses: Evidence for homogenisation of Scottish alpine vegetation. Biol</w:t>
      </w:r>
      <w:r w:rsidR="00732649">
        <w:rPr>
          <w:sz w:val="22"/>
          <w:szCs w:val="22"/>
        </w:rPr>
        <w:t>ogical</w:t>
      </w:r>
      <w:r w:rsidRPr="009322CE">
        <w:rPr>
          <w:sz w:val="22"/>
          <w:szCs w:val="22"/>
        </w:rPr>
        <w:t xml:space="preserve"> Cons</w:t>
      </w:r>
      <w:r w:rsidR="00732649">
        <w:rPr>
          <w:sz w:val="22"/>
          <w:szCs w:val="22"/>
        </w:rPr>
        <w:t>ervation</w:t>
      </w:r>
      <w:r w:rsidRPr="009322CE">
        <w:rPr>
          <w:sz w:val="22"/>
          <w:szCs w:val="22"/>
        </w:rPr>
        <w:t xml:space="preserve"> 142</w:t>
      </w:r>
      <w:r w:rsidR="00F26316">
        <w:rPr>
          <w:sz w:val="22"/>
          <w:szCs w:val="22"/>
        </w:rPr>
        <w:t>:</w:t>
      </w:r>
      <w:r>
        <w:rPr>
          <w:sz w:val="22"/>
          <w:szCs w:val="22"/>
        </w:rPr>
        <w:t xml:space="preserve"> </w:t>
      </w:r>
      <w:r w:rsidRPr="009322CE">
        <w:rPr>
          <w:sz w:val="22"/>
          <w:szCs w:val="22"/>
        </w:rPr>
        <w:t>1728–1739.</w:t>
      </w:r>
    </w:p>
    <w:p w14:paraId="533056C6" w14:textId="77777777" w:rsidR="008F5BC2" w:rsidRPr="005A65E7" w:rsidRDefault="008F5BC2" w:rsidP="005A65E7">
      <w:pPr>
        <w:pStyle w:val="Textoindependiente"/>
        <w:ind w:left="432" w:hanging="432"/>
        <w:rPr>
          <w:sz w:val="22"/>
          <w:szCs w:val="22"/>
        </w:rPr>
      </w:pPr>
      <w:r w:rsidRPr="005A65E7">
        <w:rPr>
          <w:sz w:val="22"/>
          <w:szCs w:val="22"/>
        </w:rPr>
        <w:t>Choler, P. 2018. Winter soil temperature dependence of alpine plant distribution: Implications for anticipating vegetation changes under a warming climate. Perspectives in Plant Ecology, Evolution and Systematics 30: 6–15.</w:t>
      </w:r>
    </w:p>
    <w:p w14:paraId="007DDD8C" w14:textId="77777777" w:rsidR="008F5BC2" w:rsidRPr="005A65E7" w:rsidRDefault="008F5BC2" w:rsidP="005A65E7">
      <w:pPr>
        <w:pStyle w:val="Textoindependiente"/>
        <w:ind w:left="432" w:hanging="432"/>
        <w:rPr>
          <w:sz w:val="22"/>
          <w:szCs w:val="22"/>
        </w:rPr>
      </w:pPr>
      <w:r w:rsidRPr="005A65E7">
        <w:rPr>
          <w:sz w:val="22"/>
          <w:szCs w:val="22"/>
        </w:rPr>
        <w:t>Doak, D.F., &amp; Morris, W.F. 2010. Demographic compensation and tipping points in climate-induced range shifts. Nature 467: 959–962.</w:t>
      </w:r>
    </w:p>
    <w:p w14:paraId="77A901BF" w14:textId="77777777" w:rsidR="008F5BC2" w:rsidRPr="005A65E7" w:rsidRDefault="008F5BC2" w:rsidP="005A65E7">
      <w:pPr>
        <w:pStyle w:val="Textoindependiente"/>
        <w:ind w:left="432" w:hanging="432"/>
        <w:rPr>
          <w:sz w:val="22"/>
          <w:szCs w:val="22"/>
        </w:rPr>
      </w:pPr>
      <w:r w:rsidRPr="005A65E7">
        <w:rPr>
          <w:sz w:val="22"/>
          <w:szCs w:val="22"/>
        </w:rPr>
        <w:t>Dullinger, S., Gattringer, A., Thuiller, W., Moser, D., Zimmermann, N.E., Guisan, A., Willner, W., Plutzar, C., Leitner, M., Mang, T., Caccianiga, M., Dirnböck, T., Ertl, S., Fischer, A., Lenoir, J., Svenning, J.C., Psomas, A., Schmatz, D.R., Silc, U., Vittoz, P., &amp; Hülber, K. 2012. Extinction debt of high-mountain plants under twenty-first-century climate change. Nature Climate Change 2: 619–622.</w:t>
      </w:r>
    </w:p>
    <w:p w14:paraId="29B4FDF1" w14:textId="77777777" w:rsidR="008F5BC2" w:rsidRPr="005A65E7" w:rsidRDefault="008F5BC2" w:rsidP="005A65E7">
      <w:pPr>
        <w:pStyle w:val="Textoindependiente"/>
        <w:ind w:left="432" w:hanging="432"/>
        <w:rPr>
          <w:sz w:val="22"/>
          <w:szCs w:val="22"/>
          <w:lang w:val="es-ES"/>
        </w:rPr>
      </w:pPr>
      <w:r w:rsidRPr="005A65E7">
        <w:rPr>
          <w:sz w:val="22"/>
          <w:szCs w:val="22"/>
        </w:rPr>
        <w:t xml:space="preserve">Fick, S.E., &amp; Hijmans, R.J. 2017. WorldClim 2: new 1-km spatial resolution climate surfaces for global land areas. </w:t>
      </w:r>
      <w:r w:rsidRPr="005A65E7">
        <w:rPr>
          <w:sz w:val="22"/>
          <w:szCs w:val="22"/>
          <w:lang w:val="es-ES"/>
        </w:rPr>
        <w:t>International Journal of Climatology 37: 4302–4315.</w:t>
      </w:r>
    </w:p>
    <w:p w14:paraId="1F7EC7D1" w14:textId="77777777" w:rsidR="008F5BC2" w:rsidRPr="005A65E7" w:rsidRDefault="008F5BC2" w:rsidP="005A65E7">
      <w:pPr>
        <w:pStyle w:val="Textoindependiente"/>
        <w:ind w:left="432" w:hanging="432"/>
        <w:rPr>
          <w:sz w:val="22"/>
          <w:szCs w:val="22"/>
        </w:rPr>
      </w:pPr>
      <w:r w:rsidRPr="005A65E7">
        <w:rPr>
          <w:sz w:val="22"/>
          <w:szCs w:val="22"/>
          <w:lang w:val="es-ES"/>
        </w:rPr>
        <w:t xml:space="preserve">García-Gutiérrez, T., Jiménez-Alfaro, B., Fernández-Pascual, E., &amp; Müller, J. V. 2018. </w:t>
      </w:r>
      <w:r w:rsidRPr="005A65E7">
        <w:rPr>
          <w:sz w:val="22"/>
          <w:szCs w:val="22"/>
        </w:rPr>
        <w:t>Functional diversity and ecological requirements of alpine vegetation types in a biogeographical transition zone. Phytocoenologia 48: 77–89.</w:t>
      </w:r>
    </w:p>
    <w:p w14:paraId="5DC4586B" w14:textId="2ADDD7E7" w:rsidR="008F5BC2" w:rsidRDefault="008F5BC2" w:rsidP="005A65E7">
      <w:pPr>
        <w:pStyle w:val="Textoindependiente"/>
        <w:ind w:left="432" w:hanging="432"/>
        <w:rPr>
          <w:sz w:val="22"/>
          <w:szCs w:val="22"/>
        </w:rPr>
      </w:pPr>
      <w:r w:rsidRPr="005A65E7">
        <w:rPr>
          <w:sz w:val="22"/>
          <w:szCs w:val="22"/>
        </w:rPr>
        <w:t>Giorgi, F., Jones, C., &amp; Asrar, G. 2009. Addressing climate information needs at the regional level: the CORDEX framework.</w:t>
      </w:r>
      <w:r w:rsidR="006C4F19">
        <w:rPr>
          <w:sz w:val="22"/>
          <w:szCs w:val="22"/>
        </w:rPr>
        <w:t xml:space="preserve"> Bulletin – World Meteorological Organization</w:t>
      </w:r>
      <w:r w:rsidR="00B8524D">
        <w:rPr>
          <w:sz w:val="22"/>
          <w:szCs w:val="22"/>
        </w:rPr>
        <w:t xml:space="preserve"> 58: 175-183.</w:t>
      </w:r>
    </w:p>
    <w:p w14:paraId="5080E340" w14:textId="77777777" w:rsidR="008F5BC2" w:rsidRPr="005A65E7" w:rsidRDefault="008F5BC2" w:rsidP="005A65E7">
      <w:pPr>
        <w:pStyle w:val="Textoindependiente"/>
        <w:ind w:left="432" w:hanging="432"/>
        <w:rPr>
          <w:sz w:val="22"/>
          <w:szCs w:val="22"/>
        </w:rPr>
      </w:pPr>
      <w:r w:rsidRPr="005A65E7">
        <w:rPr>
          <w:sz w:val="22"/>
          <w:szCs w:val="22"/>
        </w:rPr>
        <w:lastRenderedPageBreak/>
        <w:t>Gottfried, M., Pauli, H., Futschik, A., Akhalkatsi, M., Barančok, P., Benito Alonso, J.L., Coldea, G., Dick, J., Erschbamer, B., Fernández Calzado, M.R., Kazakis, G., Krajči, J., Larsson, P., Mallaun, M., Michelsen, O., Moiseev, D., Moiseev, P., Molau, U., Merzouki, A., Nagy, L., Nakhutsrishvili, G., Pedersen, B., Pelino, G., Puscas, M., Rossi, G., Stanisci, A., Theurillat, J.P., Tomaselli, M., Villar, L., Vittoz, P., Vogiatzakis, I., &amp; Grabherr, G. 2012. Continent-wide response of mountain vegetation to climate change. Nature Climate Change 2: 111–115.</w:t>
      </w:r>
    </w:p>
    <w:p w14:paraId="7B9AFB0B" w14:textId="77777777" w:rsidR="008F5BC2" w:rsidRPr="005A65E7" w:rsidRDefault="008F5BC2" w:rsidP="005A65E7">
      <w:pPr>
        <w:pStyle w:val="Textoindependiente"/>
        <w:ind w:left="432" w:hanging="432"/>
        <w:rPr>
          <w:sz w:val="22"/>
          <w:szCs w:val="22"/>
        </w:rPr>
      </w:pPr>
      <w:r w:rsidRPr="005A65E7">
        <w:rPr>
          <w:sz w:val="22"/>
          <w:szCs w:val="22"/>
        </w:rPr>
        <w:t>Graae, B.J., Vandvik, V., Armbruster, W.S., Eiserhardt, W.L., Svenning, J.C., Hylander, K., Ehrlén, J., Speed, J.D.., Klanderud, K., Bråthen, K.A., Milbau, A., Opedal, Ø.H., Alsos, I.G., Ejrnæs, R., Bruun, H.H., Birks, H.J.B., Westergaard, K.B., Birks, H.H., &amp; Lenoir, J. 2018. Stay or go – how topographic complexity influences alpine plant population and community responses to climate change. Perspectives in Plant Ecology, Evolution and Systematics 30: 41–50.</w:t>
      </w:r>
    </w:p>
    <w:p w14:paraId="039DCB50" w14:textId="77777777" w:rsidR="008F5BC2" w:rsidRPr="00FD65FB" w:rsidRDefault="008F5BC2" w:rsidP="005A65E7">
      <w:pPr>
        <w:pStyle w:val="Textoindependiente"/>
        <w:ind w:left="432" w:hanging="432"/>
        <w:rPr>
          <w:sz w:val="22"/>
          <w:szCs w:val="22"/>
          <w:lang w:val="es-ES"/>
        </w:rPr>
      </w:pPr>
      <w:r w:rsidRPr="005A65E7">
        <w:rPr>
          <w:sz w:val="22"/>
          <w:szCs w:val="22"/>
        </w:rPr>
        <w:t xml:space="preserve">Gya, R., Geange, S.R., Lynn, J.S., Töpper, J.P., Wallevik, Ø., Zernichow, C., &amp; Vandvik, V. 2023. A test of local adaptation to drought in germination and seedling traits in populations of two alpine forbs across a 2000 mm/year precipitation gradient. </w:t>
      </w:r>
      <w:r w:rsidRPr="00FD65FB">
        <w:rPr>
          <w:sz w:val="22"/>
          <w:szCs w:val="22"/>
          <w:lang w:val="es-ES"/>
        </w:rPr>
        <w:t>Ecology and Evolution 13: 1–19.</w:t>
      </w:r>
    </w:p>
    <w:p w14:paraId="0EC84CBA" w14:textId="77777777" w:rsidR="008F5BC2" w:rsidRPr="005A65E7" w:rsidRDefault="008F5BC2" w:rsidP="005A65E7">
      <w:pPr>
        <w:pStyle w:val="Textoindependiente"/>
        <w:ind w:left="432" w:hanging="432"/>
        <w:rPr>
          <w:sz w:val="22"/>
          <w:szCs w:val="22"/>
          <w:lang w:val="es-ES"/>
        </w:rPr>
      </w:pPr>
      <w:r w:rsidRPr="005A65E7">
        <w:rPr>
          <w:sz w:val="22"/>
          <w:szCs w:val="22"/>
          <w:lang w:val="es-ES"/>
        </w:rPr>
        <w:t xml:space="preserve">Jiménez-Alfaro, B., Fernández-Pascual, E., Díaz-González, T.E., Pérez-Haase, A., &amp; Ninot, J.M. 2012. </w:t>
      </w:r>
      <w:r w:rsidRPr="005A65E7">
        <w:rPr>
          <w:sz w:val="22"/>
          <w:szCs w:val="22"/>
        </w:rPr>
        <w:t xml:space="preserve">Diversity of Rich Fen Vegetation and Related Plant Specialists in Mountain Refugia of the Iberian Peninsula. </w:t>
      </w:r>
      <w:r w:rsidRPr="005A65E7">
        <w:rPr>
          <w:sz w:val="22"/>
          <w:szCs w:val="22"/>
          <w:lang w:val="es-ES"/>
        </w:rPr>
        <w:t>Folia Geobotanica 47: 403–419.</w:t>
      </w:r>
    </w:p>
    <w:p w14:paraId="353425D5" w14:textId="77777777" w:rsidR="008F5BC2" w:rsidRPr="005A65E7" w:rsidRDefault="008F5BC2" w:rsidP="005A65E7">
      <w:pPr>
        <w:pStyle w:val="Textoindependiente"/>
        <w:ind w:left="432" w:hanging="432"/>
        <w:rPr>
          <w:sz w:val="22"/>
          <w:szCs w:val="22"/>
        </w:rPr>
      </w:pPr>
      <w:r w:rsidRPr="005A65E7">
        <w:rPr>
          <w:sz w:val="22"/>
          <w:szCs w:val="22"/>
          <w:lang w:val="es-ES"/>
        </w:rPr>
        <w:t xml:space="preserve">Jiménez-Alfaro, B., García-Calvo, L., García, P., &amp; Acebes, J.L. 2016. </w:t>
      </w:r>
      <w:r w:rsidRPr="005A65E7">
        <w:rPr>
          <w:sz w:val="22"/>
          <w:szCs w:val="22"/>
        </w:rPr>
        <w:t>Anticipating extinctions of glacial relict populations in mountain refugia. Biological Conservation 201: 243–251.</w:t>
      </w:r>
    </w:p>
    <w:p w14:paraId="2C9C20F1" w14:textId="32904CE3" w:rsidR="008F5BC2" w:rsidRPr="005A65E7" w:rsidRDefault="008F5BC2" w:rsidP="005A65E7">
      <w:pPr>
        <w:pStyle w:val="Textoindependiente"/>
        <w:ind w:left="432" w:hanging="432"/>
        <w:rPr>
          <w:sz w:val="22"/>
          <w:szCs w:val="22"/>
        </w:rPr>
      </w:pPr>
      <w:r w:rsidRPr="005A65E7">
        <w:rPr>
          <w:sz w:val="22"/>
          <w:szCs w:val="22"/>
          <w:lang w:val="es-ES"/>
        </w:rPr>
        <w:t>Jiménez-Alfaro, B., Gavilán, R.G., Escudero, A., Iriondo, J.M., &amp; Fernández-González, F. 2014</w:t>
      </w:r>
      <w:r w:rsidR="009E38FB">
        <w:rPr>
          <w:sz w:val="22"/>
          <w:szCs w:val="22"/>
          <w:lang w:val="es-ES"/>
        </w:rPr>
        <w:t>a</w:t>
      </w:r>
      <w:r w:rsidRPr="005A65E7">
        <w:rPr>
          <w:sz w:val="22"/>
          <w:szCs w:val="22"/>
          <w:lang w:val="es-ES"/>
        </w:rPr>
        <w:t xml:space="preserve">. </w:t>
      </w:r>
      <w:r w:rsidRPr="005A65E7">
        <w:rPr>
          <w:sz w:val="22"/>
          <w:szCs w:val="22"/>
        </w:rPr>
        <w:t>Decline of dry grassland specialists in Mediterranean high-mountain communities influenced by recent climate warming. Journal of Vegetation Science 25: 1394–1404.</w:t>
      </w:r>
    </w:p>
    <w:p w14:paraId="7CA878BE" w14:textId="35D48710" w:rsidR="008F5BC2" w:rsidRPr="00FD65FB" w:rsidRDefault="008F5BC2" w:rsidP="005A65E7">
      <w:pPr>
        <w:pStyle w:val="Textoindependiente"/>
        <w:ind w:left="432" w:hanging="432"/>
        <w:rPr>
          <w:sz w:val="22"/>
          <w:szCs w:val="22"/>
        </w:rPr>
      </w:pPr>
      <w:r w:rsidRPr="00FD65FB">
        <w:rPr>
          <w:sz w:val="22"/>
          <w:szCs w:val="22"/>
        </w:rPr>
        <w:t>Jiménez-Alfaro, B., Marcenó, C., Bueno, Á., Gavilán, R., &amp; Obeso, J.R. 2014</w:t>
      </w:r>
      <w:r w:rsidR="009E38FB" w:rsidRPr="00FD65FB">
        <w:rPr>
          <w:sz w:val="22"/>
          <w:szCs w:val="22"/>
        </w:rPr>
        <w:t>b</w:t>
      </w:r>
      <w:r w:rsidRPr="00FD65FB">
        <w:rPr>
          <w:sz w:val="22"/>
          <w:szCs w:val="22"/>
        </w:rPr>
        <w:t xml:space="preserve">. </w:t>
      </w:r>
      <w:r w:rsidRPr="005A65E7">
        <w:rPr>
          <w:sz w:val="22"/>
          <w:szCs w:val="22"/>
        </w:rPr>
        <w:t xml:space="preserve">Biogeographic deconstruction of alpine plant communities along altitudinal and topographic gradients. </w:t>
      </w:r>
      <w:r w:rsidRPr="00FD65FB">
        <w:rPr>
          <w:sz w:val="22"/>
          <w:szCs w:val="22"/>
        </w:rPr>
        <w:t>Journal of Vegetation Science 25: 160–171.</w:t>
      </w:r>
    </w:p>
    <w:p w14:paraId="4910B81E" w14:textId="3844CDBB" w:rsidR="009E38FB" w:rsidRPr="005A65E7" w:rsidRDefault="009E38FB" w:rsidP="009E38FB">
      <w:pPr>
        <w:pStyle w:val="Textoindependiente"/>
        <w:ind w:left="432" w:hanging="432"/>
        <w:rPr>
          <w:sz w:val="22"/>
          <w:szCs w:val="22"/>
          <w:lang w:val="es-ES"/>
        </w:rPr>
      </w:pPr>
      <w:r w:rsidRPr="00FD65FB">
        <w:rPr>
          <w:sz w:val="22"/>
          <w:szCs w:val="22"/>
        </w:rPr>
        <w:lastRenderedPageBreak/>
        <w:t xml:space="preserve">Jiménez-Alfaro, B., Alonso Felpete, J.I., Bueno Sánchez, Á., &amp; Fernández Prieto, J.A. 2014c. </w:t>
      </w:r>
      <w:r w:rsidRPr="005A65E7">
        <w:rPr>
          <w:sz w:val="22"/>
          <w:szCs w:val="22"/>
        </w:rPr>
        <w:t xml:space="preserve">Alpine plant communities in the Picos de Europa calcareous massif (Northern Spain). </w:t>
      </w:r>
      <w:r w:rsidRPr="005A65E7">
        <w:rPr>
          <w:sz w:val="22"/>
          <w:szCs w:val="22"/>
          <w:lang w:val="es-ES"/>
        </w:rPr>
        <w:t>Lazaroa 35:</w:t>
      </w:r>
      <w:r>
        <w:rPr>
          <w:sz w:val="22"/>
          <w:szCs w:val="22"/>
          <w:lang w:val="es-ES"/>
        </w:rPr>
        <w:t xml:space="preserve"> 67</w:t>
      </w:r>
      <w:r w:rsidRPr="005950B5">
        <w:rPr>
          <w:sz w:val="22"/>
          <w:szCs w:val="22"/>
          <w:lang w:val="es-ES"/>
        </w:rPr>
        <w:t>–</w:t>
      </w:r>
      <w:r>
        <w:rPr>
          <w:sz w:val="22"/>
          <w:szCs w:val="22"/>
          <w:lang w:val="es-ES"/>
        </w:rPr>
        <w:t>105.</w:t>
      </w:r>
    </w:p>
    <w:p w14:paraId="19BB73FE" w14:textId="6FB7638F" w:rsidR="009E38FB" w:rsidRPr="005A65E7" w:rsidRDefault="009E38FB" w:rsidP="009E38FB">
      <w:pPr>
        <w:pStyle w:val="Textoindependiente"/>
        <w:ind w:left="432" w:hanging="432"/>
        <w:rPr>
          <w:sz w:val="22"/>
          <w:szCs w:val="22"/>
          <w:lang w:val="es-ES"/>
        </w:rPr>
      </w:pPr>
      <w:r w:rsidRPr="009E38FB">
        <w:rPr>
          <w:sz w:val="22"/>
          <w:szCs w:val="22"/>
          <w:lang w:val="es-ES"/>
        </w:rPr>
        <w:t xml:space="preserve">Jiménez-Alfaro, B., Abdulhak, S., Attorre, F., Bergamini, A., Carranza, M.L., Chiarucci, A., &amp; Winkler, M. 2021. </w:t>
      </w:r>
      <w:r w:rsidRPr="005A65E7">
        <w:rPr>
          <w:sz w:val="22"/>
          <w:szCs w:val="22"/>
        </w:rPr>
        <w:t xml:space="preserve">Post-glacial determinants of regional species pools in alpine grasslands. </w:t>
      </w:r>
      <w:r w:rsidRPr="005A65E7">
        <w:rPr>
          <w:sz w:val="22"/>
          <w:szCs w:val="22"/>
          <w:lang w:val="es-ES"/>
        </w:rPr>
        <w:t xml:space="preserve">Global Ecology </w:t>
      </w:r>
      <w:r w:rsidR="001D3E31">
        <w:rPr>
          <w:sz w:val="22"/>
          <w:szCs w:val="22"/>
          <w:lang w:val="es-ES"/>
        </w:rPr>
        <w:t xml:space="preserve">and </w:t>
      </w:r>
      <w:r w:rsidRPr="005A65E7">
        <w:rPr>
          <w:sz w:val="22"/>
          <w:szCs w:val="22"/>
          <w:lang w:val="es-ES"/>
        </w:rPr>
        <w:t>Biogeography 30: 1101–1115.</w:t>
      </w:r>
    </w:p>
    <w:p w14:paraId="33AAC767" w14:textId="3168C3C7" w:rsidR="00B479F4" w:rsidRPr="005A65E7" w:rsidRDefault="00381BC5" w:rsidP="005A65E7">
      <w:pPr>
        <w:pStyle w:val="Textoindependiente"/>
        <w:ind w:left="432" w:hanging="432"/>
        <w:rPr>
          <w:sz w:val="22"/>
          <w:szCs w:val="22"/>
        </w:rPr>
      </w:pPr>
      <w:r w:rsidRPr="00381BC5">
        <w:rPr>
          <w:sz w:val="22"/>
          <w:szCs w:val="22"/>
          <w:lang w:val="es-ES"/>
        </w:rPr>
        <w:t xml:space="preserve">Jiménez-Alfaro B., Carlón L., Fernández-Pascual E., Acedo C., Alfaro-Saiz E., Alonso Redondo R., Cires E., del Egido Mazuelas F., del Río S., Díaz Gonz´alez T. E., García González M. E., Lence C., Llamas F., Nava H. S., Penas Á., Rodríguez Guitián M. A. &amp; Vázquez V. M. 2021. </w:t>
      </w:r>
      <w:r w:rsidRPr="00381BC5">
        <w:rPr>
          <w:sz w:val="22"/>
          <w:szCs w:val="22"/>
        </w:rPr>
        <w:t>Checklist of the vascular plants of the Cantabrian Mountains. Mediterranean Botany, 42, e74570.</w:t>
      </w:r>
    </w:p>
    <w:p w14:paraId="662CFDE4" w14:textId="77777777" w:rsidR="008F5BC2" w:rsidRPr="005A65E7" w:rsidRDefault="008F5BC2" w:rsidP="005A65E7">
      <w:pPr>
        <w:pStyle w:val="Textoindependiente"/>
        <w:ind w:left="432" w:hanging="432"/>
        <w:rPr>
          <w:sz w:val="22"/>
          <w:szCs w:val="22"/>
        </w:rPr>
      </w:pPr>
      <w:r w:rsidRPr="005A65E7">
        <w:rPr>
          <w:sz w:val="22"/>
          <w:szCs w:val="22"/>
        </w:rPr>
        <w:t>Körner, C. 2021. Alpine Plant Life (Springer Nature Switzerland AG 2021, Ed.). Springer Cham.</w:t>
      </w:r>
    </w:p>
    <w:p w14:paraId="6715112E" w14:textId="0AF601A9" w:rsidR="008F5BC2" w:rsidRPr="005A65E7" w:rsidRDefault="008F5BC2" w:rsidP="005A65E7">
      <w:pPr>
        <w:pStyle w:val="Textoindependiente"/>
        <w:ind w:left="432" w:hanging="432"/>
        <w:rPr>
          <w:sz w:val="22"/>
          <w:szCs w:val="22"/>
        </w:rPr>
      </w:pPr>
      <w:r w:rsidRPr="005A65E7">
        <w:rPr>
          <w:sz w:val="22"/>
          <w:szCs w:val="22"/>
        </w:rPr>
        <w:t>Körner, C., &amp; Hiltbrunner, E. 2021. Why is the alpine flora comparatively robust against climatic warming? Diversity 13:</w:t>
      </w:r>
      <w:r w:rsidR="00D53332">
        <w:rPr>
          <w:sz w:val="22"/>
          <w:szCs w:val="22"/>
        </w:rPr>
        <w:t xml:space="preserve"> 383</w:t>
      </w:r>
      <w:r w:rsidRPr="005A65E7">
        <w:rPr>
          <w:sz w:val="22"/>
          <w:szCs w:val="22"/>
        </w:rPr>
        <w:t>.</w:t>
      </w:r>
    </w:p>
    <w:p w14:paraId="2E410D7E" w14:textId="77777777" w:rsidR="008F5BC2" w:rsidRPr="005A65E7" w:rsidRDefault="008F5BC2" w:rsidP="005A65E7">
      <w:pPr>
        <w:pStyle w:val="Textoindependiente"/>
        <w:ind w:left="432" w:hanging="432"/>
        <w:rPr>
          <w:sz w:val="22"/>
          <w:szCs w:val="22"/>
        </w:rPr>
      </w:pPr>
      <w:r w:rsidRPr="005A65E7">
        <w:rPr>
          <w:sz w:val="22"/>
          <w:szCs w:val="22"/>
        </w:rPr>
        <w:t>Lu, X., Liang, E., Babst, F., Camarero, J.J., &amp; Büntgen, U. 2022. Warming-induced tipping points of Arctic and alpine shrub recruitment. Proceedings of the National Academy of Sciences of the United States of America 119: 1–3.</w:t>
      </w:r>
    </w:p>
    <w:p w14:paraId="10AF7750" w14:textId="77777777" w:rsidR="008F5BC2" w:rsidRPr="005A65E7" w:rsidRDefault="008F5BC2" w:rsidP="005A65E7">
      <w:pPr>
        <w:pStyle w:val="Textoindependiente"/>
        <w:ind w:left="432" w:hanging="432"/>
        <w:rPr>
          <w:sz w:val="22"/>
          <w:szCs w:val="22"/>
        </w:rPr>
      </w:pPr>
      <w:r w:rsidRPr="005A65E7">
        <w:rPr>
          <w:sz w:val="22"/>
          <w:szCs w:val="22"/>
        </w:rPr>
        <w:t xml:space="preserve">Malanson, G.P., Testolin, R., Pansing, E.R., &amp; Jiménez-Alfaro, B. 2023. Area, environmental heterogeneity, </w:t>
      </w:r>
      <w:proofErr w:type="gramStart"/>
      <w:r w:rsidRPr="005A65E7">
        <w:rPr>
          <w:sz w:val="22"/>
          <w:szCs w:val="22"/>
        </w:rPr>
        <w:t>scale</w:t>
      </w:r>
      <w:proofErr w:type="gramEnd"/>
      <w:r w:rsidRPr="005A65E7">
        <w:rPr>
          <w:sz w:val="22"/>
          <w:szCs w:val="22"/>
        </w:rPr>
        <w:t xml:space="preserve"> and the conservation of alpine diversity. Journal of Biogeography 743–754.</w:t>
      </w:r>
    </w:p>
    <w:p w14:paraId="3680F80D" w14:textId="77777777" w:rsidR="008F5BC2" w:rsidRPr="005A65E7" w:rsidRDefault="008F5BC2" w:rsidP="005A65E7">
      <w:pPr>
        <w:pStyle w:val="Textoindependiente"/>
        <w:ind w:left="432" w:hanging="432"/>
        <w:rPr>
          <w:sz w:val="22"/>
          <w:szCs w:val="22"/>
        </w:rPr>
      </w:pPr>
      <w:r w:rsidRPr="005A65E7">
        <w:rPr>
          <w:sz w:val="22"/>
          <w:szCs w:val="22"/>
        </w:rPr>
        <w:t>Matteodo, M., Ammann, K., Verrecchia, E.P., &amp; Vittoz, P. 2016. Snowbeds are more affected than other subalpine–alpine plant communities by climate change in the Swiss Alps. Ecology and Evolution 6: 6969–6982.</w:t>
      </w:r>
    </w:p>
    <w:p w14:paraId="0CB8E936" w14:textId="77777777" w:rsidR="008F5BC2" w:rsidRPr="005A65E7" w:rsidRDefault="008F5BC2" w:rsidP="005A65E7">
      <w:pPr>
        <w:pStyle w:val="Textoindependiente"/>
        <w:ind w:left="432" w:hanging="432"/>
        <w:rPr>
          <w:sz w:val="22"/>
          <w:szCs w:val="22"/>
        </w:rPr>
      </w:pPr>
      <w:r w:rsidRPr="005A65E7">
        <w:rPr>
          <w:sz w:val="22"/>
          <w:szCs w:val="22"/>
        </w:rPr>
        <w:t>Mazalla, L., Diekmann, M., &amp; Duprè, C. 2022. Microclimate shapes vegetation response to drought in calcareous grasslands. Applied Vegetation Science 25: 1–12.</w:t>
      </w:r>
    </w:p>
    <w:p w14:paraId="603BF728" w14:textId="54BAA7E7" w:rsidR="008F5BC2" w:rsidRPr="005A65E7" w:rsidRDefault="008F5BC2" w:rsidP="005A65E7">
      <w:pPr>
        <w:pStyle w:val="Textoindependiente"/>
        <w:ind w:left="432" w:hanging="432"/>
        <w:rPr>
          <w:sz w:val="22"/>
          <w:szCs w:val="22"/>
        </w:rPr>
      </w:pPr>
      <w:r w:rsidRPr="005A65E7">
        <w:rPr>
          <w:sz w:val="22"/>
          <w:szCs w:val="22"/>
        </w:rPr>
        <w:t xml:space="preserve">McFadden, D. 1979. Quantitative Methods for Analyzing Travel Behaviour of Individuals: </w:t>
      </w:r>
      <w:proofErr w:type="gramStart"/>
      <w:r w:rsidRPr="005A65E7">
        <w:rPr>
          <w:sz w:val="22"/>
          <w:szCs w:val="22"/>
        </w:rPr>
        <w:t>Some</w:t>
      </w:r>
      <w:proofErr w:type="gramEnd"/>
      <w:r w:rsidRPr="005A65E7">
        <w:rPr>
          <w:sz w:val="22"/>
          <w:szCs w:val="22"/>
        </w:rPr>
        <w:t xml:space="preserve"> Recent Developments. In Hensher, D. &amp; Stopher, P. (eds.), Cowles Foundation Discussion Papers, Behavioural Travel Modelling, London, UK.</w:t>
      </w:r>
    </w:p>
    <w:p w14:paraId="77859EFB" w14:textId="77777777" w:rsidR="008F5BC2" w:rsidRPr="005A65E7" w:rsidRDefault="008F5BC2" w:rsidP="005A65E7">
      <w:pPr>
        <w:pStyle w:val="Textoindependiente"/>
        <w:ind w:left="432" w:hanging="432"/>
        <w:rPr>
          <w:sz w:val="22"/>
          <w:szCs w:val="22"/>
        </w:rPr>
      </w:pPr>
      <w:r w:rsidRPr="005A65E7">
        <w:rPr>
          <w:sz w:val="22"/>
          <w:szCs w:val="22"/>
        </w:rPr>
        <w:lastRenderedPageBreak/>
        <w:t>Moeslund, J.E., Arge, L., Bøcher, P.K., Dalgaard, T., Ejrnæs, R., Odgaard, M.V., &amp; Svenning, J.C. 2013. Topographically controlled soil moisture drives plant diversity patterns within grasslands. Biodiversity and Conservation 22: 2151–2166.</w:t>
      </w:r>
    </w:p>
    <w:p w14:paraId="5C310123" w14:textId="77777777" w:rsidR="008F5BC2" w:rsidRPr="005A65E7" w:rsidRDefault="008F5BC2" w:rsidP="005A65E7">
      <w:pPr>
        <w:pStyle w:val="Textoindependiente"/>
        <w:ind w:left="432" w:hanging="432"/>
        <w:rPr>
          <w:sz w:val="22"/>
          <w:szCs w:val="22"/>
        </w:rPr>
      </w:pPr>
      <w:r w:rsidRPr="005A65E7">
        <w:rPr>
          <w:sz w:val="22"/>
          <w:szCs w:val="22"/>
        </w:rPr>
        <w:t>Nicklas, L., Walde, J., Wipf, S., Lamprecht, A., Mallaun, M., Rixen, C., Steinbauer, K., Theurillat, J.P., Unterluggauer, P., Vittoz, P., Moser, D., Gattringer, A., Wessely, J., &amp; Erschbamer, B. 2021. Climate Change Affects Vegetation Differently on Siliceous and Calcareous Summits of the European Alps. Frontiers in Ecology and Evolution 9: 1–15.</w:t>
      </w:r>
    </w:p>
    <w:p w14:paraId="5F058297" w14:textId="77777777" w:rsidR="008F5BC2" w:rsidRPr="005A65E7" w:rsidRDefault="008F5BC2" w:rsidP="005A65E7">
      <w:pPr>
        <w:pStyle w:val="Textoindependiente"/>
        <w:ind w:left="432" w:hanging="432"/>
        <w:rPr>
          <w:sz w:val="22"/>
          <w:szCs w:val="22"/>
        </w:rPr>
      </w:pPr>
      <w:r w:rsidRPr="005A65E7">
        <w:rPr>
          <w:sz w:val="22"/>
          <w:szCs w:val="22"/>
        </w:rPr>
        <w:t>Oksanen, J., Blanchet, F.G., Friendly, M., Simpson, G.L., Solymos, P., Stevens, M.H.H., Szoecs, E., Wagner, H., Barbour, M., Bedward, M., Bolker, B., Borcard, D., Carvalho, G., Chirico, M., Durand, S., Beatriz, H., Evangelista, A., Hannigan, G., Hill, M.O., Lahti, L., Mcglinn, D., Ribeiro, E., Smith, T., Stier, A., Ter, C.J.F., &amp; Weedon, J. 2019. Title Community Ecology Package. Vegan: Community Ecol Package.</w:t>
      </w:r>
    </w:p>
    <w:p w14:paraId="716FC3C1" w14:textId="77777777" w:rsidR="008F5BC2" w:rsidRPr="005A65E7" w:rsidRDefault="008F5BC2" w:rsidP="005A65E7">
      <w:pPr>
        <w:pStyle w:val="Textoindependiente"/>
        <w:ind w:left="432" w:hanging="432"/>
        <w:rPr>
          <w:sz w:val="22"/>
          <w:szCs w:val="22"/>
        </w:rPr>
      </w:pPr>
      <w:r w:rsidRPr="005A65E7">
        <w:rPr>
          <w:sz w:val="22"/>
          <w:szCs w:val="22"/>
        </w:rPr>
        <w:t>Opedal, Ø.H., Armbruster, W.S., &amp; Graae, B.J. 2015. Linking small-scale topography with microclimate, plant species diversity and intra-specific trait variation in an alpine landscape. Plant Ecology and Diversity 8: 305–315.</w:t>
      </w:r>
    </w:p>
    <w:p w14:paraId="67B5A857" w14:textId="77777777" w:rsidR="008F5BC2" w:rsidRPr="005A65E7" w:rsidRDefault="008F5BC2" w:rsidP="005A65E7">
      <w:pPr>
        <w:pStyle w:val="Textoindependiente"/>
        <w:ind w:left="432" w:hanging="432"/>
        <w:rPr>
          <w:sz w:val="22"/>
          <w:szCs w:val="22"/>
        </w:rPr>
      </w:pPr>
      <w:r w:rsidRPr="005A65E7">
        <w:rPr>
          <w:sz w:val="22"/>
          <w:szCs w:val="22"/>
        </w:rPr>
        <w:t xml:space="preserve">Pauli, H., Gottfried, M., Dullinger, S., Abdaladze, O., Akhalkatsi, M., Alonso, J.L.B., Coldea, G., Dick, J., Erschbamer, B., Calzado, R.F., Ghosn, D., Holten, J.I., Kanka, R., Kazakis, G., Kollár, J., Larsson, P., Moiseev, P., Moiseev, D., Molau, U., Mesa, J.M., Nagy, L., Pelino, G., Puşcaş, M., Rossi, G., Stanisci, A., Syverhuset, A.O., Theurillat, J.P., Tomaselli, M., Unterluggauer, P., Villar, L., Vittoz, P., &amp; Grabherr, G. 2012. Recent plant diversity changes on </w:t>
      </w:r>
      <w:proofErr w:type="gramStart"/>
      <w:r w:rsidRPr="005A65E7">
        <w:rPr>
          <w:sz w:val="22"/>
          <w:szCs w:val="22"/>
        </w:rPr>
        <w:t>Europe’s mountain</w:t>
      </w:r>
      <w:proofErr w:type="gramEnd"/>
      <w:r w:rsidRPr="005A65E7">
        <w:rPr>
          <w:sz w:val="22"/>
          <w:szCs w:val="22"/>
        </w:rPr>
        <w:t xml:space="preserve"> summits. Science 336: 353–355.</w:t>
      </w:r>
    </w:p>
    <w:p w14:paraId="3F07FABB" w14:textId="77777777" w:rsidR="008F5BC2" w:rsidRPr="005A65E7" w:rsidRDefault="008F5BC2" w:rsidP="005A65E7">
      <w:pPr>
        <w:pStyle w:val="Textoindependiente"/>
        <w:ind w:left="432" w:hanging="432"/>
        <w:rPr>
          <w:sz w:val="22"/>
          <w:szCs w:val="22"/>
        </w:rPr>
      </w:pPr>
      <w:r w:rsidRPr="005A65E7">
        <w:rPr>
          <w:sz w:val="22"/>
          <w:szCs w:val="22"/>
        </w:rPr>
        <w:t xml:space="preserve">Pauli, H., Gottfried, M., Lamprecht, A., Niessner, S., Rumpf, S., Winkler, M., Steinbauer, K., &amp; Grabherr, G. 2015. The GLORIA field manual—standard </w:t>
      </w:r>
      <w:proofErr w:type="gramStart"/>
      <w:r w:rsidRPr="005A65E7">
        <w:rPr>
          <w:sz w:val="22"/>
          <w:szCs w:val="22"/>
        </w:rPr>
        <w:t>Multi-Summit</w:t>
      </w:r>
      <w:proofErr w:type="gramEnd"/>
      <w:r w:rsidRPr="005A65E7">
        <w:rPr>
          <w:sz w:val="22"/>
          <w:szCs w:val="22"/>
        </w:rPr>
        <w:t xml:space="preserve"> approach, supplementary methods and extra approaches (5th edn). Vienna.</w:t>
      </w:r>
    </w:p>
    <w:p w14:paraId="725AC080" w14:textId="77777777" w:rsidR="00756068" w:rsidRPr="005A65E7" w:rsidRDefault="00756068" w:rsidP="00756068">
      <w:pPr>
        <w:pStyle w:val="Textoindependiente"/>
        <w:ind w:left="432" w:hanging="432"/>
        <w:rPr>
          <w:sz w:val="22"/>
          <w:szCs w:val="22"/>
        </w:rPr>
      </w:pPr>
      <w:r>
        <w:rPr>
          <w:sz w:val="22"/>
          <w:szCs w:val="22"/>
        </w:rPr>
        <w:t xml:space="preserve">R Core </w:t>
      </w:r>
      <w:r w:rsidRPr="005A65E7">
        <w:rPr>
          <w:sz w:val="22"/>
          <w:szCs w:val="22"/>
        </w:rPr>
        <w:t xml:space="preserve">Team, 2021. R: a language and environment for statistical computing. </w:t>
      </w:r>
    </w:p>
    <w:p w14:paraId="302AABB4" w14:textId="7610C7CE" w:rsidR="008F5BC2" w:rsidRPr="005A65E7" w:rsidRDefault="008F5BC2" w:rsidP="005A65E7">
      <w:pPr>
        <w:pStyle w:val="Textoindependiente"/>
        <w:ind w:left="432" w:hanging="432"/>
        <w:rPr>
          <w:sz w:val="22"/>
          <w:szCs w:val="22"/>
        </w:rPr>
      </w:pPr>
      <w:r w:rsidRPr="00756068">
        <w:rPr>
          <w:sz w:val="22"/>
          <w:szCs w:val="22"/>
          <w:lang w:val="es-ES"/>
        </w:rPr>
        <w:t xml:space="preserve">Rosbakh, S., Fernández-Pascual, E., Mondoni, A., &amp; Onipchenko, V. 2022. </w:t>
      </w:r>
      <w:r w:rsidRPr="005A65E7">
        <w:rPr>
          <w:sz w:val="22"/>
          <w:szCs w:val="22"/>
        </w:rPr>
        <w:t>Alpine plant communities differ in their seed germination requirements along a snowmelt gradient in the Caucasus. Alpine Botany 132: 223–232.</w:t>
      </w:r>
    </w:p>
    <w:p w14:paraId="7009F513" w14:textId="77777777" w:rsidR="008F5BC2" w:rsidRPr="005A65E7" w:rsidRDefault="008F5BC2" w:rsidP="005A65E7">
      <w:pPr>
        <w:pStyle w:val="Textoindependiente"/>
        <w:ind w:left="432" w:hanging="432"/>
        <w:rPr>
          <w:sz w:val="22"/>
          <w:szCs w:val="22"/>
        </w:rPr>
      </w:pPr>
      <w:r w:rsidRPr="005A65E7">
        <w:rPr>
          <w:sz w:val="22"/>
          <w:szCs w:val="22"/>
        </w:rPr>
        <w:lastRenderedPageBreak/>
        <w:t>Scherrer, D. and Körner, C. 2011. Topographically controlled thermal-habitat differentiation buffers alpine plant diversity against climate warming. Journal of Biogeography 38: 406–416.</w:t>
      </w:r>
    </w:p>
    <w:p w14:paraId="490BCE31" w14:textId="77777777" w:rsidR="008F5BC2" w:rsidRPr="005A65E7" w:rsidRDefault="008F5BC2" w:rsidP="005A65E7">
      <w:pPr>
        <w:pStyle w:val="Textoindependiente"/>
        <w:ind w:left="432" w:hanging="432"/>
        <w:rPr>
          <w:sz w:val="22"/>
          <w:szCs w:val="22"/>
        </w:rPr>
      </w:pPr>
      <w:r w:rsidRPr="005A65E7">
        <w:rPr>
          <w:sz w:val="22"/>
          <w:szCs w:val="22"/>
        </w:rPr>
        <w:t>Schickhoff, U., Bobrowski, M., Mal, S., Schwab, N., &amp; Singh, R. 2022. The World’s Mountains in the Anthropocene. In Schickhoff, U., Singh, R., &amp; Mal, S. (eds.), Mountain Landscapes in Transition, pp. 1–144. Springer Cham.</w:t>
      </w:r>
    </w:p>
    <w:p w14:paraId="64F2040B" w14:textId="77777777" w:rsidR="008F5BC2" w:rsidRPr="005A65E7" w:rsidRDefault="008F5BC2" w:rsidP="005A65E7">
      <w:pPr>
        <w:pStyle w:val="Textoindependiente"/>
        <w:ind w:left="432" w:hanging="432"/>
        <w:rPr>
          <w:sz w:val="22"/>
          <w:szCs w:val="22"/>
        </w:rPr>
      </w:pPr>
      <w:r w:rsidRPr="005A65E7">
        <w:rPr>
          <w:sz w:val="22"/>
          <w:szCs w:val="22"/>
        </w:rPr>
        <w:t>Schöb, C., Kammer, P.M., Choler, P., &amp; Veit, H. 2009. Small-scale plant species distribution in snowbeds and its sensitivity to climate change. Plant Ecology 200: 91–104.</w:t>
      </w:r>
    </w:p>
    <w:p w14:paraId="3391F675" w14:textId="77777777" w:rsidR="008F5BC2" w:rsidRPr="005A65E7" w:rsidRDefault="008F5BC2" w:rsidP="005A65E7">
      <w:pPr>
        <w:pStyle w:val="Textoindependiente"/>
        <w:ind w:left="432" w:hanging="432"/>
        <w:rPr>
          <w:sz w:val="22"/>
          <w:szCs w:val="22"/>
        </w:rPr>
      </w:pPr>
      <w:r w:rsidRPr="005A65E7">
        <w:rPr>
          <w:sz w:val="22"/>
          <w:szCs w:val="22"/>
        </w:rPr>
        <w:t>Shimono, Y., &amp; Kudo, G. 2005. Comparisons of germination traits of alpine plants between fellfield and snowbed habitats. Ecological Research 20: 189–197.</w:t>
      </w:r>
    </w:p>
    <w:p w14:paraId="01A8C5E4" w14:textId="77777777" w:rsidR="008F5BC2" w:rsidRPr="005A65E7" w:rsidRDefault="008F5BC2" w:rsidP="005A65E7">
      <w:pPr>
        <w:pStyle w:val="Textoindependiente"/>
        <w:ind w:left="432" w:hanging="432"/>
        <w:rPr>
          <w:sz w:val="22"/>
          <w:szCs w:val="22"/>
        </w:rPr>
      </w:pPr>
      <w:r w:rsidRPr="005A65E7">
        <w:rPr>
          <w:sz w:val="22"/>
          <w:szCs w:val="22"/>
        </w:rPr>
        <w:t xml:space="preserve">Steinbauer, M.J., Grytnes, J.-A., Kulonen, A., Lenoir, J., Pauli, H., Rixen, C., Winkler, M., Bardy-durchhalter, M., Barni, E., Bjorkman, A.D., &amp; Breiner, F.T. 2018. Mountain Summits Is Linked </w:t>
      </w:r>
      <w:proofErr w:type="gramStart"/>
      <w:r w:rsidRPr="005A65E7">
        <w:rPr>
          <w:sz w:val="22"/>
          <w:szCs w:val="22"/>
        </w:rPr>
        <w:t>To</w:t>
      </w:r>
      <w:proofErr w:type="gramEnd"/>
      <w:r w:rsidRPr="005A65E7">
        <w:rPr>
          <w:sz w:val="22"/>
          <w:szCs w:val="22"/>
        </w:rPr>
        <w:t xml:space="preserve"> Warming. Nature 556: 231–249.</w:t>
      </w:r>
    </w:p>
    <w:p w14:paraId="42BC7812" w14:textId="77777777" w:rsidR="008F5BC2" w:rsidRPr="005A65E7" w:rsidRDefault="008F5BC2" w:rsidP="005A65E7">
      <w:pPr>
        <w:pStyle w:val="Textoindependiente"/>
        <w:ind w:left="432" w:hanging="432"/>
        <w:rPr>
          <w:sz w:val="22"/>
          <w:szCs w:val="22"/>
        </w:rPr>
      </w:pPr>
      <w:r w:rsidRPr="005A65E7">
        <w:rPr>
          <w:sz w:val="22"/>
          <w:szCs w:val="22"/>
        </w:rPr>
        <w:t>Steinbauer, K., Lamprecht, A., Semenchuk, P., Winkler, M., &amp; Pauli, H. 2020. Dieback and expansions: species-specific responses during 20 years of amplified warming in the high Alps. Alpine Botany 130: 1–11.</w:t>
      </w:r>
    </w:p>
    <w:p w14:paraId="5154F7C9" w14:textId="77777777" w:rsidR="008F5BC2" w:rsidRPr="005A65E7" w:rsidRDefault="008F5BC2" w:rsidP="005A65E7">
      <w:pPr>
        <w:pStyle w:val="Textoindependiente"/>
        <w:ind w:left="432" w:hanging="432"/>
        <w:rPr>
          <w:sz w:val="22"/>
          <w:szCs w:val="22"/>
        </w:rPr>
      </w:pPr>
      <w:r w:rsidRPr="005A65E7">
        <w:rPr>
          <w:sz w:val="22"/>
          <w:szCs w:val="22"/>
        </w:rPr>
        <w:t>Testolin, R., Attorre, F., &amp; Jiménez-Alfaro, B. 2020. Global distribution and bioclimatic characterization of alpine biomes. Ecography 43: 779–788.</w:t>
      </w:r>
    </w:p>
    <w:p w14:paraId="43B2CC0F" w14:textId="77777777" w:rsidR="008F5BC2" w:rsidRPr="005A65E7" w:rsidRDefault="008F5BC2" w:rsidP="005A65E7">
      <w:pPr>
        <w:pStyle w:val="Textoindependiente"/>
        <w:ind w:left="432" w:hanging="432"/>
        <w:rPr>
          <w:sz w:val="22"/>
          <w:szCs w:val="22"/>
        </w:rPr>
      </w:pPr>
      <w:r w:rsidRPr="005A65E7">
        <w:rPr>
          <w:sz w:val="22"/>
          <w:szCs w:val="22"/>
        </w:rPr>
        <w:t>Verma, A., Chawla, A., Singh, C.P., &amp; Kumar, A. 2023. Compositional change in vascular plant diversity in the alpine mountainous region of Indian north-western Himalaya indicate effects of warming. Biodiversity and Conservation. doi: 10.1007/s10531-023-02611-0</w:t>
      </w:r>
    </w:p>
    <w:p w14:paraId="1C289E0D" w14:textId="1370CFD8" w:rsidR="00223C43" w:rsidRPr="00756068" w:rsidRDefault="008F5BC2" w:rsidP="00756068">
      <w:pPr>
        <w:pStyle w:val="Textoindependiente"/>
        <w:ind w:left="432" w:hanging="432"/>
        <w:rPr>
          <w:sz w:val="22"/>
          <w:szCs w:val="22"/>
        </w:rPr>
      </w:pPr>
      <w:r w:rsidRPr="005A65E7">
        <w:rPr>
          <w:sz w:val="22"/>
          <w:szCs w:val="22"/>
        </w:rPr>
        <w:t xml:space="preserve">Walsh, C.R., &amp; Patterson, R.T. 2022. Attribution of Observed Periodicity in Extreme Weather Events in Eastern North America. Earth and Space Science </w:t>
      </w:r>
      <w:r w:rsidRPr="00223C43">
        <w:rPr>
          <w:sz w:val="22"/>
          <w:szCs w:val="22"/>
        </w:rPr>
        <w:t>9:</w:t>
      </w:r>
      <w:r w:rsidR="00223C43" w:rsidRPr="00223C43">
        <w:rPr>
          <w:sz w:val="22"/>
          <w:szCs w:val="22"/>
        </w:rPr>
        <w:t xml:space="preserve"> e2022EA002359</w:t>
      </w:r>
      <w:r w:rsidR="00223C43">
        <w:rPr>
          <w:sz w:val="22"/>
          <w:szCs w:val="22"/>
        </w:rPr>
        <w:t>.</w:t>
      </w:r>
      <w:bookmarkStart w:id="81" w:name="_Hlk120625215"/>
      <w:bookmarkEnd w:id="78"/>
      <w:bookmarkEnd w:id="79"/>
      <w:bookmarkEnd w:id="80"/>
      <w:r w:rsidR="00223C43">
        <w:rPr>
          <w:b/>
          <w:bCs/>
          <w:sz w:val="22"/>
          <w:szCs w:val="22"/>
        </w:rPr>
        <w:br w:type="page"/>
      </w:r>
    </w:p>
    <w:p w14:paraId="0AE6BFDD" w14:textId="19AB33C5" w:rsidR="008C00D2" w:rsidRDefault="008C00D2" w:rsidP="008C00D2">
      <w:pPr>
        <w:spacing w:before="120" w:after="0"/>
        <w:contextualSpacing/>
        <w:rPr>
          <w:sz w:val="22"/>
          <w:szCs w:val="22"/>
        </w:rPr>
      </w:pPr>
      <w:r w:rsidRPr="00252EB2">
        <w:rPr>
          <w:b/>
          <w:bCs/>
          <w:sz w:val="22"/>
          <w:szCs w:val="22"/>
        </w:rPr>
        <w:lastRenderedPageBreak/>
        <w:t xml:space="preserve">Table 1. </w:t>
      </w:r>
      <w:r w:rsidRPr="00252EB2">
        <w:rPr>
          <w:sz w:val="22"/>
          <w:szCs w:val="22"/>
        </w:rPr>
        <w:t xml:space="preserve">Bioclimatic description of the study sites. Soil temperatures </w:t>
      </w:r>
      <w:proofErr w:type="gramStart"/>
      <w:r w:rsidR="005C16DF">
        <w:rPr>
          <w:sz w:val="22"/>
          <w:szCs w:val="22"/>
        </w:rPr>
        <w:t>were</w:t>
      </w:r>
      <w:r w:rsidR="003C7F81">
        <w:rPr>
          <w:sz w:val="22"/>
          <w:szCs w:val="22"/>
        </w:rPr>
        <w:t xml:space="preserve"> obtained</w:t>
      </w:r>
      <w:proofErr w:type="gramEnd"/>
      <w:r w:rsidR="003C7F81">
        <w:rPr>
          <w:sz w:val="22"/>
          <w:szCs w:val="22"/>
        </w:rPr>
        <w:t xml:space="preserve"> </w:t>
      </w:r>
      <w:r w:rsidRPr="00252EB2">
        <w:rPr>
          <w:sz w:val="22"/>
          <w:szCs w:val="22"/>
        </w:rPr>
        <w:t xml:space="preserve">at -5 cm, recorded </w:t>
      </w:r>
      <w:r w:rsidR="005C16DF">
        <w:rPr>
          <w:sz w:val="22"/>
          <w:szCs w:val="22"/>
        </w:rPr>
        <w:t>at 1-hour interval</w:t>
      </w:r>
      <w:r w:rsidRPr="00252EB2">
        <w:rPr>
          <w:sz w:val="22"/>
          <w:szCs w:val="22"/>
        </w:rPr>
        <w:t xml:space="preserve"> hour in the central plots of </w:t>
      </w:r>
      <w:r w:rsidR="003C7F81">
        <w:rPr>
          <w:sz w:val="22"/>
          <w:szCs w:val="22"/>
        </w:rPr>
        <w:t>four</w:t>
      </w:r>
      <w:r w:rsidRPr="00252EB2">
        <w:rPr>
          <w:sz w:val="22"/>
          <w:szCs w:val="22"/>
        </w:rPr>
        <w:t xml:space="preserve"> alpine sites </w:t>
      </w:r>
      <w:r w:rsidR="003C7F81">
        <w:rPr>
          <w:sz w:val="22"/>
          <w:szCs w:val="22"/>
        </w:rPr>
        <w:t>in</w:t>
      </w:r>
      <w:r w:rsidR="005A657F">
        <w:rPr>
          <w:sz w:val="22"/>
          <w:szCs w:val="22"/>
        </w:rPr>
        <w:t xml:space="preserve"> the</w:t>
      </w:r>
      <w:r w:rsidRPr="00252EB2">
        <w:rPr>
          <w:sz w:val="22"/>
          <w:szCs w:val="22"/>
        </w:rPr>
        <w:t xml:space="preserve"> Picos de Europa National Park, Spain</w:t>
      </w:r>
      <w:r w:rsidR="003C7F81">
        <w:rPr>
          <w:sz w:val="22"/>
          <w:szCs w:val="22"/>
        </w:rPr>
        <w:t>.</w:t>
      </w:r>
      <w:r w:rsidRPr="00252EB2">
        <w:rPr>
          <w:sz w:val="22"/>
          <w:szCs w:val="22"/>
        </w:rPr>
        <w:t xml:space="preserve"> </w:t>
      </w:r>
      <w:r w:rsidR="003C7F81">
        <w:rPr>
          <w:sz w:val="22"/>
          <w:szCs w:val="22"/>
        </w:rPr>
        <w:t>M</w:t>
      </w:r>
      <w:r>
        <w:rPr>
          <w:sz w:val="22"/>
          <w:szCs w:val="22"/>
        </w:rPr>
        <w:t xml:space="preserve">ean values </w:t>
      </w:r>
      <w:r w:rsidR="003C7F81">
        <w:rPr>
          <w:sz w:val="22"/>
          <w:szCs w:val="22"/>
        </w:rPr>
        <w:t>correspond to</w:t>
      </w:r>
      <w:r w:rsidRPr="00252EB2">
        <w:rPr>
          <w:sz w:val="22"/>
          <w:szCs w:val="22"/>
        </w:rPr>
        <w:t xml:space="preserve"> the </w:t>
      </w:r>
      <w:r w:rsidR="0096487A">
        <w:rPr>
          <w:sz w:val="22"/>
          <w:szCs w:val="22"/>
        </w:rPr>
        <w:t xml:space="preserve">whole </w:t>
      </w:r>
      <w:r w:rsidRPr="00252EB2">
        <w:rPr>
          <w:sz w:val="22"/>
          <w:szCs w:val="22"/>
        </w:rPr>
        <w:t>period</w:t>
      </w:r>
      <w:r w:rsidR="0096487A">
        <w:rPr>
          <w:sz w:val="22"/>
          <w:szCs w:val="22"/>
        </w:rPr>
        <w:t xml:space="preserve"> of the temporal survey, from</w:t>
      </w:r>
      <w:r w:rsidRPr="00252EB2">
        <w:rPr>
          <w:sz w:val="22"/>
          <w:szCs w:val="22"/>
        </w:rPr>
        <w:t xml:space="preserve"> 1 Jan 2009 </w:t>
      </w:r>
      <w:r w:rsidR="0096487A">
        <w:rPr>
          <w:sz w:val="22"/>
          <w:szCs w:val="22"/>
        </w:rPr>
        <w:t>to</w:t>
      </w:r>
      <w:r w:rsidRPr="00252EB2">
        <w:rPr>
          <w:sz w:val="22"/>
          <w:szCs w:val="22"/>
        </w:rPr>
        <w:t xml:space="preserve"> 31 Dec 2018.</w:t>
      </w:r>
    </w:p>
    <w:p w14:paraId="515B2FD1" w14:textId="77777777" w:rsidR="008C00D2" w:rsidRPr="00252EB2" w:rsidRDefault="008C00D2" w:rsidP="008C00D2">
      <w:pPr>
        <w:spacing w:before="120" w:after="0"/>
        <w:contextualSpacing/>
        <w:rPr>
          <w:b/>
          <w:bCs/>
          <w:sz w:val="22"/>
          <w:szCs w:val="22"/>
        </w:rPr>
      </w:pPr>
    </w:p>
    <w:tbl>
      <w:tblPr>
        <w:tblStyle w:val="Tablaconcuadrcula"/>
        <w:tblW w:w="89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08"/>
        <w:gridCol w:w="1479"/>
        <w:gridCol w:w="1141"/>
        <w:gridCol w:w="1258"/>
        <w:gridCol w:w="1344"/>
      </w:tblGrid>
      <w:tr w:rsidR="008C00D2" w:rsidRPr="00186302" w14:paraId="4A91F4F7" w14:textId="77777777" w:rsidTr="00577592">
        <w:trPr>
          <w:trHeight w:val="173"/>
        </w:trPr>
        <w:tc>
          <w:tcPr>
            <w:tcW w:w="3708" w:type="dxa"/>
            <w:tcBorders>
              <w:top w:val="single" w:sz="4" w:space="0" w:color="auto"/>
              <w:bottom w:val="single" w:sz="4" w:space="0" w:color="auto"/>
            </w:tcBorders>
          </w:tcPr>
          <w:p w14:paraId="3246370C" w14:textId="77777777" w:rsidR="008C00D2" w:rsidRPr="00186302" w:rsidRDefault="008C00D2" w:rsidP="00577592">
            <w:pPr>
              <w:pStyle w:val="ImageCaption"/>
              <w:spacing w:before="0" w:after="0"/>
              <w:ind w:left="720" w:hanging="720"/>
              <w:jc w:val="left"/>
              <w:rPr>
                <w:i w:val="0"/>
                <w:iCs/>
                <w:sz w:val="20"/>
                <w:szCs w:val="20"/>
              </w:rPr>
            </w:pPr>
          </w:p>
        </w:tc>
        <w:tc>
          <w:tcPr>
            <w:tcW w:w="1479" w:type="dxa"/>
            <w:tcBorders>
              <w:top w:val="single" w:sz="4" w:space="0" w:color="auto"/>
              <w:bottom w:val="single" w:sz="4" w:space="0" w:color="auto"/>
            </w:tcBorders>
            <w:vAlign w:val="center"/>
          </w:tcPr>
          <w:p w14:paraId="4ABAA432" w14:textId="77777777" w:rsidR="008C00D2" w:rsidRPr="00186302" w:rsidRDefault="008C00D2" w:rsidP="00577592">
            <w:pPr>
              <w:pStyle w:val="ImageCaption"/>
              <w:spacing w:before="0" w:after="0"/>
              <w:jc w:val="left"/>
              <w:rPr>
                <w:i w:val="0"/>
                <w:iCs/>
                <w:sz w:val="20"/>
                <w:szCs w:val="20"/>
              </w:rPr>
            </w:pPr>
            <w:r w:rsidRPr="00186302">
              <w:rPr>
                <w:i w:val="0"/>
                <w:iCs/>
                <w:sz w:val="20"/>
                <w:szCs w:val="20"/>
              </w:rPr>
              <w:t>Los Cazadores</w:t>
            </w:r>
          </w:p>
        </w:tc>
        <w:tc>
          <w:tcPr>
            <w:tcW w:w="1141" w:type="dxa"/>
            <w:tcBorders>
              <w:top w:val="single" w:sz="4" w:space="0" w:color="auto"/>
              <w:bottom w:val="single" w:sz="4" w:space="0" w:color="auto"/>
            </w:tcBorders>
            <w:vAlign w:val="center"/>
          </w:tcPr>
          <w:p w14:paraId="7539EE06" w14:textId="77777777" w:rsidR="008C00D2" w:rsidRPr="00186302" w:rsidRDefault="008C00D2" w:rsidP="00577592">
            <w:pPr>
              <w:pStyle w:val="ImageCaption"/>
              <w:spacing w:before="0" w:after="0"/>
              <w:jc w:val="left"/>
              <w:rPr>
                <w:i w:val="0"/>
                <w:iCs/>
                <w:sz w:val="20"/>
                <w:szCs w:val="20"/>
              </w:rPr>
            </w:pPr>
            <w:r w:rsidRPr="00186302">
              <w:rPr>
                <w:i w:val="0"/>
                <w:iCs/>
                <w:sz w:val="20"/>
                <w:szCs w:val="20"/>
              </w:rPr>
              <w:t>Los Boches</w:t>
            </w:r>
          </w:p>
        </w:tc>
        <w:tc>
          <w:tcPr>
            <w:tcW w:w="1258" w:type="dxa"/>
            <w:tcBorders>
              <w:top w:val="single" w:sz="4" w:space="0" w:color="auto"/>
              <w:bottom w:val="single" w:sz="4" w:space="0" w:color="auto"/>
            </w:tcBorders>
            <w:vAlign w:val="center"/>
          </w:tcPr>
          <w:p w14:paraId="4A6D508B" w14:textId="77777777" w:rsidR="008C00D2" w:rsidRPr="00186302" w:rsidRDefault="008C00D2" w:rsidP="00577592">
            <w:pPr>
              <w:pStyle w:val="ImageCaption"/>
              <w:spacing w:before="0" w:after="0"/>
              <w:jc w:val="left"/>
              <w:rPr>
                <w:i w:val="0"/>
                <w:iCs/>
                <w:sz w:val="20"/>
                <w:szCs w:val="20"/>
              </w:rPr>
            </w:pPr>
            <w:r w:rsidRPr="00186302">
              <w:rPr>
                <w:i w:val="0"/>
                <w:iCs/>
                <w:sz w:val="20"/>
                <w:szCs w:val="20"/>
              </w:rPr>
              <w:t>Ḥou Sin Tierri</w:t>
            </w:r>
          </w:p>
        </w:tc>
        <w:tc>
          <w:tcPr>
            <w:tcW w:w="1344" w:type="dxa"/>
            <w:tcBorders>
              <w:top w:val="single" w:sz="4" w:space="0" w:color="auto"/>
              <w:bottom w:val="single" w:sz="4" w:space="0" w:color="auto"/>
            </w:tcBorders>
            <w:vAlign w:val="center"/>
          </w:tcPr>
          <w:p w14:paraId="5EB7C1C8" w14:textId="77777777" w:rsidR="008C00D2" w:rsidRPr="00186302" w:rsidRDefault="008C00D2" w:rsidP="00577592">
            <w:pPr>
              <w:pStyle w:val="ImageCaption"/>
              <w:spacing w:before="0" w:after="0"/>
              <w:jc w:val="left"/>
              <w:rPr>
                <w:i w:val="0"/>
                <w:iCs/>
                <w:sz w:val="20"/>
                <w:szCs w:val="20"/>
              </w:rPr>
            </w:pPr>
            <w:r w:rsidRPr="00186302">
              <w:rPr>
                <w:i w:val="0"/>
                <w:iCs/>
                <w:sz w:val="20"/>
                <w:szCs w:val="20"/>
              </w:rPr>
              <w:t>Hoyo Sin Tierra</w:t>
            </w:r>
          </w:p>
        </w:tc>
      </w:tr>
      <w:tr w:rsidR="008C00D2" w:rsidRPr="00186302" w14:paraId="409066EC" w14:textId="77777777" w:rsidTr="00577592">
        <w:trPr>
          <w:trHeight w:val="173"/>
        </w:trPr>
        <w:tc>
          <w:tcPr>
            <w:tcW w:w="3708" w:type="dxa"/>
            <w:tcBorders>
              <w:top w:val="single" w:sz="4" w:space="0" w:color="auto"/>
            </w:tcBorders>
          </w:tcPr>
          <w:p w14:paraId="5C6F835E" w14:textId="77777777" w:rsidR="008C00D2" w:rsidRPr="00186302" w:rsidRDefault="008C00D2" w:rsidP="00577592">
            <w:pPr>
              <w:pStyle w:val="ImageCaption"/>
              <w:spacing w:before="0" w:after="0"/>
              <w:jc w:val="left"/>
              <w:rPr>
                <w:i w:val="0"/>
                <w:iCs/>
                <w:sz w:val="20"/>
                <w:szCs w:val="20"/>
              </w:rPr>
            </w:pPr>
            <w:r w:rsidRPr="00186302">
              <w:rPr>
                <w:i w:val="0"/>
                <w:iCs/>
                <w:sz w:val="20"/>
                <w:szCs w:val="20"/>
              </w:rPr>
              <w:t>Habitat</w:t>
            </w:r>
          </w:p>
        </w:tc>
        <w:tc>
          <w:tcPr>
            <w:tcW w:w="1479" w:type="dxa"/>
            <w:tcBorders>
              <w:top w:val="single" w:sz="4" w:space="0" w:color="auto"/>
            </w:tcBorders>
            <w:vAlign w:val="center"/>
          </w:tcPr>
          <w:p w14:paraId="3D0F8C9C" w14:textId="77777777" w:rsidR="008C00D2" w:rsidRPr="00186302" w:rsidRDefault="008C00D2" w:rsidP="00577592">
            <w:pPr>
              <w:pStyle w:val="ImageCaption"/>
              <w:spacing w:before="0" w:after="0"/>
              <w:jc w:val="left"/>
              <w:rPr>
                <w:i w:val="0"/>
                <w:iCs/>
                <w:sz w:val="20"/>
                <w:szCs w:val="20"/>
              </w:rPr>
            </w:pPr>
            <w:r w:rsidRPr="00186302">
              <w:rPr>
                <w:i w:val="0"/>
                <w:iCs/>
                <w:sz w:val="20"/>
                <w:szCs w:val="20"/>
              </w:rPr>
              <w:t>Snowbed</w:t>
            </w:r>
          </w:p>
        </w:tc>
        <w:tc>
          <w:tcPr>
            <w:tcW w:w="1141" w:type="dxa"/>
            <w:tcBorders>
              <w:top w:val="single" w:sz="4" w:space="0" w:color="auto"/>
            </w:tcBorders>
            <w:vAlign w:val="center"/>
          </w:tcPr>
          <w:p w14:paraId="1891FFE3" w14:textId="77777777" w:rsidR="008C00D2" w:rsidRPr="00186302" w:rsidRDefault="008C00D2" w:rsidP="00577592">
            <w:pPr>
              <w:pStyle w:val="ImageCaption"/>
              <w:spacing w:before="0" w:after="0"/>
              <w:jc w:val="left"/>
              <w:rPr>
                <w:i w:val="0"/>
                <w:iCs/>
                <w:sz w:val="20"/>
                <w:szCs w:val="20"/>
              </w:rPr>
            </w:pPr>
            <w:r w:rsidRPr="00186302">
              <w:rPr>
                <w:i w:val="0"/>
                <w:iCs/>
                <w:sz w:val="20"/>
                <w:szCs w:val="20"/>
              </w:rPr>
              <w:t>Snowbed</w:t>
            </w:r>
          </w:p>
        </w:tc>
        <w:tc>
          <w:tcPr>
            <w:tcW w:w="1258" w:type="dxa"/>
            <w:tcBorders>
              <w:top w:val="single" w:sz="4" w:space="0" w:color="auto"/>
            </w:tcBorders>
            <w:vAlign w:val="center"/>
          </w:tcPr>
          <w:p w14:paraId="34125852" w14:textId="77777777" w:rsidR="008C00D2" w:rsidRPr="00186302" w:rsidRDefault="008C00D2" w:rsidP="00577592">
            <w:pPr>
              <w:pStyle w:val="ImageCaption"/>
              <w:spacing w:before="0" w:after="0"/>
              <w:jc w:val="left"/>
              <w:rPr>
                <w:i w:val="0"/>
                <w:iCs/>
                <w:sz w:val="20"/>
                <w:szCs w:val="20"/>
              </w:rPr>
            </w:pPr>
            <w:r w:rsidRPr="00186302">
              <w:rPr>
                <w:i w:val="0"/>
                <w:iCs/>
                <w:sz w:val="20"/>
                <w:szCs w:val="20"/>
              </w:rPr>
              <w:t>Fellfield</w:t>
            </w:r>
          </w:p>
        </w:tc>
        <w:tc>
          <w:tcPr>
            <w:tcW w:w="1344" w:type="dxa"/>
            <w:tcBorders>
              <w:top w:val="single" w:sz="4" w:space="0" w:color="auto"/>
            </w:tcBorders>
            <w:vAlign w:val="center"/>
          </w:tcPr>
          <w:p w14:paraId="3ED305C0" w14:textId="77777777" w:rsidR="008C00D2" w:rsidRPr="00186302" w:rsidRDefault="008C00D2" w:rsidP="00577592">
            <w:pPr>
              <w:pStyle w:val="ImageCaption"/>
              <w:spacing w:before="0" w:after="0"/>
              <w:jc w:val="left"/>
              <w:rPr>
                <w:i w:val="0"/>
                <w:iCs/>
                <w:sz w:val="20"/>
                <w:szCs w:val="20"/>
              </w:rPr>
            </w:pPr>
            <w:r w:rsidRPr="00186302">
              <w:rPr>
                <w:i w:val="0"/>
                <w:iCs/>
                <w:sz w:val="20"/>
                <w:szCs w:val="20"/>
              </w:rPr>
              <w:t>Fellfiel</w:t>
            </w:r>
            <w:r>
              <w:rPr>
                <w:i w:val="0"/>
                <w:iCs/>
                <w:sz w:val="20"/>
                <w:szCs w:val="20"/>
              </w:rPr>
              <w:t>d</w:t>
            </w:r>
          </w:p>
        </w:tc>
      </w:tr>
      <w:tr w:rsidR="008C00D2" w:rsidRPr="00186302" w14:paraId="2266E312" w14:textId="77777777" w:rsidTr="00577592">
        <w:trPr>
          <w:trHeight w:val="173"/>
        </w:trPr>
        <w:tc>
          <w:tcPr>
            <w:tcW w:w="3708" w:type="dxa"/>
          </w:tcPr>
          <w:p w14:paraId="7EC95335" w14:textId="77777777" w:rsidR="008C00D2" w:rsidRPr="00186302" w:rsidRDefault="008C00D2" w:rsidP="00577592">
            <w:pPr>
              <w:pStyle w:val="ImageCaption"/>
              <w:spacing w:before="0" w:after="0"/>
              <w:jc w:val="left"/>
              <w:rPr>
                <w:i w:val="0"/>
                <w:iCs/>
                <w:sz w:val="20"/>
                <w:szCs w:val="20"/>
              </w:rPr>
            </w:pPr>
            <w:r w:rsidRPr="00186302">
              <w:rPr>
                <w:i w:val="0"/>
                <w:iCs/>
                <w:sz w:val="20"/>
                <w:szCs w:val="20"/>
              </w:rPr>
              <w:t>Elevation (m asl)</w:t>
            </w:r>
          </w:p>
        </w:tc>
        <w:tc>
          <w:tcPr>
            <w:tcW w:w="1479" w:type="dxa"/>
            <w:vAlign w:val="center"/>
          </w:tcPr>
          <w:p w14:paraId="0C8A128A" w14:textId="77777777" w:rsidR="008C00D2" w:rsidRPr="00186302" w:rsidRDefault="008C00D2" w:rsidP="00577592">
            <w:pPr>
              <w:pStyle w:val="ImageCaption"/>
              <w:spacing w:before="0" w:after="0"/>
              <w:jc w:val="left"/>
              <w:rPr>
                <w:i w:val="0"/>
                <w:iCs/>
                <w:sz w:val="20"/>
                <w:szCs w:val="20"/>
              </w:rPr>
            </w:pPr>
            <w:r w:rsidRPr="00186302">
              <w:rPr>
                <w:i w:val="0"/>
                <w:iCs/>
                <w:sz w:val="20"/>
                <w:szCs w:val="20"/>
              </w:rPr>
              <w:t>2130</w:t>
            </w:r>
          </w:p>
        </w:tc>
        <w:tc>
          <w:tcPr>
            <w:tcW w:w="1141" w:type="dxa"/>
            <w:vAlign w:val="center"/>
          </w:tcPr>
          <w:p w14:paraId="27F5FC65" w14:textId="77777777" w:rsidR="008C00D2" w:rsidRPr="00186302" w:rsidRDefault="008C00D2" w:rsidP="00577592">
            <w:pPr>
              <w:pStyle w:val="ImageCaption"/>
              <w:spacing w:before="0" w:after="0"/>
              <w:jc w:val="left"/>
              <w:rPr>
                <w:i w:val="0"/>
                <w:iCs/>
                <w:sz w:val="20"/>
                <w:szCs w:val="20"/>
              </w:rPr>
            </w:pPr>
            <w:r w:rsidRPr="00186302">
              <w:rPr>
                <w:i w:val="0"/>
                <w:iCs/>
                <w:sz w:val="20"/>
                <w:szCs w:val="20"/>
              </w:rPr>
              <w:t>2140</w:t>
            </w:r>
          </w:p>
        </w:tc>
        <w:tc>
          <w:tcPr>
            <w:tcW w:w="1258" w:type="dxa"/>
            <w:vAlign w:val="center"/>
          </w:tcPr>
          <w:p w14:paraId="22E07460" w14:textId="77777777" w:rsidR="008C00D2" w:rsidRPr="00186302" w:rsidRDefault="008C00D2" w:rsidP="00577592">
            <w:pPr>
              <w:pStyle w:val="ImageCaption"/>
              <w:spacing w:before="0" w:after="0"/>
              <w:jc w:val="left"/>
              <w:rPr>
                <w:i w:val="0"/>
                <w:iCs/>
                <w:sz w:val="20"/>
                <w:szCs w:val="20"/>
              </w:rPr>
            </w:pPr>
            <w:r w:rsidRPr="00186302">
              <w:rPr>
                <w:i w:val="0"/>
                <w:iCs/>
                <w:sz w:val="20"/>
                <w:szCs w:val="20"/>
              </w:rPr>
              <w:t>1990</w:t>
            </w:r>
          </w:p>
        </w:tc>
        <w:tc>
          <w:tcPr>
            <w:tcW w:w="1344" w:type="dxa"/>
            <w:vAlign w:val="center"/>
          </w:tcPr>
          <w:p w14:paraId="17DD5DDF" w14:textId="77777777" w:rsidR="008C00D2" w:rsidRPr="00186302" w:rsidRDefault="008C00D2" w:rsidP="00577592">
            <w:pPr>
              <w:pStyle w:val="ImageCaption"/>
              <w:spacing w:before="0" w:after="0"/>
              <w:jc w:val="left"/>
              <w:rPr>
                <w:i w:val="0"/>
                <w:iCs/>
                <w:sz w:val="20"/>
                <w:szCs w:val="20"/>
              </w:rPr>
            </w:pPr>
            <w:r w:rsidRPr="00186302">
              <w:rPr>
                <w:i w:val="0"/>
                <w:iCs/>
                <w:sz w:val="20"/>
                <w:szCs w:val="20"/>
              </w:rPr>
              <w:t>1950</w:t>
            </w:r>
          </w:p>
        </w:tc>
      </w:tr>
      <w:tr w:rsidR="008C00D2" w:rsidRPr="00186302" w14:paraId="261DEA6B" w14:textId="77777777" w:rsidTr="00577592">
        <w:trPr>
          <w:trHeight w:val="173"/>
        </w:trPr>
        <w:tc>
          <w:tcPr>
            <w:tcW w:w="3708" w:type="dxa"/>
          </w:tcPr>
          <w:p w14:paraId="6021DFB6" w14:textId="77777777" w:rsidR="008C00D2" w:rsidRPr="00186302" w:rsidRDefault="008C00D2" w:rsidP="00577592">
            <w:pPr>
              <w:pStyle w:val="ImageCaption"/>
              <w:spacing w:before="0" w:after="0"/>
              <w:jc w:val="left"/>
              <w:rPr>
                <w:i w:val="0"/>
                <w:iCs/>
                <w:sz w:val="20"/>
                <w:szCs w:val="20"/>
              </w:rPr>
            </w:pPr>
            <w:r w:rsidRPr="00186302">
              <w:rPr>
                <w:i w:val="0"/>
                <w:iCs/>
                <w:sz w:val="20"/>
                <w:szCs w:val="20"/>
              </w:rPr>
              <w:t>Mean annual temperature (bio1, ºC)</w:t>
            </w:r>
          </w:p>
        </w:tc>
        <w:tc>
          <w:tcPr>
            <w:tcW w:w="1479" w:type="dxa"/>
            <w:vAlign w:val="center"/>
          </w:tcPr>
          <w:p w14:paraId="0E902F79" w14:textId="77777777" w:rsidR="008C00D2" w:rsidRPr="00186302" w:rsidRDefault="008C00D2" w:rsidP="00577592">
            <w:pPr>
              <w:pStyle w:val="ImageCaption"/>
              <w:spacing w:before="0" w:after="0"/>
              <w:jc w:val="left"/>
              <w:rPr>
                <w:i w:val="0"/>
                <w:iCs/>
                <w:sz w:val="20"/>
                <w:szCs w:val="20"/>
              </w:rPr>
            </w:pPr>
            <w:r>
              <w:rPr>
                <w:i w:val="0"/>
                <w:iCs/>
                <w:sz w:val="20"/>
                <w:szCs w:val="20"/>
              </w:rPr>
              <w:t>6</w:t>
            </w:r>
          </w:p>
        </w:tc>
        <w:tc>
          <w:tcPr>
            <w:tcW w:w="1141" w:type="dxa"/>
            <w:vAlign w:val="center"/>
          </w:tcPr>
          <w:p w14:paraId="4C79ED14" w14:textId="77777777" w:rsidR="008C00D2" w:rsidRPr="00186302" w:rsidRDefault="008C00D2" w:rsidP="00577592">
            <w:pPr>
              <w:pStyle w:val="ImageCaption"/>
              <w:spacing w:before="0" w:after="0"/>
              <w:jc w:val="left"/>
              <w:rPr>
                <w:i w:val="0"/>
                <w:iCs/>
                <w:sz w:val="20"/>
                <w:szCs w:val="20"/>
              </w:rPr>
            </w:pPr>
            <w:r>
              <w:rPr>
                <w:i w:val="0"/>
                <w:iCs/>
                <w:sz w:val="20"/>
                <w:szCs w:val="20"/>
              </w:rPr>
              <w:t>4.3</w:t>
            </w:r>
          </w:p>
        </w:tc>
        <w:tc>
          <w:tcPr>
            <w:tcW w:w="1258" w:type="dxa"/>
            <w:vAlign w:val="center"/>
          </w:tcPr>
          <w:p w14:paraId="7C88F3F9" w14:textId="77777777" w:rsidR="008C00D2" w:rsidRPr="00186302" w:rsidRDefault="008C00D2" w:rsidP="00577592">
            <w:pPr>
              <w:pStyle w:val="ImageCaption"/>
              <w:spacing w:before="0" w:after="0"/>
              <w:jc w:val="left"/>
              <w:rPr>
                <w:i w:val="0"/>
                <w:iCs/>
                <w:sz w:val="20"/>
                <w:szCs w:val="20"/>
              </w:rPr>
            </w:pPr>
            <w:r>
              <w:rPr>
                <w:i w:val="0"/>
                <w:iCs/>
                <w:sz w:val="20"/>
                <w:szCs w:val="20"/>
              </w:rPr>
              <w:t>5.5</w:t>
            </w:r>
          </w:p>
        </w:tc>
        <w:tc>
          <w:tcPr>
            <w:tcW w:w="1344" w:type="dxa"/>
            <w:vAlign w:val="center"/>
          </w:tcPr>
          <w:p w14:paraId="2D04A440" w14:textId="77777777" w:rsidR="008C00D2" w:rsidRPr="00186302" w:rsidRDefault="008C00D2" w:rsidP="00577592">
            <w:pPr>
              <w:pStyle w:val="ImageCaption"/>
              <w:spacing w:before="0" w:after="0"/>
              <w:jc w:val="left"/>
              <w:rPr>
                <w:i w:val="0"/>
                <w:iCs/>
                <w:sz w:val="20"/>
                <w:szCs w:val="20"/>
              </w:rPr>
            </w:pPr>
            <w:r>
              <w:rPr>
                <w:i w:val="0"/>
                <w:iCs/>
                <w:sz w:val="20"/>
                <w:szCs w:val="20"/>
              </w:rPr>
              <w:t>6.9</w:t>
            </w:r>
          </w:p>
        </w:tc>
      </w:tr>
      <w:tr w:rsidR="008C00D2" w:rsidRPr="00186302" w14:paraId="18FC00A8" w14:textId="77777777" w:rsidTr="00577592">
        <w:trPr>
          <w:trHeight w:val="173"/>
        </w:trPr>
        <w:tc>
          <w:tcPr>
            <w:tcW w:w="3708" w:type="dxa"/>
          </w:tcPr>
          <w:p w14:paraId="64B6C311" w14:textId="77777777" w:rsidR="008C00D2" w:rsidRPr="00186302" w:rsidRDefault="008C00D2" w:rsidP="00577592">
            <w:pPr>
              <w:pStyle w:val="ImageCaption"/>
              <w:spacing w:before="0" w:after="0"/>
              <w:jc w:val="left"/>
              <w:rPr>
                <w:i w:val="0"/>
                <w:iCs/>
                <w:sz w:val="20"/>
                <w:szCs w:val="20"/>
              </w:rPr>
            </w:pPr>
            <w:r w:rsidRPr="00186302">
              <w:rPr>
                <w:i w:val="0"/>
                <w:iCs/>
                <w:sz w:val="20"/>
                <w:szCs w:val="20"/>
              </w:rPr>
              <w:t>Diurnal thermal range (bio2, ºC)</w:t>
            </w:r>
          </w:p>
        </w:tc>
        <w:tc>
          <w:tcPr>
            <w:tcW w:w="1479" w:type="dxa"/>
            <w:vAlign w:val="center"/>
          </w:tcPr>
          <w:p w14:paraId="526645DB" w14:textId="77777777" w:rsidR="008C00D2" w:rsidRPr="00186302" w:rsidRDefault="008C00D2" w:rsidP="00577592">
            <w:pPr>
              <w:pStyle w:val="ImageCaption"/>
              <w:spacing w:before="0" w:after="0"/>
              <w:jc w:val="left"/>
              <w:rPr>
                <w:i w:val="0"/>
                <w:iCs/>
                <w:sz w:val="20"/>
                <w:szCs w:val="20"/>
              </w:rPr>
            </w:pPr>
            <w:r>
              <w:rPr>
                <w:i w:val="0"/>
                <w:iCs/>
                <w:sz w:val="20"/>
                <w:szCs w:val="20"/>
              </w:rPr>
              <w:t>3.3</w:t>
            </w:r>
          </w:p>
        </w:tc>
        <w:tc>
          <w:tcPr>
            <w:tcW w:w="1141" w:type="dxa"/>
            <w:vAlign w:val="center"/>
          </w:tcPr>
          <w:p w14:paraId="3892C4DE" w14:textId="77777777" w:rsidR="008C00D2" w:rsidRPr="00186302" w:rsidRDefault="008C00D2" w:rsidP="00577592">
            <w:pPr>
              <w:pStyle w:val="ImageCaption"/>
              <w:spacing w:before="0" w:after="0"/>
              <w:jc w:val="left"/>
              <w:rPr>
                <w:i w:val="0"/>
                <w:iCs/>
                <w:sz w:val="20"/>
                <w:szCs w:val="20"/>
              </w:rPr>
            </w:pPr>
            <w:r w:rsidRPr="00186302">
              <w:rPr>
                <w:i w:val="0"/>
                <w:iCs/>
                <w:sz w:val="20"/>
                <w:szCs w:val="20"/>
              </w:rPr>
              <w:t>2.</w:t>
            </w:r>
            <w:r>
              <w:rPr>
                <w:i w:val="0"/>
                <w:iCs/>
                <w:sz w:val="20"/>
                <w:szCs w:val="20"/>
              </w:rPr>
              <w:t>4</w:t>
            </w:r>
          </w:p>
        </w:tc>
        <w:tc>
          <w:tcPr>
            <w:tcW w:w="1258" w:type="dxa"/>
            <w:vAlign w:val="center"/>
          </w:tcPr>
          <w:p w14:paraId="7197381C" w14:textId="77777777" w:rsidR="008C00D2" w:rsidRPr="00186302" w:rsidRDefault="008C00D2" w:rsidP="00577592">
            <w:pPr>
              <w:pStyle w:val="ImageCaption"/>
              <w:spacing w:before="0" w:after="0"/>
              <w:jc w:val="left"/>
              <w:rPr>
                <w:i w:val="0"/>
                <w:iCs/>
                <w:sz w:val="20"/>
                <w:szCs w:val="20"/>
              </w:rPr>
            </w:pPr>
            <w:r w:rsidRPr="00186302">
              <w:rPr>
                <w:i w:val="0"/>
                <w:iCs/>
                <w:sz w:val="20"/>
                <w:szCs w:val="20"/>
              </w:rPr>
              <w:t>3.</w:t>
            </w:r>
            <w:r>
              <w:rPr>
                <w:i w:val="0"/>
                <w:iCs/>
                <w:sz w:val="20"/>
                <w:szCs w:val="20"/>
              </w:rPr>
              <w:t>5</w:t>
            </w:r>
          </w:p>
        </w:tc>
        <w:tc>
          <w:tcPr>
            <w:tcW w:w="1344" w:type="dxa"/>
            <w:vAlign w:val="center"/>
          </w:tcPr>
          <w:p w14:paraId="5150849B" w14:textId="77777777" w:rsidR="008C00D2" w:rsidRPr="00186302" w:rsidRDefault="008C00D2" w:rsidP="00577592">
            <w:pPr>
              <w:pStyle w:val="ImageCaption"/>
              <w:spacing w:before="0" w:after="0"/>
              <w:jc w:val="left"/>
              <w:rPr>
                <w:i w:val="0"/>
                <w:iCs/>
                <w:sz w:val="20"/>
                <w:szCs w:val="20"/>
              </w:rPr>
            </w:pPr>
            <w:r>
              <w:rPr>
                <w:i w:val="0"/>
                <w:iCs/>
                <w:sz w:val="20"/>
                <w:szCs w:val="20"/>
              </w:rPr>
              <w:t>3.2</w:t>
            </w:r>
          </w:p>
        </w:tc>
      </w:tr>
      <w:tr w:rsidR="008C00D2" w:rsidRPr="00186302" w14:paraId="52B48475" w14:textId="77777777" w:rsidTr="00577592">
        <w:trPr>
          <w:trHeight w:val="173"/>
        </w:trPr>
        <w:tc>
          <w:tcPr>
            <w:tcW w:w="3708" w:type="dxa"/>
          </w:tcPr>
          <w:p w14:paraId="16B1F869" w14:textId="77777777" w:rsidR="008C00D2" w:rsidRPr="00186302" w:rsidRDefault="008C00D2" w:rsidP="00577592">
            <w:pPr>
              <w:pStyle w:val="ImageCaption"/>
              <w:spacing w:before="0" w:after="0"/>
              <w:jc w:val="left"/>
              <w:rPr>
                <w:i w:val="0"/>
                <w:iCs/>
                <w:sz w:val="20"/>
                <w:szCs w:val="20"/>
              </w:rPr>
            </w:pPr>
            <w:r w:rsidRPr="00186302">
              <w:rPr>
                <w:i w:val="0"/>
                <w:iCs/>
                <w:sz w:val="20"/>
                <w:szCs w:val="20"/>
              </w:rPr>
              <w:t>Annual thermal range (bio7, ºC)</w:t>
            </w:r>
          </w:p>
        </w:tc>
        <w:tc>
          <w:tcPr>
            <w:tcW w:w="1479" w:type="dxa"/>
            <w:vAlign w:val="center"/>
          </w:tcPr>
          <w:p w14:paraId="4493A3A5" w14:textId="77777777" w:rsidR="008C00D2" w:rsidRPr="00186302" w:rsidRDefault="008C00D2" w:rsidP="00577592">
            <w:pPr>
              <w:pStyle w:val="ImageCaption"/>
              <w:spacing w:before="0" w:after="0"/>
              <w:jc w:val="left"/>
              <w:rPr>
                <w:i w:val="0"/>
                <w:iCs/>
                <w:sz w:val="20"/>
                <w:szCs w:val="20"/>
              </w:rPr>
            </w:pPr>
            <w:r w:rsidRPr="00186302">
              <w:rPr>
                <w:i w:val="0"/>
                <w:iCs/>
                <w:sz w:val="20"/>
                <w:szCs w:val="20"/>
              </w:rPr>
              <w:t>20.</w:t>
            </w:r>
            <w:r>
              <w:rPr>
                <w:i w:val="0"/>
                <w:iCs/>
                <w:sz w:val="20"/>
                <w:szCs w:val="20"/>
              </w:rPr>
              <w:t>9</w:t>
            </w:r>
          </w:p>
        </w:tc>
        <w:tc>
          <w:tcPr>
            <w:tcW w:w="1141" w:type="dxa"/>
            <w:vAlign w:val="center"/>
          </w:tcPr>
          <w:p w14:paraId="6EF9C010" w14:textId="77777777" w:rsidR="008C00D2" w:rsidRPr="00186302" w:rsidRDefault="008C00D2" w:rsidP="00577592">
            <w:pPr>
              <w:pStyle w:val="ImageCaption"/>
              <w:spacing w:before="0" w:after="0"/>
              <w:jc w:val="left"/>
              <w:rPr>
                <w:i w:val="0"/>
                <w:iCs/>
                <w:sz w:val="20"/>
                <w:szCs w:val="20"/>
              </w:rPr>
            </w:pPr>
            <w:r w:rsidRPr="00186302">
              <w:rPr>
                <w:i w:val="0"/>
                <w:iCs/>
                <w:sz w:val="20"/>
                <w:szCs w:val="20"/>
              </w:rPr>
              <w:t>19.</w:t>
            </w:r>
            <w:r>
              <w:rPr>
                <w:i w:val="0"/>
                <w:iCs/>
                <w:sz w:val="20"/>
                <w:szCs w:val="20"/>
              </w:rPr>
              <w:t>3</w:t>
            </w:r>
          </w:p>
        </w:tc>
        <w:tc>
          <w:tcPr>
            <w:tcW w:w="1258" w:type="dxa"/>
            <w:vAlign w:val="center"/>
          </w:tcPr>
          <w:p w14:paraId="7E4A1ED1" w14:textId="77777777" w:rsidR="008C00D2" w:rsidRPr="00186302" w:rsidRDefault="008C00D2" w:rsidP="00577592">
            <w:pPr>
              <w:pStyle w:val="ImageCaption"/>
              <w:spacing w:before="0" w:after="0"/>
              <w:jc w:val="left"/>
              <w:rPr>
                <w:i w:val="0"/>
                <w:iCs/>
                <w:sz w:val="20"/>
                <w:szCs w:val="20"/>
              </w:rPr>
            </w:pPr>
            <w:r w:rsidRPr="00186302">
              <w:rPr>
                <w:i w:val="0"/>
                <w:iCs/>
                <w:sz w:val="20"/>
                <w:szCs w:val="20"/>
              </w:rPr>
              <w:t>22.3</w:t>
            </w:r>
          </w:p>
        </w:tc>
        <w:tc>
          <w:tcPr>
            <w:tcW w:w="1344" w:type="dxa"/>
            <w:vAlign w:val="center"/>
          </w:tcPr>
          <w:p w14:paraId="7C8D459D" w14:textId="77777777" w:rsidR="008C00D2" w:rsidRPr="00186302" w:rsidRDefault="008C00D2" w:rsidP="00577592">
            <w:pPr>
              <w:pStyle w:val="ImageCaption"/>
              <w:spacing w:before="0" w:after="0"/>
              <w:jc w:val="left"/>
              <w:rPr>
                <w:i w:val="0"/>
                <w:iCs/>
                <w:sz w:val="20"/>
                <w:szCs w:val="20"/>
              </w:rPr>
            </w:pPr>
            <w:r w:rsidRPr="00186302">
              <w:rPr>
                <w:i w:val="0"/>
                <w:iCs/>
                <w:sz w:val="20"/>
                <w:szCs w:val="20"/>
              </w:rPr>
              <w:t>23.8</w:t>
            </w:r>
          </w:p>
        </w:tc>
      </w:tr>
      <w:tr w:rsidR="008C00D2" w:rsidRPr="00186302" w14:paraId="107130BE" w14:textId="77777777" w:rsidTr="00577592">
        <w:trPr>
          <w:trHeight w:val="173"/>
        </w:trPr>
        <w:tc>
          <w:tcPr>
            <w:tcW w:w="3708" w:type="dxa"/>
          </w:tcPr>
          <w:p w14:paraId="724A500C" w14:textId="77777777" w:rsidR="008C00D2" w:rsidRPr="00186302" w:rsidRDefault="008C00D2" w:rsidP="00577592">
            <w:pPr>
              <w:pStyle w:val="ImageCaption"/>
              <w:spacing w:before="0" w:after="0"/>
              <w:jc w:val="left"/>
              <w:rPr>
                <w:i w:val="0"/>
                <w:iCs/>
                <w:sz w:val="20"/>
                <w:szCs w:val="20"/>
              </w:rPr>
            </w:pPr>
            <w:r w:rsidRPr="00186302">
              <w:rPr>
                <w:i w:val="0"/>
                <w:iCs/>
                <w:sz w:val="20"/>
                <w:szCs w:val="20"/>
              </w:rPr>
              <w:t>Absolute min temperature (ºC)</w:t>
            </w:r>
          </w:p>
        </w:tc>
        <w:tc>
          <w:tcPr>
            <w:tcW w:w="1479" w:type="dxa"/>
            <w:vAlign w:val="center"/>
          </w:tcPr>
          <w:p w14:paraId="27EDCA81" w14:textId="77777777" w:rsidR="008C00D2" w:rsidRPr="00186302" w:rsidRDefault="008C00D2" w:rsidP="00577592">
            <w:pPr>
              <w:pStyle w:val="ImageCaption"/>
              <w:spacing w:before="0" w:after="0"/>
              <w:jc w:val="left"/>
              <w:rPr>
                <w:i w:val="0"/>
                <w:iCs/>
                <w:sz w:val="20"/>
                <w:szCs w:val="20"/>
              </w:rPr>
            </w:pPr>
            <w:r w:rsidRPr="00186302">
              <w:rPr>
                <w:i w:val="0"/>
                <w:iCs/>
                <w:sz w:val="20"/>
                <w:szCs w:val="20"/>
              </w:rPr>
              <w:t>-2.8</w:t>
            </w:r>
          </w:p>
        </w:tc>
        <w:tc>
          <w:tcPr>
            <w:tcW w:w="1141" w:type="dxa"/>
            <w:vAlign w:val="center"/>
          </w:tcPr>
          <w:p w14:paraId="687E914D" w14:textId="77777777" w:rsidR="008C00D2" w:rsidRPr="00186302" w:rsidRDefault="008C00D2" w:rsidP="00577592">
            <w:pPr>
              <w:pStyle w:val="ImageCaption"/>
              <w:spacing w:before="0" w:after="0"/>
              <w:jc w:val="left"/>
              <w:rPr>
                <w:i w:val="0"/>
                <w:iCs/>
                <w:sz w:val="20"/>
                <w:szCs w:val="20"/>
              </w:rPr>
            </w:pPr>
            <w:r w:rsidRPr="00186302">
              <w:rPr>
                <w:i w:val="0"/>
                <w:iCs/>
                <w:sz w:val="20"/>
                <w:szCs w:val="20"/>
              </w:rPr>
              <w:t>-4.1</w:t>
            </w:r>
          </w:p>
        </w:tc>
        <w:tc>
          <w:tcPr>
            <w:tcW w:w="1258" w:type="dxa"/>
            <w:vAlign w:val="center"/>
          </w:tcPr>
          <w:p w14:paraId="5A991A07" w14:textId="77777777" w:rsidR="008C00D2" w:rsidRPr="00186302" w:rsidRDefault="008C00D2" w:rsidP="00577592">
            <w:pPr>
              <w:pStyle w:val="ImageCaption"/>
              <w:spacing w:before="0" w:after="0"/>
              <w:jc w:val="left"/>
              <w:rPr>
                <w:i w:val="0"/>
                <w:iCs/>
                <w:sz w:val="20"/>
                <w:szCs w:val="20"/>
              </w:rPr>
            </w:pPr>
            <w:r w:rsidRPr="00186302">
              <w:rPr>
                <w:i w:val="0"/>
                <w:iCs/>
                <w:sz w:val="20"/>
                <w:szCs w:val="20"/>
              </w:rPr>
              <w:t>-12.0</w:t>
            </w:r>
          </w:p>
        </w:tc>
        <w:tc>
          <w:tcPr>
            <w:tcW w:w="1344" w:type="dxa"/>
            <w:vAlign w:val="center"/>
          </w:tcPr>
          <w:p w14:paraId="3E885D54" w14:textId="77777777" w:rsidR="008C00D2" w:rsidRPr="00186302" w:rsidRDefault="008C00D2" w:rsidP="00577592">
            <w:pPr>
              <w:pStyle w:val="ImageCaption"/>
              <w:spacing w:before="0" w:after="0"/>
              <w:jc w:val="left"/>
              <w:rPr>
                <w:i w:val="0"/>
                <w:iCs/>
                <w:sz w:val="20"/>
                <w:szCs w:val="20"/>
              </w:rPr>
            </w:pPr>
            <w:r w:rsidRPr="00186302">
              <w:rPr>
                <w:i w:val="0"/>
                <w:iCs/>
                <w:sz w:val="20"/>
                <w:szCs w:val="20"/>
              </w:rPr>
              <w:t>-9.9</w:t>
            </w:r>
          </w:p>
        </w:tc>
      </w:tr>
      <w:tr w:rsidR="008C00D2" w:rsidRPr="00186302" w14:paraId="4B70405F" w14:textId="77777777" w:rsidTr="00577592">
        <w:trPr>
          <w:trHeight w:val="173"/>
        </w:trPr>
        <w:tc>
          <w:tcPr>
            <w:tcW w:w="3708" w:type="dxa"/>
          </w:tcPr>
          <w:p w14:paraId="6167989A" w14:textId="77777777" w:rsidR="008C00D2" w:rsidRPr="00186302" w:rsidRDefault="008C00D2" w:rsidP="00577592">
            <w:pPr>
              <w:pStyle w:val="ImageCaption"/>
              <w:spacing w:before="0" w:after="0"/>
              <w:jc w:val="left"/>
              <w:rPr>
                <w:i w:val="0"/>
                <w:iCs/>
                <w:sz w:val="20"/>
                <w:szCs w:val="20"/>
              </w:rPr>
            </w:pPr>
            <w:r w:rsidRPr="00186302">
              <w:rPr>
                <w:i w:val="0"/>
                <w:iCs/>
                <w:sz w:val="20"/>
                <w:szCs w:val="20"/>
              </w:rPr>
              <w:t>Absolute max temperature (ºC)</w:t>
            </w:r>
          </w:p>
        </w:tc>
        <w:tc>
          <w:tcPr>
            <w:tcW w:w="1479" w:type="dxa"/>
            <w:vAlign w:val="center"/>
          </w:tcPr>
          <w:p w14:paraId="5E5632E5" w14:textId="77777777" w:rsidR="008C00D2" w:rsidRPr="00186302" w:rsidRDefault="008C00D2" w:rsidP="00577592">
            <w:pPr>
              <w:pStyle w:val="ImageCaption"/>
              <w:spacing w:before="0" w:after="0"/>
              <w:jc w:val="left"/>
              <w:rPr>
                <w:i w:val="0"/>
                <w:iCs/>
                <w:sz w:val="20"/>
                <w:szCs w:val="20"/>
              </w:rPr>
            </w:pPr>
            <w:r w:rsidRPr="00186302">
              <w:rPr>
                <w:i w:val="0"/>
                <w:iCs/>
                <w:sz w:val="20"/>
                <w:szCs w:val="20"/>
              </w:rPr>
              <w:t>27.1</w:t>
            </w:r>
          </w:p>
        </w:tc>
        <w:tc>
          <w:tcPr>
            <w:tcW w:w="1141" w:type="dxa"/>
            <w:vAlign w:val="center"/>
          </w:tcPr>
          <w:p w14:paraId="2BEB6B10" w14:textId="77777777" w:rsidR="008C00D2" w:rsidRPr="00186302" w:rsidRDefault="008C00D2" w:rsidP="00577592">
            <w:pPr>
              <w:pStyle w:val="ImageCaption"/>
              <w:spacing w:before="0" w:after="0"/>
              <w:jc w:val="left"/>
              <w:rPr>
                <w:i w:val="0"/>
                <w:iCs/>
                <w:sz w:val="20"/>
                <w:szCs w:val="20"/>
              </w:rPr>
            </w:pPr>
            <w:r w:rsidRPr="00186302">
              <w:rPr>
                <w:i w:val="0"/>
                <w:iCs/>
                <w:sz w:val="20"/>
                <w:szCs w:val="20"/>
              </w:rPr>
              <w:t>24.9</w:t>
            </w:r>
          </w:p>
        </w:tc>
        <w:tc>
          <w:tcPr>
            <w:tcW w:w="1258" w:type="dxa"/>
            <w:vAlign w:val="center"/>
          </w:tcPr>
          <w:p w14:paraId="0176FF8F" w14:textId="77777777" w:rsidR="008C00D2" w:rsidRPr="00186302" w:rsidRDefault="008C00D2" w:rsidP="00577592">
            <w:pPr>
              <w:pStyle w:val="ImageCaption"/>
              <w:spacing w:before="0" w:after="0"/>
              <w:jc w:val="left"/>
              <w:rPr>
                <w:i w:val="0"/>
                <w:iCs/>
                <w:sz w:val="20"/>
                <w:szCs w:val="20"/>
              </w:rPr>
            </w:pPr>
            <w:r w:rsidRPr="00186302">
              <w:rPr>
                <w:i w:val="0"/>
                <w:iCs/>
                <w:sz w:val="20"/>
                <w:szCs w:val="20"/>
              </w:rPr>
              <w:t>27.0</w:t>
            </w:r>
          </w:p>
        </w:tc>
        <w:tc>
          <w:tcPr>
            <w:tcW w:w="1344" w:type="dxa"/>
            <w:vAlign w:val="center"/>
          </w:tcPr>
          <w:p w14:paraId="4D36D402" w14:textId="77777777" w:rsidR="008C00D2" w:rsidRPr="00186302" w:rsidRDefault="008C00D2" w:rsidP="00577592">
            <w:pPr>
              <w:pStyle w:val="ImageCaption"/>
              <w:spacing w:before="0" w:after="0"/>
              <w:jc w:val="left"/>
              <w:rPr>
                <w:i w:val="0"/>
                <w:iCs/>
                <w:sz w:val="20"/>
                <w:szCs w:val="20"/>
              </w:rPr>
            </w:pPr>
            <w:r w:rsidRPr="00186302">
              <w:rPr>
                <w:i w:val="0"/>
                <w:iCs/>
                <w:sz w:val="20"/>
                <w:szCs w:val="20"/>
              </w:rPr>
              <w:t>27.4</w:t>
            </w:r>
          </w:p>
        </w:tc>
      </w:tr>
      <w:tr w:rsidR="008C00D2" w:rsidRPr="00186302" w14:paraId="036949EA" w14:textId="77777777" w:rsidTr="00577592">
        <w:trPr>
          <w:trHeight w:val="173"/>
        </w:trPr>
        <w:tc>
          <w:tcPr>
            <w:tcW w:w="3708" w:type="dxa"/>
          </w:tcPr>
          <w:p w14:paraId="2C62542E" w14:textId="77777777" w:rsidR="008C00D2" w:rsidRPr="00186302" w:rsidRDefault="008C00D2" w:rsidP="00577592">
            <w:pPr>
              <w:pStyle w:val="ImageCaption"/>
              <w:spacing w:before="0" w:after="0"/>
              <w:jc w:val="left"/>
              <w:rPr>
                <w:i w:val="0"/>
                <w:iCs/>
                <w:sz w:val="20"/>
                <w:szCs w:val="20"/>
              </w:rPr>
            </w:pPr>
            <w:r w:rsidRPr="00186302">
              <w:rPr>
                <w:i w:val="0"/>
                <w:iCs/>
                <w:sz w:val="20"/>
                <w:szCs w:val="20"/>
              </w:rPr>
              <w:t>Annual growing degree days (ºC)</w:t>
            </w:r>
          </w:p>
        </w:tc>
        <w:tc>
          <w:tcPr>
            <w:tcW w:w="1479" w:type="dxa"/>
            <w:vAlign w:val="center"/>
          </w:tcPr>
          <w:p w14:paraId="5344301E" w14:textId="77777777" w:rsidR="008C00D2" w:rsidRPr="00186302" w:rsidRDefault="008C00D2" w:rsidP="00577592">
            <w:pPr>
              <w:pStyle w:val="ImageCaption"/>
              <w:spacing w:before="0" w:after="0"/>
              <w:jc w:val="left"/>
              <w:rPr>
                <w:i w:val="0"/>
                <w:iCs/>
                <w:sz w:val="20"/>
                <w:szCs w:val="20"/>
              </w:rPr>
            </w:pPr>
            <w:r>
              <w:rPr>
                <w:i w:val="0"/>
                <w:iCs/>
                <w:sz w:val="20"/>
                <w:szCs w:val="20"/>
              </w:rPr>
              <w:t>2064</w:t>
            </w:r>
          </w:p>
        </w:tc>
        <w:tc>
          <w:tcPr>
            <w:tcW w:w="1141" w:type="dxa"/>
            <w:vAlign w:val="center"/>
          </w:tcPr>
          <w:p w14:paraId="79F6CCB5" w14:textId="77777777" w:rsidR="008C00D2" w:rsidRPr="00186302" w:rsidRDefault="008C00D2" w:rsidP="00577592">
            <w:pPr>
              <w:pStyle w:val="ImageCaption"/>
              <w:spacing w:before="0" w:after="0"/>
              <w:jc w:val="left"/>
              <w:rPr>
                <w:i w:val="0"/>
                <w:iCs/>
                <w:sz w:val="20"/>
                <w:szCs w:val="20"/>
              </w:rPr>
            </w:pPr>
            <w:r>
              <w:rPr>
                <w:i w:val="0"/>
                <w:iCs/>
                <w:sz w:val="20"/>
                <w:szCs w:val="20"/>
              </w:rPr>
              <w:t>1538</w:t>
            </w:r>
          </w:p>
        </w:tc>
        <w:tc>
          <w:tcPr>
            <w:tcW w:w="1258" w:type="dxa"/>
            <w:vAlign w:val="center"/>
          </w:tcPr>
          <w:p w14:paraId="0C18257B" w14:textId="77777777" w:rsidR="008C00D2" w:rsidRPr="00186302" w:rsidRDefault="008C00D2" w:rsidP="00577592">
            <w:pPr>
              <w:pStyle w:val="ImageCaption"/>
              <w:spacing w:before="0" w:after="0"/>
              <w:jc w:val="left"/>
              <w:rPr>
                <w:i w:val="0"/>
                <w:iCs/>
                <w:sz w:val="20"/>
                <w:szCs w:val="20"/>
              </w:rPr>
            </w:pPr>
            <w:r>
              <w:rPr>
                <w:i w:val="0"/>
                <w:iCs/>
                <w:sz w:val="20"/>
                <w:szCs w:val="20"/>
              </w:rPr>
              <w:t>1999</w:t>
            </w:r>
          </w:p>
        </w:tc>
        <w:tc>
          <w:tcPr>
            <w:tcW w:w="1344" w:type="dxa"/>
            <w:vAlign w:val="center"/>
          </w:tcPr>
          <w:p w14:paraId="15629E8D" w14:textId="77777777" w:rsidR="008C00D2" w:rsidRPr="00186302" w:rsidRDefault="008C00D2" w:rsidP="00577592">
            <w:pPr>
              <w:pStyle w:val="ImageCaption"/>
              <w:spacing w:before="0" w:after="0"/>
              <w:jc w:val="left"/>
              <w:rPr>
                <w:i w:val="0"/>
                <w:iCs/>
                <w:sz w:val="20"/>
                <w:szCs w:val="20"/>
              </w:rPr>
            </w:pPr>
            <w:r>
              <w:rPr>
                <w:i w:val="0"/>
                <w:iCs/>
                <w:sz w:val="20"/>
                <w:szCs w:val="20"/>
              </w:rPr>
              <w:t>2454</w:t>
            </w:r>
          </w:p>
        </w:tc>
      </w:tr>
      <w:tr w:rsidR="008C00D2" w:rsidRPr="00186302" w14:paraId="2B850B5C" w14:textId="77777777" w:rsidTr="00577592">
        <w:trPr>
          <w:trHeight w:val="173"/>
        </w:trPr>
        <w:tc>
          <w:tcPr>
            <w:tcW w:w="3708" w:type="dxa"/>
          </w:tcPr>
          <w:p w14:paraId="79453C71" w14:textId="77777777" w:rsidR="008C00D2" w:rsidRPr="00186302" w:rsidRDefault="008C00D2" w:rsidP="00577592">
            <w:pPr>
              <w:pStyle w:val="ImageCaption"/>
              <w:spacing w:before="0" w:after="0"/>
              <w:jc w:val="left"/>
              <w:rPr>
                <w:i w:val="0"/>
                <w:iCs/>
                <w:sz w:val="20"/>
                <w:szCs w:val="20"/>
              </w:rPr>
            </w:pPr>
            <w:r w:rsidRPr="00186302">
              <w:rPr>
                <w:i w:val="0"/>
                <w:iCs/>
                <w:sz w:val="20"/>
                <w:szCs w:val="20"/>
              </w:rPr>
              <w:t>Annual freezing degree days (ºC)</w:t>
            </w:r>
          </w:p>
        </w:tc>
        <w:tc>
          <w:tcPr>
            <w:tcW w:w="1479" w:type="dxa"/>
            <w:vAlign w:val="center"/>
          </w:tcPr>
          <w:p w14:paraId="702CC238" w14:textId="77777777" w:rsidR="008C00D2" w:rsidRPr="00186302" w:rsidRDefault="008C00D2" w:rsidP="00577592">
            <w:pPr>
              <w:pStyle w:val="ImageCaption"/>
              <w:spacing w:before="0" w:after="0"/>
              <w:jc w:val="left"/>
              <w:rPr>
                <w:i w:val="0"/>
                <w:iCs/>
                <w:sz w:val="20"/>
                <w:szCs w:val="20"/>
              </w:rPr>
            </w:pPr>
            <w:r w:rsidRPr="00186302">
              <w:rPr>
                <w:i w:val="0"/>
                <w:iCs/>
                <w:sz w:val="20"/>
                <w:szCs w:val="20"/>
              </w:rPr>
              <w:t>3.0</w:t>
            </w:r>
          </w:p>
        </w:tc>
        <w:tc>
          <w:tcPr>
            <w:tcW w:w="1141" w:type="dxa"/>
            <w:vAlign w:val="center"/>
          </w:tcPr>
          <w:p w14:paraId="0023D243" w14:textId="77777777" w:rsidR="008C00D2" w:rsidRPr="00186302" w:rsidRDefault="008C00D2" w:rsidP="00577592">
            <w:pPr>
              <w:pStyle w:val="ImageCaption"/>
              <w:spacing w:before="0" w:after="0"/>
              <w:jc w:val="left"/>
              <w:rPr>
                <w:i w:val="0"/>
                <w:iCs/>
                <w:sz w:val="20"/>
                <w:szCs w:val="20"/>
              </w:rPr>
            </w:pPr>
            <w:r w:rsidRPr="00186302">
              <w:rPr>
                <w:i w:val="0"/>
                <w:iCs/>
                <w:sz w:val="20"/>
                <w:szCs w:val="20"/>
              </w:rPr>
              <w:t>25.6</w:t>
            </w:r>
          </w:p>
        </w:tc>
        <w:tc>
          <w:tcPr>
            <w:tcW w:w="1258" w:type="dxa"/>
            <w:vAlign w:val="center"/>
          </w:tcPr>
          <w:p w14:paraId="794607D0" w14:textId="77777777" w:rsidR="008C00D2" w:rsidRPr="00186302" w:rsidRDefault="008C00D2" w:rsidP="00577592">
            <w:pPr>
              <w:pStyle w:val="ImageCaption"/>
              <w:spacing w:before="0" w:after="0"/>
              <w:jc w:val="left"/>
              <w:rPr>
                <w:i w:val="0"/>
                <w:iCs/>
                <w:sz w:val="20"/>
                <w:szCs w:val="20"/>
              </w:rPr>
            </w:pPr>
            <w:r w:rsidRPr="00186302">
              <w:rPr>
                <w:i w:val="0"/>
                <w:iCs/>
                <w:sz w:val="20"/>
                <w:szCs w:val="20"/>
              </w:rPr>
              <w:t>89.2</w:t>
            </w:r>
          </w:p>
        </w:tc>
        <w:tc>
          <w:tcPr>
            <w:tcW w:w="1344" w:type="dxa"/>
            <w:vAlign w:val="center"/>
          </w:tcPr>
          <w:p w14:paraId="0EA6AE9A" w14:textId="77777777" w:rsidR="008C00D2" w:rsidRPr="00186302" w:rsidRDefault="008C00D2" w:rsidP="00577592">
            <w:pPr>
              <w:pStyle w:val="ImageCaption"/>
              <w:spacing w:before="0" w:after="0"/>
              <w:jc w:val="left"/>
              <w:rPr>
                <w:i w:val="0"/>
                <w:iCs/>
                <w:sz w:val="20"/>
                <w:szCs w:val="20"/>
              </w:rPr>
            </w:pPr>
            <w:r w:rsidRPr="00186302">
              <w:rPr>
                <w:i w:val="0"/>
                <w:iCs/>
                <w:sz w:val="20"/>
                <w:szCs w:val="20"/>
              </w:rPr>
              <w:t>99.7</w:t>
            </w:r>
          </w:p>
        </w:tc>
      </w:tr>
      <w:tr w:rsidR="008C00D2" w:rsidRPr="00186302" w14:paraId="7C76D83F" w14:textId="77777777" w:rsidTr="00577592">
        <w:trPr>
          <w:trHeight w:val="173"/>
        </w:trPr>
        <w:tc>
          <w:tcPr>
            <w:tcW w:w="3708" w:type="dxa"/>
          </w:tcPr>
          <w:p w14:paraId="2A1191DA" w14:textId="77777777" w:rsidR="008C00D2" w:rsidRPr="00186302" w:rsidRDefault="008C00D2" w:rsidP="00577592">
            <w:pPr>
              <w:pStyle w:val="ImageCaption"/>
              <w:spacing w:before="0" w:after="0"/>
              <w:jc w:val="left"/>
              <w:rPr>
                <w:i w:val="0"/>
                <w:iCs/>
                <w:sz w:val="20"/>
                <w:szCs w:val="20"/>
              </w:rPr>
            </w:pPr>
            <w:r w:rsidRPr="00186302">
              <w:rPr>
                <w:i w:val="0"/>
                <w:iCs/>
                <w:sz w:val="20"/>
                <w:szCs w:val="20"/>
              </w:rPr>
              <w:t>Annual snow cover (days)</w:t>
            </w:r>
          </w:p>
        </w:tc>
        <w:tc>
          <w:tcPr>
            <w:tcW w:w="1479" w:type="dxa"/>
            <w:vAlign w:val="center"/>
          </w:tcPr>
          <w:p w14:paraId="7F153255" w14:textId="77777777" w:rsidR="008C00D2" w:rsidRPr="00186302" w:rsidRDefault="008C00D2" w:rsidP="00577592">
            <w:pPr>
              <w:pStyle w:val="ImageCaption"/>
              <w:spacing w:before="0" w:after="0"/>
              <w:jc w:val="left"/>
              <w:rPr>
                <w:i w:val="0"/>
                <w:iCs/>
                <w:sz w:val="20"/>
                <w:szCs w:val="20"/>
              </w:rPr>
            </w:pPr>
            <w:r w:rsidRPr="00186302">
              <w:rPr>
                <w:i w:val="0"/>
                <w:iCs/>
                <w:sz w:val="20"/>
                <w:szCs w:val="20"/>
              </w:rPr>
              <w:t>1</w:t>
            </w:r>
            <w:r>
              <w:rPr>
                <w:i w:val="0"/>
                <w:iCs/>
                <w:sz w:val="20"/>
                <w:szCs w:val="20"/>
              </w:rPr>
              <w:t>29</w:t>
            </w:r>
          </w:p>
        </w:tc>
        <w:tc>
          <w:tcPr>
            <w:tcW w:w="1141" w:type="dxa"/>
            <w:vAlign w:val="center"/>
          </w:tcPr>
          <w:p w14:paraId="6B38D46C" w14:textId="77777777" w:rsidR="008C00D2" w:rsidRPr="00186302" w:rsidRDefault="008C00D2" w:rsidP="00577592">
            <w:pPr>
              <w:pStyle w:val="ImageCaption"/>
              <w:spacing w:before="0" w:after="0"/>
              <w:jc w:val="left"/>
              <w:rPr>
                <w:i w:val="0"/>
                <w:iCs/>
                <w:sz w:val="20"/>
                <w:szCs w:val="20"/>
              </w:rPr>
            </w:pPr>
            <w:r w:rsidRPr="00186302">
              <w:rPr>
                <w:i w:val="0"/>
                <w:iCs/>
                <w:sz w:val="20"/>
                <w:szCs w:val="20"/>
              </w:rPr>
              <w:t>193</w:t>
            </w:r>
          </w:p>
        </w:tc>
        <w:tc>
          <w:tcPr>
            <w:tcW w:w="1258" w:type="dxa"/>
            <w:vAlign w:val="center"/>
          </w:tcPr>
          <w:p w14:paraId="7E3A22A6" w14:textId="77777777" w:rsidR="008C00D2" w:rsidRPr="00186302" w:rsidRDefault="008C00D2" w:rsidP="00577592">
            <w:pPr>
              <w:pStyle w:val="ImageCaption"/>
              <w:spacing w:before="0" w:after="0"/>
              <w:jc w:val="left"/>
              <w:rPr>
                <w:i w:val="0"/>
                <w:iCs/>
                <w:sz w:val="20"/>
                <w:szCs w:val="20"/>
              </w:rPr>
            </w:pPr>
            <w:r w:rsidRPr="00186302">
              <w:rPr>
                <w:i w:val="0"/>
                <w:iCs/>
                <w:sz w:val="20"/>
                <w:szCs w:val="20"/>
              </w:rPr>
              <w:t>10</w:t>
            </w:r>
            <w:r>
              <w:rPr>
                <w:i w:val="0"/>
                <w:iCs/>
                <w:sz w:val="20"/>
                <w:szCs w:val="20"/>
              </w:rPr>
              <w:t>0</w:t>
            </w:r>
          </w:p>
        </w:tc>
        <w:tc>
          <w:tcPr>
            <w:tcW w:w="1344" w:type="dxa"/>
            <w:vAlign w:val="center"/>
          </w:tcPr>
          <w:p w14:paraId="17503E68" w14:textId="77777777" w:rsidR="008C00D2" w:rsidRPr="00186302" w:rsidRDefault="008C00D2" w:rsidP="00577592">
            <w:pPr>
              <w:pStyle w:val="ImageCaption"/>
              <w:spacing w:before="0" w:after="0"/>
              <w:jc w:val="left"/>
              <w:rPr>
                <w:i w:val="0"/>
                <w:iCs/>
                <w:sz w:val="20"/>
                <w:szCs w:val="20"/>
              </w:rPr>
            </w:pPr>
            <w:r w:rsidRPr="00186302">
              <w:rPr>
                <w:i w:val="0"/>
                <w:iCs/>
                <w:sz w:val="20"/>
                <w:szCs w:val="20"/>
              </w:rPr>
              <w:t>71</w:t>
            </w:r>
          </w:p>
        </w:tc>
      </w:tr>
      <w:tr w:rsidR="008C00D2" w:rsidRPr="00186302" w14:paraId="6364F72A" w14:textId="77777777" w:rsidTr="00577592">
        <w:trPr>
          <w:trHeight w:val="173"/>
        </w:trPr>
        <w:tc>
          <w:tcPr>
            <w:tcW w:w="3708" w:type="dxa"/>
          </w:tcPr>
          <w:p w14:paraId="7652D920" w14:textId="77777777" w:rsidR="008C00D2" w:rsidRPr="00186302" w:rsidRDefault="008C00D2" w:rsidP="00577592">
            <w:pPr>
              <w:pStyle w:val="ImageCaption"/>
              <w:spacing w:before="0" w:after="0"/>
              <w:jc w:val="left"/>
              <w:rPr>
                <w:i w:val="0"/>
                <w:iCs/>
                <w:sz w:val="20"/>
                <w:szCs w:val="20"/>
              </w:rPr>
            </w:pPr>
            <w:r>
              <w:rPr>
                <w:i w:val="0"/>
                <w:iCs/>
                <w:sz w:val="20"/>
                <w:szCs w:val="20"/>
              </w:rPr>
              <w:t>Growing season length (days)</w:t>
            </w:r>
          </w:p>
        </w:tc>
        <w:tc>
          <w:tcPr>
            <w:tcW w:w="1479" w:type="dxa"/>
            <w:vAlign w:val="center"/>
          </w:tcPr>
          <w:p w14:paraId="6360A4B9" w14:textId="77777777" w:rsidR="008C00D2" w:rsidRPr="00186302" w:rsidRDefault="008C00D2" w:rsidP="00577592">
            <w:pPr>
              <w:pStyle w:val="ImageCaption"/>
              <w:spacing w:before="0" w:after="0"/>
              <w:jc w:val="left"/>
              <w:rPr>
                <w:i w:val="0"/>
                <w:iCs/>
                <w:sz w:val="20"/>
                <w:szCs w:val="20"/>
              </w:rPr>
            </w:pPr>
            <w:r>
              <w:rPr>
                <w:i w:val="0"/>
                <w:iCs/>
                <w:sz w:val="20"/>
                <w:szCs w:val="20"/>
              </w:rPr>
              <w:t>168.5</w:t>
            </w:r>
          </w:p>
        </w:tc>
        <w:tc>
          <w:tcPr>
            <w:tcW w:w="1141" w:type="dxa"/>
            <w:vAlign w:val="center"/>
          </w:tcPr>
          <w:p w14:paraId="0D9C300A" w14:textId="77777777" w:rsidR="008C00D2" w:rsidRPr="00186302" w:rsidRDefault="008C00D2" w:rsidP="00577592">
            <w:pPr>
              <w:pStyle w:val="ImageCaption"/>
              <w:spacing w:before="0" w:after="0"/>
              <w:jc w:val="left"/>
              <w:rPr>
                <w:i w:val="0"/>
                <w:iCs/>
                <w:sz w:val="20"/>
                <w:szCs w:val="20"/>
              </w:rPr>
            </w:pPr>
            <w:r>
              <w:rPr>
                <w:i w:val="0"/>
                <w:iCs/>
                <w:sz w:val="20"/>
                <w:szCs w:val="20"/>
              </w:rPr>
              <w:t>132.7</w:t>
            </w:r>
          </w:p>
        </w:tc>
        <w:tc>
          <w:tcPr>
            <w:tcW w:w="1258" w:type="dxa"/>
            <w:vAlign w:val="center"/>
          </w:tcPr>
          <w:p w14:paraId="3BEBB983" w14:textId="77777777" w:rsidR="008C00D2" w:rsidRPr="00186302" w:rsidRDefault="008C00D2" w:rsidP="00577592">
            <w:pPr>
              <w:pStyle w:val="ImageCaption"/>
              <w:spacing w:before="0" w:after="0"/>
              <w:jc w:val="left"/>
              <w:rPr>
                <w:i w:val="0"/>
                <w:iCs/>
                <w:sz w:val="20"/>
                <w:szCs w:val="20"/>
              </w:rPr>
            </w:pPr>
            <w:r>
              <w:rPr>
                <w:i w:val="0"/>
                <w:iCs/>
                <w:sz w:val="20"/>
                <w:szCs w:val="20"/>
              </w:rPr>
              <w:t>173.6</w:t>
            </w:r>
          </w:p>
        </w:tc>
        <w:tc>
          <w:tcPr>
            <w:tcW w:w="1344" w:type="dxa"/>
            <w:vAlign w:val="center"/>
          </w:tcPr>
          <w:p w14:paraId="5D38B42C" w14:textId="77777777" w:rsidR="008C00D2" w:rsidRPr="00186302" w:rsidRDefault="008C00D2" w:rsidP="00577592">
            <w:pPr>
              <w:pStyle w:val="ImageCaption"/>
              <w:spacing w:before="0" w:after="0"/>
              <w:jc w:val="left"/>
              <w:rPr>
                <w:i w:val="0"/>
                <w:iCs/>
                <w:sz w:val="20"/>
                <w:szCs w:val="20"/>
              </w:rPr>
            </w:pPr>
            <w:r>
              <w:rPr>
                <w:i w:val="0"/>
                <w:iCs/>
                <w:sz w:val="20"/>
                <w:szCs w:val="20"/>
              </w:rPr>
              <w:t>196.1</w:t>
            </w:r>
          </w:p>
        </w:tc>
      </w:tr>
      <w:tr w:rsidR="008C00D2" w:rsidRPr="00186302" w14:paraId="7C185E95" w14:textId="77777777" w:rsidTr="00577592">
        <w:trPr>
          <w:trHeight w:val="173"/>
        </w:trPr>
        <w:tc>
          <w:tcPr>
            <w:tcW w:w="3708" w:type="dxa"/>
          </w:tcPr>
          <w:p w14:paraId="336AF7C6" w14:textId="77777777" w:rsidR="008C00D2" w:rsidRPr="00186302" w:rsidRDefault="008C00D2" w:rsidP="00577592">
            <w:pPr>
              <w:pStyle w:val="ImageCaption"/>
              <w:spacing w:before="0" w:after="0"/>
              <w:jc w:val="left"/>
              <w:rPr>
                <w:i w:val="0"/>
                <w:iCs/>
                <w:sz w:val="20"/>
                <w:szCs w:val="20"/>
              </w:rPr>
            </w:pPr>
            <w:r>
              <w:rPr>
                <w:i w:val="0"/>
                <w:iCs/>
                <w:sz w:val="20"/>
                <w:szCs w:val="20"/>
              </w:rPr>
              <w:t>Range growing season (days)</w:t>
            </w:r>
          </w:p>
        </w:tc>
        <w:tc>
          <w:tcPr>
            <w:tcW w:w="1479" w:type="dxa"/>
            <w:vAlign w:val="center"/>
          </w:tcPr>
          <w:p w14:paraId="29B047E3" w14:textId="77777777" w:rsidR="008C00D2" w:rsidRPr="00186302" w:rsidRDefault="008C00D2" w:rsidP="00577592">
            <w:pPr>
              <w:pStyle w:val="ImageCaption"/>
              <w:spacing w:before="0" w:after="0"/>
              <w:jc w:val="left"/>
              <w:rPr>
                <w:i w:val="0"/>
                <w:iCs/>
                <w:sz w:val="20"/>
                <w:szCs w:val="20"/>
              </w:rPr>
            </w:pPr>
            <w:r>
              <w:rPr>
                <w:i w:val="0"/>
                <w:iCs/>
                <w:sz w:val="20"/>
                <w:szCs w:val="20"/>
              </w:rPr>
              <w:t>135 – 203</w:t>
            </w:r>
          </w:p>
        </w:tc>
        <w:tc>
          <w:tcPr>
            <w:tcW w:w="1141" w:type="dxa"/>
            <w:vAlign w:val="center"/>
          </w:tcPr>
          <w:p w14:paraId="6AC2AAF3" w14:textId="77777777" w:rsidR="008C00D2" w:rsidRPr="00186302" w:rsidRDefault="008C00D2" w:rsidP="00577592">
            <w:pPr>
              <w:pStyle w:val="ImageCaption"/>
              <w:spacing w:before="0" w:after="0"/>
              <w:jc w:val="left"/>
              <w:rPr>
                <w:i w:val="0"/>
                <w:iCs/>
                <w:sz w:val="20"/>
                <w:szCs w:val="20"/>
              </w:rPr>
            </w:pPr>
            <w:r>
              <w:rPr>
                <w:i w:val="0"/>
                <w:iCs/>
                <w:sz w:val="20"/>
                <w:szCs w:val="20"/>
              </w:rPr>
              <w:t>103 – 158</w:t>
            </w:r>
          </w:p>
        </w:tc>
        <w:tc>
          <w:tcPr>
            <w:tcW w:w="1258" w:type="dxa"/>
            <w:vAlign w:val="center"/>
          </w:tcPr>
          <w:p w14:paraId="4925242A" w14:textId="77777777" w:rsidR="008C00D2" w:rsidRPr="00186302" w:rsidRDefault="008C00D2" w:rsidP="00577592">
            <w:pPr>
              <w:pStyle w:val="ImageCaption"/>
              <w:spacing w:before="0" w:after="0"/>
              <w:jc w:val="left"/>
              <w:rPr>
                <w:i w:val="0"/>
                <w:iCs/>
                <w:sz w:val="20"/>
                <w:szCs w:val="20"/>
              </w:rPr>
            </w:pPr>
            <w:r>
              <w:rPr>
                <w:i w:val="0"/>
                <w:iCs/>
                <w:sz w:val="20"/>
                <w:szCs w:val="20"/>
              </w:rPr>
              <w:t>149 – 200</w:t>
            </w:r>
          </w:p>
        </w:tc>
        <w:tc>
          <w:tcPr>
            <w:tcW w:w="1344" w:type="dxa"/>
            <w:vAlign w:val="center"/>
          </w:tcPr>
          <w:p w14:paraId="30E92AB6" w14:textId="77777777" w:rsidR="008C00D2" w:rsidRPr="00186302" w:rsidRDefault="008C00D2" w:rsidP="00577592">
            <w:pPr>
              <w:pStyle w:val="ImageCaption"/>
              <w:spacing w:before="0" w:after="0"/>
              <w:jc w:val="left"/>
              <w:rPr>
                <w:i w:val="0"/>
                <w:iCs/>
                <w:sz w:val="20"/>
                <w:szCs w:val="20"/>
              </w:rPr>
            </w:pPr>
            <w:r>
              <w:rPr>
                <w:i w:val="0"/>
                <w:iCs/>
                <w:sz w:val="20"/>
                <w:szCs w:val="20"/>
              </w:rPr>
              <w:t>161 - 228</w:t>
            </w:r>
          </w:p>
        </w:tc>
      </w:tr>
      <w:tr w:rsidR="008C00D2" w:rsidRPr="00186302" w14:paraId="1E129976" w14:textId="77777777" w:rsidTr="00577592">
        <w:trPr>
          <w:trHeight w:val="173"/>
        </w:trPr>
        <w:tc>
          <w:tcPr>
            <w:tcW w:w="3708" w:type="dxa"/>
          </w:tcPr>
          <w:p w14:paraId="4DF16B7F" w14:textId="77777777" w:rsidR="008C00D2" w:rsidRPr="00186302" w:rsidRDefault="008C00D2" w:rsidP="00577592">
            <w:pPr>
              <w:pStyle w:val="ImageCaption"/>
              <w:spacing w:before="0" w:after="0"/>
              <w:jc w:val="left"/>
              <w:rPr>
                <w:i w:val="0"/>
                <w:iCs/>
                <w:sz w:val="20"/>
                <w:szCs w:val="20"/>
              </w:rPr>
            </w:pPr>
            <w:r w:rsidRPr="00186302">
              <w:rPr>
                <w:i w:val="0"/>
                <w:iCs/>
                <w:sz w:val="20"/>
                <w:szCs w:val="20"/>
              </w:rPr>
              <w:t xml:space="preserve">Mean annual temperature </w:t>
            </w:r>
            <w:r>
              <w:rPr>
                <w:i w:val="0"/>
                <w:iCs/>
                <w:sz w:val="20"/>
                <w:szCs w:val="20"/>
              </w:rPr>
              <w:t xml:space="preserve">during growing season period </w:t>
            </w:r>
            <w:r w:rsidRPr="00186302">
              <w:rPr>
                <w:i w:val="0"/>
                <w:iCs/>
                <w:sz w:val="20"/>
                <w:szCs w:val="20"/>
              </w:rPr>
              <w:t>(bio1, ºC)</w:t>
            </w:r>
          </w:p>
        </w:tc>
        <w:tc>
          <w:tcPr>
            <w:tcW w:w="1479" w:type="dxa"/>
            <w:vAlign w:val="center"/>
          </w:tcPr>
          <w:p w14:paraId="41B5BA3B" w14:textId="77777777" w:rsidR="008C00D2" w:rsidRPr="00186302" w:rsidRDefault="008C00D2" w:rsidP="00577592">
            <w:pPr>
              <w:pStyle w:val="ImageCaption"/>
              <w:spacing w:before="0" w:after="0"/>
              <w:jc w:val="left"/>
              <w:rPr>
                <w:i w:val="0"/>
                <w:iCs/>
                <w:sz w:val="20"/>
                <w:szCs w:val="20"/>
              </w:rPr>
            </w:pPr>
            <w:r>
              <w:rPr>
                <w:i w:val="0"/>
                <w:iCs/>
                <w:sz w:val="20"/>
                <w:szCs w:val="20"/>
              </w:rPr>
              <w:t>11.7</w:t>
            </w:r>
          </w:p>
        </w:tc>
        <w:tc>
          <w:tcPr>
            <w:tcW w:w="1141" w:type="dxa"/>
            <w:vAlign w:val="center"/>
          </w:tcPr>
          <w:p w14:paraId="73B65421" w14:textId="77777777" w:rsidR="008C00D2" w:rsidRPr="00186302" w:rsidRDefault="008C00D2" w:rsidP="00577592">
            <w:pPr>
              <w:pStyle w:val="ImageCaption"/>
              <w:spacing w:before="0" w:after="0"/>
              <w:jc w:val="left"/>
              <w:rPr>
                <w:i w:val="0"/>
                <w:iCs/>
                <w:sz w:val="20"/>
                <w:szCs w:val="20"/>
              </w:rPr>
            </w:pPr>
            <w:r>
              <w:rPr>
                <w:i w:val="0"/>
                <w:iCs/>
                <w:sz w:val="20"/>
                <w:szCs w:val="20"/>
              </w:rPr>
              <w:t>11.1</w:t>
            </w:r>
          </w:p>
        </w:tc>
        <w:tc>
          <w:tcPr>
            <w:tcW w:w="1258" w:type="dxa"/>
            <w:vAlign w:val="center"/>
          </w:tcPr>
          <w:p w14:paraId="34C66901" w14:textId="77777777" w:rsidR="008C00D2" w:rsidRPr="00186302" w:rsidRDefault="008C00D2" w:rsidP="00577592">
            <w:pPr>
              <w:pStyle w:val="ImageCaption"/>
              <w:spacing w:before="0" w:after="0"/>
              <w:jc w:val="left"/>
              <w:rPr>
                <w:i w:val="0"/>
                <w:iCs/>
                <w:sz w:val="20"/>
                <w:szCs w:val="20"/>
              </w:rPr>
            </w:pPr>
            <w:r>
              <w:rPr>
                <w:i w:val="0"/>
                <w:iCs/>
                <w:sz w:val="20"/>
                <w:szCs w:val="20"/>
              </w:rPr>
              <w:t>10.2</w:t>
            </w:r>
          </w:p>
        </w:tc>
        <w:tc>
          <w:tcPr>
            <w:tcW w:w="1344" w:type="dxa"/>
            <w:vAlign w:val="center"/>
          </w:tcPr>
          <w:p w14:paraId="3AB71E4F" w14:textId="77777777" w:rsidR="008C00D2" w:rsidRPr="00186302" w:rsidRDefault="008C00D2" w:rsidP="00577592">
            <w:pPr>
              <w:pStyle w:val="ImageCaption"/>
              <w:spacing w:before="0" w:after="0"/>
              <w:jc w:val="left"/>
              <w:rPr>
                <w:i w:val="0"/>
                <w:iCs/>
                <w:sz w:val="20"/>
                <w:szCs w:val="20"/>
              </w:rPr>
            </w:pPr>
            <w:r>
              <w:rPr>
                <w:i w:val="0"/>
                <w:iCs/>
                <w:sz w:val="20"/>
                <w:szCs w:val="20"/>
              </w:rPr>
              <w:t>11.9</w:t>
            </w:r>
          </w:p>
        </w:tc>
      </w:tr>
      <w:tr w:rsidR="008C00D2" w:rsidRPr="00186302" w14:paraId="12186B83" w14:textId="77777777" w:rsidTr="00577592">
        <w:trPr>
          <w:trHeight w:val="173"/>
        </w:trPr>
        <w:tc>
          <w:tcPr>
            <w:tcW w:w="3708" w:type="dxa"/>
            <w:tcBorders>
              <w:bottom w:val="single" w:sz="4" w:space="0" w:color="auto"/>
            </w:tcBorders>
          </w:tcPr>
          <w:p w14:paraId="4A9618C3" w14:textId="77777777" w:rsidR="008C00D2" w:rsidRPr="00186302" w:rsidRDefault="008C00D2" w:rsidP="00577592">
            <w:pPr>
              <w:pStyle w:val="ImageCaption"/>
              <w:spacing w:before="0" w:after="0"/>
              <w:jc w:val="left"/>
              <w:rPr>
                <w:i w:val="0"/>
                <w:iCs/>
                <w:sz w:val="20"/>
                <w:szCs w:val="20"/>
              </w:rPr>
            </w:pPr>
            <w:r>
              <w:rPr>
                <w:i w:val="0"/>
                <w:iCs/>
                <w:sz w:val="20"/>
                <w:szCs w:val="20"/>
              </w:rPr>
              <w:t xml:space="preserve">Mean diurnal thermal range during growing season period (bio2, </w:t>
            </w:r>
            <w:r w:rsidRPr="00186302">
              <w:rPr>
                <w:i w:val="0"/>
                <w:iCs/>
                <w:sz w:val="20"/>
                <w:szCs w:val="20"/>
              </w:rPr>
              <w:t>ºC)</w:t>
            </w:r>
          </w:p>
        </w:tc>
        <w:tc>
          <w:tcPr>
            <w:tcW w:w="1479" w:type="dxa"/>
            <w:tcBorders>
              <w:bottom w:val="single" w:sz="4" w:space="0" w:color="auto"/>
            </w:tcBorders>
            <w:vAlign w:val="center"/>
          </w:tcPr>
          <w:p w14:paraId="7B40C2F5" w14:textId="77777777" w:rsidR="008C00D2" w:rsidRPr="00186302" w:rsidRDefault="008C00D2" w:rsidP="00577592">
            <w:pPr>
              <w:pStyle w:val="ImageCaption"/>
              <w:spacing w:before="0" w:after="0"/>
              <w:jc w:val="left"/>
              <w:rPr>
                <w:i w:val="0"/>
                <w:iCs/>
                <w:sz w:val="20"/>
                <w:szCs w:val="20"/>
              </w:rPr>
            </w:pPr>
            <w:r>
              <w:rPr>
                <w:i w:val="0"/>
                <w:iCs/>
                <w:sz w:val="20"/>
                <w:szCs w:val="20"/>
              </w:rPr>
              <w:t>6.5</w:t>
            </w:r>
          </w:p>
        </w:tc>
        <w:tc>
          <w:tcPr>
            <w:tcW w:w="1141" w:type="dxa"/>
            <w:tcBorders>
              <w:bottom w:val="single" w:sz="4" w:space="0" w:color="auto"/>
            </w:tcBorders>
            <w:vAlign w:val="center"/>
          </w:tcPr>
          <w:p w14:paraId="7E843433" w14:textId="77777777" w:rsidR="008C00D2" w:rsidRPr="00186302" w:rsidRDefault="008C00D2" w:rsidP="00577592">
            <w:pPr>
              <w:pStyle w:val="ImageCaption"/>
              <w:spacing w:before="0" w:after="0"/>
              <w:jc w:val="left"/>
              <w:rPr>
                <w:i w:val="0"/>
                <w:iCs/>
                <w:sz w:val="20"/>
                <w:szCs w:val="20"/>
              </w:rPr>
            </w:pPr>
            <w:r>
              <w:rPr>
                <w:i w:val="0"/>
                <w:iCs/>
                <w:sz w:val="20"/>
                <w:szCs w:val="20"/>
              </w:rPr>
              <w:t>6.0</w:t>
            </w:r>
          </w:p>
        </w:tc>
        <w:tc>
          <w:tcPr>
            <w:tcW w:w="1258" w:type="dxa"/>
            <w:tcBorders>
              <w:bottom w:val="single" w:sz="4" w:space="0" w:color="auto"/>
            </w:tcBorders>
            <w:vAlign w:val="center"/>
          </w:tcPr>
          <w:p w14:paraId="30D38AD4" w14:textId="77777777" w:rsidR="008C00D2" w:rsidRPr="00186302" w:rsidRDefault="008C00D2" w:rsidP="00577592">
            <w:pPr>
              <w:pStyle w:val="ImageCaption"/>
              <w:spacing w:before="0" w:after="0"/>
              <w:jc w:val="left"/>
              <w:rPr>
                <w:i w:val="0"/>
                <w:iCs/>
                <w:sz w:val="20"/>
                <w:szCs w:val="20"/>
              </w:rPr>
            </w:pPr>
            <w:r>
              <w:rPr>
                <w:i w:val="0"/>
                <w:iCs/>
                <w:sz w:val="20"/>
                <w:szCs w:val="20"/>
              </w:rPr>
              <w:t>6.2</w:t>
            </w:r>
          </w:p>
        </w:tc>
        <w:tc>
          <w:tcPr>
            <w:tcW w:w="1344" w:type="dxa"/>
            <w:tcBorders>
              <w:bottom w:val="single" w:sz="4" w:space="0" w:color="auto"/>
            </w:tcBorders>
            <w:vAlign w:val="center"/>
          </w:tcPr>
          <w:p w14:paraId="3E81BC0F" w14:textId="77777777" w:rsidR="008C00D2" w:rsidRPr="00186302" w:rsidRDefault="008C00D2" w:rsidP="00577592">
            <w:pPr>
              <w:pStyle w:val="ImageCaption"/>
              <w:spacing w:before="0" w:after="0"/>
              <w:jc w:val="left"/>
              <w:rPr>
                <w:i w:val="0"/>
                <w:iCs/>
                <w:sz w:val="20"/>
                <w:szCs w:val="20"/>
              </w:rPr>
            </w:pPr>
            <w:r>
              <w:rPr>
                <w:i w:val="0"/>
                <w:iCs/>
                <w:sz w:val="20"/>
                <w:szCs w:val="20"/>
              </w:rPr>
              <w:t>5.0</w:t>
            </w:r>
          </w:p>
        </w:tc>
      </w:tr>
    </w:tbl>
    <w:p w14:paraId="458506E0" w14:textId="77777777" w:rsidR="008C00D2" w:rsidRDefault="008C00D2" w:rsidP="008C00D2">
      <w:pPr>
        <w:spacing w:before="0" w:after="200" w:line="240" w:lineRule="auto"/>
        <w:jc w:val="left"/>
        <w:rPr>
          <w:b/>
          <w:bCs/>
          <w:sz w:val="22"/>
          <w:szCs w:val="22"/>
        </w:rPr>
      </w:pPr>
      <w:r>
        <w:rPr>
          <w:b/>
          <w:bCs/>
          <w:sz w:val="22"/>
          <w:szCs w:val="22"/>
        </w:rPr>
        <w:br w:type="page"/>
      </w:r>
    </w:p>
    <w:p w14:paraId="0A738A63" w14:textId="77522243" w:rsidR="00EC4EB3" w:rsidRDefault="008C00D2" w:rsidP="008C00D2">
      <w:pPr>
        <w:spacing w:before="120" w:after="0"/>
        <w:rPr>
          <w:sz w:val="22"/>
          <w:szCs w:val="22"/>
        </w:rPr>
      </w:pPr>
      <w:r w:rsidRPr="00252EB2">
        <w:rPr>
          <w:b/>
          <w:bCs/>
          <w:sz w:val="22"/>
          <w:szCs w:val="22"/>
        </w:rPr>
        <w:lastRenderedPageBreak/>
        <w:t xml:space="preserve">Table 2. </w:t>
      </w:r>
      <w:r w:rsidR="00A1611F" w:rsidRPr="00A1611F">
        <w:rPr>
          <w:sz w:val="22"/>
          <w:szCs w:val="22"/>
        </w:rPr>
        <w:t>Results of</w:t>
      </w:r>
      <w:r w:rsidR="00A1611F">
        <w:rPr>
          <w:b/>
          <w:bCs/>
          <w:sz w:val="22"/>
          <w:szCs w:val="22"/>
        </w:rPr>
        <w:t xml:space="preserve"> </w:t>
      </w:r>
      <w:r w:rsidR="00A1611F">
        <w:rPr>
          <w:sz w:val="22"/>
          <w:szCs w:val="22"/>
        </w:rPr>
        <w:t>GLM</w:t>
      </w:r>
      <w:r w:rsidRPr="00252EB2">
        <w:rPr>
          <w:sz w:val="22"/>
          <w:szCs w:val="22"/>
        </w:rPr>
        <w:t xml:space="preserve"> models </w:t>
      </w:r>
      <w:r w:rsidR="00A1611F">
        <w:rPr>
          <w:sz w:val="22"/>
          <w:szCs w:val="22"/>
        </w:rPr>
        <w:t xml:space="preserve">computed </w:t>
      </w:r>
      <w:r w:rsidRPr="00252EB2">
        <w:rPr>
          <w:sz w:val="22"/>
          <w:szCs w:val="22"/>
        </w:rPr>
        <w:t>for</w:t>
      </w:r>
      <w:r w:rsidR="00EC4EB3">
        <w:rPr>
          <w:sz w:val="22"/>
          <w:szCs w:val="22"/>
        </w:rPr>
        <w:t xml:space="preserve"> the occurrence of</w:t>
      </w:r>
      <w:r w:rsidRPr="00252EB2">
        <w:rPr>
          <w:sz w:val="22"/>
          <w:szCs w:val="22"/>
        </w:rPr>
        <w:t xml:space="preserve"> </w:t>
      </w:r>
      <w:proofErr w:type="gramStart"/>
      <w:r w:rsidRPr="00252EB2">
        <w:rPr>
          <w:sz w:val="22"/>
          <w:szCs w:val="22"/>
        </w:rPr>
        <w:t>16</w:t>
      </w:r>
      <w:proofErr w:type="gramEnd"/>
      <w:r w:rsidRPr="00252EB2">
        <w:rPr>
          <w:sz w:val="22"/>
          <w:szCs w:val="22"/>
        </w:rPr>
        <w:t xml:space="preserve"> species </w:t>
      </w:r>
      <w:r w:rsidR="00EC4EB3">
        <w:rPr>
          <w:sz w:val="22"/>
          <w:szCs w:val="22"/>
        </w:rPr>
        <w:t>in response to</w:t>
      </w:r>
      <w:r w:rsidR="00EC4EB3" w:rsidRPr="00EC4EB3">
        <w:rPr>
          <w:sz w:val="22"/>
          <w:szCs w:val="22"/>
        </w:rPr>
        <w:t xml:space="preserve"> </w:t>
      </w:r>
      <w:r w:rsidR="00EC4EB3" w:rsidRPr="00252EB2">
        <w:rPr>
          <w:sz w:val="22"/>
          <w:szCs w:val="22"/>
        </w:rPr>
        <w:t>growing degree days (GDD) and freezing degree days (FDD)</w:t>
      </w:r>
      <w:r w:rsidR="00EC4EB3">
        <w:rPr>
          <w:sz w:val="22"/>
          <w:szCs w:val="22"/>
        </w:rPr>
        <w:t xml:space="preserve"> </w:t>
      </w:r>
      <w:r w:rsidR="004E0DB5">
        <w:rPr>
          <w:sz w:val="22"/>
          <w:szCs w:val="22"/>
        </w:rPr>
        <w:t xml:space="preserve">values </w:t>
      </w:r>
      <w:r w:rsidR="008429CF">
        <w:rPr>
          <w:sz w:val="22"/>
          <w:szCs w:val="22"/>
        </w:rPr>
        <w:t>recorded in 80 1m</w:t>
      </w:r>
      <w:r w:rsidR="008429CF" w:rsidRPr="008429CF">
        <w:rPr>
          <w:sz w:val="22"/>
          <w:szCs w:val="22"/>
          <w:vertAlign w:val="superscript"/>
        </w:rPr>
        <w:t>2</w:t>
      </w:r>
      <w:r w:rsidR="008429CF">
        <w:rPr>
          <w:sz w:val="22"/>
          <w:szCs w:val="22"/>
        </w:rPr>
        <w:t xml:space="preserve"> plots</w:t>
      </w:r>
      <w:r w:rsidR="000A605C">
        <w:rPr>
          <w:sz w:val="22"/>
          <w:szCs w:val="22"/>
        </w:rPr>
        <w:t xml:space="preserve"> sampled in </w:t>
      </w:r>
      <w:r w:rsidR="005A657F">
        <w:rPr>
          <w:sz w:val="22"/>
          <w:szCs w:val="22"/>
        </w:rPr>
        <w:t xml:space="preserve">alpine vegetation of the </w:t>
      </w:r>
      <w:r w:rsidR="000A605C">
        <w:rPr>
          <w:sz w:val="22"/>
          <w:szCs w:val="22"/>
        </w:rPr>
        <w:t>Picos de Europa</w:t>
      </w:r>
      <w:r w:rsidR="005A657F">
        <w:rPr>
          <w:sz w:val="22"/>
          <w:szCs w:val="22"/>
        </w:rPr>
        <w:t xml:space="preserve"> National Park</w:t>
      </w:r>
      <w:r w:rsidR="000A605C">
        <w:rPr>
          <w:sz w:val="22"/>
          <w:szCs w:val="22"/>
        </w:rPr>
        <w:t>, Spain</w:t>
      </w:r>
      <w:r w:rsidR="00C82AB1">
        <w:rPr>
          <w:sz w:val="22"/>
          <w:szCs w:val="22"/>
        </w:rPr>
        <w:t xml:space="preserve"> (spatial survey)</w:t>
      </w:r>
      <w:r w:rsidR="000A605C">
        <w:rPr>
          <w:sz w:val="22"/>
          <w:szCs w:val="22"/>
        </w:rPr>
        <w:t xml:space="preserve">. </w:t>
      </w:r>
      <w:r w:rsidR="003F4FB0">
        <w:rPr>
          <w:sz w:val="22"/>
          <w:szCs w:val="22"/>
        </w:rPr>
        <w:t>The last four columns</w:t>
      </w:r>
      <w:r w:rsidR="003F4FB0" w:rsidRPr="00252EB2">
        <w:rPr>
          <w:sz w:val="22"/>
          <w:szCs w:val="22"/>
        </w:rPr>
        <w:t xml:space="preserve"> show the probability of occurrence of each species </w:t>
      </w:r>
      <w:r w:rsidR="003F4FB0">
        <w:rPr>
          <w:sz w:val="22"/>
          <w:szCs w:val="22"/>
        </w:rPr>
        <w:t xml:space="preserve">under extreme scenarios of FDD and GDD based </w:t>
      </w:r>
      <w:r w:rsidR="00C82AB1">
        <w:rPr>
          <w:sz w:val="22"/>
          <w:szCs w:val="22"/>
        </w:rPr>
        <w:t>on</w:t>
      </w:r>
      <w:r w:rsidR="00BF4C39">
        <w:rPr>
          <w:sz w:val="22"/>
          <w:szCs w:val="22"/>
        </w:rPr>
        <w:t xml:space="preserve"> the values recorded in </w:t>
      </w:r>
      <w:r w:rsidR="003F4FB0" w:rsidRPr="00252EB2">
        <w:rPr>
          <w:sz w:val="22"/>
          <w:szCs w:val="22"/>
        </w:rPr>
        <w:t>10 years</w:t>
      </w:r>
      <w:r w:rsidR="00BF4C39">
        <w:rPr>
          <w:sz w:val="22"/>
          <w:szCs w:val="22"/>
        </w:rPr>
        <w:t xml:space="preserve"> of</w:t>
      </w:r>
      <w:r w:rsidR="003F4FB0" w:rsidRPr="00252EB2">
        <w:rPr>
          <w:sz w:val="22"/>
          <w:szCs w:val="22"/>
        </w:rPr>
        <w:t xml:space="preserve"> </w:t>
      </w:r>
      <w:r w:rsidR="00C82AB1">
        <w:rPr>
          <w:sz w:val="22"/>
          <w:szCs w:val="22"/>
        </w:rPr>
        <w:t>microclimatic monitoring (</w:t>
      </w:r>
      <w:r w:rsidR="003F4FB0" w:rsidRPr="00252EB2">
        <w:rPr>
          <w:sz w:val="22"/>
          <w:szCs w:val="22"/>
        </w:rPr>
        <w:t>temporal survey</w:t>
      </w:r>
      <w:r w:rsidR="00C82AB1">
        <w:rPr>
          <w:sz w:val="22"/>
          <w:szCs w:val="22"/>
        </w:rPr>
        <w:t>)</w:t>
      </w:r>
      <w:r w:rsidR="003F4FB0" w:rsidRPr="00252EB2">
        <w:rPr>
          <w:sz w:val="22"/>
          <w:szCs w:val="22"/>
        </w:rPr>
        <w:t>.</w:t>
      </w:r>
    </w:p>
    <w:tbl>
      <w:tblPr>
        <w:tblW w:w="8928" w:type="dxa"/>
        <w:tblInd w:w="70" w:type="dxa"/>
        <w:tblCellMar>
          <w:left w:w="70" w:type="dxa"/>
          <w:right w:w="70" w:type="dxa"/>
        </w:tblCellMar>
        <w:tblLook w:val="04A0" w:firstRow="1" w:lastRow="0" w:firstColumn="1" w:lastColumn="0" w:noHBand="0" w:noVBand="1"/>
      </w:tblPr>
      <w:tblGrid>
        <w:gridCol w:w="2238"/>
        <w:gridCol w:w="824"/>
        <w:gridCol w:w="696"/>
        <w:gridCol w:w="825"/>
        <w:gridCol w:w="696"/>
        <w:gridCol w:w="501"/>
        <w:gridCol w:w="841"/>
        <w:gridCol w:w="714"/>
        <w:gridCol w:w="841"/>
        <w:gridCol w:w="752"/>
      </w:tblGrid>
      <w:tr w:rsidR="008C00D2" w:rsidRPr="006D4863" w14:paraId="7149B0CB" w14:textId="77777777" w:rsidTr="00577592">
        <w:trPr>
          <w:trHeight w:val="648"/>
        </w:trPr>
        <w:tc>
          <w:tcPr>
            <w:tcW w:w="2238" w:type="dxa"/>
            <w:tcBorders>
              <w:top w:val="single" w:sz="4" w:space="0" w:color="auto"/>
              <w:left w:val="nil"/>
              <w:bottom w:val="single" w:sz="4" w:space="0" w:color="auto"/>
              <w:right w:val="nil"/>
            </w:tcBorders>
            <w:shd w:val="clear" w:color="auto" w:fill="auto"/>
            <w:vAlign w:val="center"/>
            <w:hideMark/>
          </w:tcPr>
          <w:p w14:paraId="23C7C3C0"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Taxon</w:t>
            </w:r>
          </w:p>
        </w:tc>
        <w:tc>
          <w:tcPr>
            <w:tcW w:w="824" w:type="dxa"/>
            <w:tcBorders>
              <w:top w:val="single" w:sz="4" w:space="0" w:color="auto"/>
              <w:left w:val="nil"/>
              <w:bottom w:val="single" w:sz="4" w:space="0" w:color="auto"/>
              <w:right w:val="nil"/>
            </w:tcBorders>
            <w:shd w:val="clear" w:color="auto" w:fill="auto"/>
            <w:vAlign w:val="center"/>
            <w:hideMark/>
          </w:tcPr>
          <w:p w14:paraId="41AD594B"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GDD estimate</w:t>
            </w:r>
          </w:p>
        </w:tc>
        <w:tc>
          <w:tcPr>
            <w:tcW w:w="696" w:type="dxa"/>
            <w:tcBorders>
              <w:top w:val="single" w:sz="4" w:space="0" w:color="auto"/>
              <w:left w:val="nil"/>
              <w:bottom w:val="single" w:sz="4" w:space="0" w:color="auto"/>
              <w:right w:val="nil"/>
            </w:tcBorders>
            <w:shd w:val="clear" w:color="auto" w:fill="auto"/>
            <w:vAlign w:val="center"/>
            <w:hideMark/>
          </w:tcPr>
          <w:p w14:paraId="32476318"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GDD p</w:t>
            </w:r>
          </w:p>
        </w:tc>
        <w:tc>
          <w:tcPr>
            <w:tcW w:w="825" w:type="dxa"/>
            <w:tcBorders>
              <w:top w:val="single" w:sz="4" w:space="0" w:color="auto"/>
              <w:left w:val="nil"/>
              <w:bottom w:val="single" w:sz="4" w:space="0" w:color="auto"/>
              <w:right w:val="nil"/>
            </w:tcBorders>
            <w:shd w:val="clear" w:color="auto" w:fill="auto"/>
            <w:vAlign w:val="center"/>
            <w:hideMark/>
          </w:tcPr>
          <w:p w14:paraId="77B1692E"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FDD estimate</w:t>
            </w:r>
          </w:p>
        </w:tc>
        <w:tc>
          <w:tcPr>
            <w:tcW w:w="696" w:type="dxa"/>
            <w:tcBorders>
              <w:top w:val="single" w:sz="4" w:space="0" w:color="auto"/>
              <w:left w:val="nil"/>
              <w:bottom w:val="single" w:sz="4" w:space="0" w:color="auto"/>
              <w:right w:val="nil"/>
            </w:tcBorders>
            <w:shd w:val="clear" w:color="auto" w:fill="auto"/>
            <w:vAlign w:val="center"/>
            <w:hideMark/>
          </w:tcPr>
          <w:p w14:paraId="6C1D0544"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FDD p</w:t>
            </w:r>
          </w:p>
        </w:tc>
        <w:tc>
          <w:tcPr>
            <w:tcW w:w="501" w:type="dxa"/>
            <w:tcBorders>
              <w:top w:val="single" w:sz="4" w:space="0" w:color="auto"/>
              <w:left w:val="nil"/>
              <w:bottom w:val="single" w:sz="4" w:space="0" w:color="auto"/>
              <w:right w:val="nil"/>
            </w:tcBorders>
            <w:shd w:val="clear" w:color="auto" w:fill="auto"/>
            <w:vAlign w:val="center"/>
            <w:hideMark/>
          </w:tcPr>
          <w:p w14:paraId="305FEFC6"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rho2</w:t>
            </w:r>
          </w:p>
        </w:tc>
        <w:tc>
          <w:tcPr>
            <w:tcW w:w="841" w:type="dxa"/>
            <w:tcBorders>
              <w:top w:val="single" w:sz="4" w:space="0" w:color="auto"/>
              <w:left w:val="nil"/>
              <w:bottom w:val="single" w:sz="4" w:space="0" w:color="auto"/>
              <w:right w:val="nil"/>
            </w:tcBorders>
            <w:shd w:val="clear" w:color="auto" w:fill="auto"/>
            <w:vAlign w:val="center"/>
            <w:hideMark/>
          </w:tcPr>
          <w:p w14:paraId="6B7E5253"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 xml:space="preserve">Cold &amp; </w:t>
            </w:r>
            <w:proofErr w:type="gramStart"/>
            <w:r w:rsidRPr="004911BA">
              <w:rPr>
                <w:i w:val="0"/>
                <w:iCs/>
                <w:sz w:val="18"/>
                <w:szCs w:val="18"/>
              </w:rPr>
              <w:t>Freezing</w:t>
            </w:r>
            <w:proofErr w:type="gramEnd"/>
          </w:p>
        </w:tc>
        <w:tc>
          <w:tcPr>
            <w:tcW w:w="714" w:type="dxa"/>
            <w:tcBorders>
              <w:top w:val="single" w:sz="4" w:space="0" w:color="auto"/>
              <w:left w:val="nil"/>
              <w:bottom w:val="single" w:sz="4" w:space="0" w:color="auto"/>
              <w:right w:val="nil"/>
            </w:tcBorders>
            <w:shd w:val="clear" w:color="auto" w:fill="auto"/>
            <w:vAlign w:val="center"/>
            <w:hideMark/>
          </w:tcPr>
          <w:p w14:paraId="68291A5C"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Cold &amp; Snowy</w:t>
            </w:r>
          </w:p>
        </w:tc>
        <w:tc>
          <w:tcPr>
            <w:tcW w:w="841" w:type="dxa"/>
            <w:tcBorders>
              <w:top w:val="single" w:sz="4" w:space="0" w:color="auto"/>
              <w:left w:val="nil"/>
              <w:bottom w:val="single" w:sz="4" w:space="0" w:color="auto"/>
              <w:right w:val="nil"/>
            </w:tcBorders>
            <w:shd w:val="clear" w:color="auto" w:fill="auto"/>
            <w:vAlign w:val="center"/>
            <w:hideMark/>
          </w:tcPr>
          <w:p w14:paraId="0BE51DF5"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 xml:space="preserve">Hot &amp; </w:t>
            </w:r>
            <w:proofErr w:type="gramStart"/>
            <w:r w:rsidRPr="004911BA">
              <w:rPr>
                <w:i w:val="0"/>
                <w:iCs/>
                <w:sz w:val="18"/>
                <w:szCs w:val="18"/>
              </w:rPr>
              <w:t>Freezing</w:t>
            </w:r>
            <w:proofErr w:type="gramEnd"/>
          </w:p>
        </w:tc>
        <w:tc>
          <w:tcPr>
            <w:tcW w:w="752" w:type="dxa"/>
            <w:tcBorders>
              <w:top w:val="single" w:sz="4" w:space="0" w:color="auto"/>
              <w:left w:val="nil"/>
              <w:bottom w:val="single" w:sz="4" w:space="0" w:color="auto"/>
              <w:right w:val="nil"/>
            </w:tcBorders>
            <w:shd w:val="clear" w:color="auto" w:fill="auto"/>
            <w:vAlign w:val="center"/>
            <w:hideMark/>
          </w:tcPr>
          <w:p w14:paraId="6FBAEE02"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Hot &amp; Snowy</w:t>
            </w:r>
          </w:p>
        </w:tc>
      </w:tr>
      <w:tr w:rsidR="008C00D2" w:rsidRPr="006D4863" w14:paraId="222567D3" w14:textId="77777777" w:rsidTr="00577592">
        <w:trPr>
          <w:trHeight w:val="301"/>
        </w:trPr>
        <w:tc>
          <w:tcPr>
            <w:tcW w:w="2238" w:type="dxa"/>
            <w:tcBorders>
              <w:top w:val="single" w:sz="4" w:space="0" w:color="auto"/>
              <w:left w:val="nil"/>
              <w:bottom w:val="nil"/>
              <w:right w:val="nil"/>
            </w:tcBorders>
            <w:shd w:val="clear" w:color="auto" w:fill="auto"/>
            <w:noWrap/>
            <w:vAlign w:val="bottom"/>
            <w:hideMark/>
          </w:tcPr>
          <w:p w14:paraId="33105581" w14:textId="77777777" w:rsidR="008C00D2" w:rsidRPr="004911BA" w:rsidRDefault="008C00D2" w:rsidP="00577592">
            <w:pPr>
              <w:pStyle w:val="ImageCaption"/>
              <w:spacing w:before="0" w:after="0" w:line="240" w:lineRule="auto"/>
              <w:rPr>
                <w:sz w:val="18"/>
                <w:szCs w:val="18"/>
              </w:rPr>
            </w:pPr>
            <w:r w:rsidRPr="004911BA">
              <w:rPr>
                <w:sz w:val="18"/>
                <w:szCs w:val="18"/>
              </w:rPr>
              <w:t>Alchemilla catalaunica</w:t>
            </w:r>
          </w:p>
        </w:tc>
        <w:tc>
          <w:tcPr>
            <w:tcW w:w="824" w:type="dxa"/>
            <w:tcBorders>
              <w:top w:val="single" w:sz="4" w:space="0" w:color="auto"/>
              <w:left w:val="nil"/>
              <w:bottom w:val="nil"/>
              <w:right w:val="nil"/>
            </w:tcBorders>
            <w:shd w:val="clear" w:color="auto" w:fill="auto"/>
            <w:noWrap/>
            <w:vAlign w:val="bottom"/>
            <w:hideMark/>
          </w:tcPr>
          <w:p w14:paraId="14AD1626"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w:t>
            </w:r>
          </w:p>
        </w:tc>
        <w:tc>
          <w:tcPr>
            <w:tcW w:w="696" w:type="dxa"/>
            <w:tcBorders>
              <w:top w:val="single" w:sz="4" w:space="0" w:color="auto"/>
              <w:left w:val="nil"/>
              <w:bottom w:val="nil"/>
              <w:right w:val="nil"/>
            </w:tcBorders>
            <w:shd w:val="clear" w:color="auto" w:fill="auto"/>
            <w:noWrap/>
            <w:vAlign w:val="bottom"/>
            <w:hideMark/>
          </w:tcPr>
          <w:p w14:paraId="4F3772F1"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0.181</w:t>
            </w:r>
          </w:p>
        </w:tc>
        <w:tc>
          <w:tcPr>
            <w:tcW w:w="825" w:type="dxa"/>
            <w:tcBorders>
              <w:top w:val="single" w:sz="4" w:space="0" w:color="auto"/>
              <w:left w:val="nil"/>
              <w:bottom w:val="nil"/>
              <w:right w:val="nil"/>
            </w:tcBorders>
            <w:shd w:val="clear" w:color="auto" w:fill="auto"/>
            <w:noWrap/>
            <w:vAlign w:val="bottom"/>
            <w:hideMark/>
          </w:tcPr>
          <w:p w14:paraId="1D4157CD"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-0.06</w:t>
            </w:r>
          </w:p>
        </w:tc>
        <w:tc>
          <w:tcPr>
            <w:tcW w:w="696" w:type="dxa"/>
            <w:tcBorders>
              <w:top w:val="single" w:sz="4" w:space="0" w:color="auto"/>
              <w:left w:val="nil"/>
              <w:bottom w:val="nil"/>
              <w:right w:val="nil"/>
            </w:tcBorders>
            <w:shd w:val="clear" w:color="auto" w:fill="auto"/>
            <w:noWrap/>
            <w:vAlign w:val="bottom"/>
            <w:hideMark/>
          </w:tcPr>
          <w:p w14:paraId="6ED21B8D"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0.035</w:t>
            </w:r>
          </w:p>
        </w:tc>
        <w:tc>
          <w:tcPr>
            <w:tcW w:w="501" w:type="dxa"/>
            <w:tcBorders>
              <w:top w:val="single" w:sz="4" w:space="0" w:color="auto"/>
              <w:left w:val="nil"/>
              <w:bottom w:val="nil"/>
              <w:right w:val="nil"/>
            </w:tcBorders>
            <w:shd w:val="clear" w:color="auto" w:fill="auto"/>
            <w:noWrap/>
            <w:vAlign w:val="bottom"/>
            <w:hideMark/>
          </w:tcPr>
          <w:p w14:paraId="0D77E663"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0.2</w:t>
            </w:r>
          </w:p>
        </w:tc>
        <w:tc>
          <w:tcPr>
            <w:tcW w:w="841" w:type="dxa"/>
            <w:tcBorders>
              <w:top w:val="single" w:sz="4" w:space="0" w:color="auto"/>
              <w:left w:val="nil"/>
              <w:bottom w:val="nil"/>
              <w:right w:val="nil"/>
            </w:tcBorders>
            <w:shd w:val="clear" w:color="auto" w:fill="auto"/>
            <w:noWrap/>
            <w:vAlign w:val="bottom"/>
            <w:hideMark/>
          </w:tcPr>
          <w:p w14:paraId="4BCE28AC"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0</w:t>
            </w:r>
          </w:p>
        </w:tc>
        <w:tc>
          <w:tcPr>
            <w:tcW w:w="714" w:type="dxa"/>
            <w:tcBorders>
              <w:top w:val="single" w:sz="4" w:space="0" w:color="auto"/>
              <w:left w:val="nil"/>
              <w:bottom w:val="nil"/>
              <w:right w:val="nil"/>
            </w:tcBorders>
            <w:shd w:val="clear" w:color="auto" w:fill="auto"/>
            <w:noWrap/>
            <w:vAlign w:val="bottom"/>
            <w:hideMark/>
          </w:tcPr>
          <w:p w14:paraId="3EFB3DFA"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39</w:t>
            </w:r>
          </w:p>
        </w:tc>
        <w:tc>
          <w:tcPr>
            <w:tcW w:w="841" w:type="dxa"/>
            <w:tcBorders>
              <w:top w:val="single" w:sz="4" w:space="0" w:color="auto"/>
              <w:left w:val="nil"/>
              <w:bottom w:val="nil"/>
              <w:right w:val="nil"/>
            </w:tcBorders>
            <w:shd w:val="clear" w:color="auto" w:fill="auto"/>
            <w:noWrap/>
            <w:vAlign w:val="bottom"/>
            <w:hideMark/>
          </w:tcPr>
          <w:p w14:paraId="47858473"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0</w:t>
            </w:r>
          </w:p>
        </w:tc>
        <w:tc>
          <w:tcPr>
            <w:tcW w:w="752" w:type="dxa"/>
            <w:tcBorders>
              <w:top w:val="single" w:sz="4" w:space="0" w:color="auto"/>
              <w:left w:val="nil"/>
              <w:bottom w:val="nil"/>
              <w:right w:val="nil"/>
            </w:tcBorders>
            <w:shd w:val="clear" w:color="auto" w:fill="auto"/>
            <w:noWrap/>
            <w:vAlign w:val="bottom"/>
            <w:hideMark/>
          </w:tcPr>
          <w:p w14:paraId="68370771"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93</w:t>
            </w:r>
          </w:p>
        </w:tc>
      </w:tr>
      <w:tr w:rsidR="008C00D2" w:rsidRPr="006D4863" w14:paraId="07FDBC6D" w14:textId="77777777" w:rsidTr="00577592">
        <w:trPr>
          <w:trHeight w:val="301"/>
        </w:trPr>
        <w:tc>
          <w:tcPr>
            <w:tcW w:w="2238" w:type="dxa"/>
            <w:tcBorders>
              <w:top w:val="nil"/>
              <w:left w:val="nil"/>
              <w:bottom w:val="nil"/>
              <w:right w:val="nil"/>
            </w:tcBorders>
            <w:shd w:val="clear" w:color="auto" w:fill="auto"/>
            <w:noWrap/>
            <w:vAlign w:val="bottom"/>
            <w:hideMark/>
          </w:tcPr>
          <w:p w14:paraId="100CC11A" w14:textId="77777777" w:rsidR="008C00D2" w:rsidRPr="004911BA" w:rsidRDefault="008C00D2" w:rsidP="00577592">
            <w:pPr>
              <w:pStyle w:val="ImageCaption"/>
              <w:spacing w:before="0" w:after="0" w:line="240" w:lineRule="auto"/>
              <w:rPr>
                <w:sz w:val="18"/>
                <w:szCs w:val="18"/>
              </w:rPr>
            </w:pPr>
            <w:r w:rsidRPr="004911BA">
              <w:rPr>
                <w:sz w:val="18"/>
                <w:szCs w:val="18"/>
              </w:rPr>
              <w:t>Androsace villosa</w:t>
            </w:r>
          </w:p>
        </w:tc>
        <w:tc>
          <w:tcPr>
            <w:tcW w:w="824" w:type="dxa"/>
            <w:tcBorders>
              <w:top w:val="nil"/>
              <w:left w:val="nil"/>
              <w:bottom w:val="nil"/>
              <w:right w:val="nil"/>
            </w:tcBorders>
            <w:shd w:val="clear" w:color="auto" w:fill="auto"/>
            <w:noWrap/>
            <w:vAlign w:val="bottom"/>
            <w:hideMark/>
          </w:tcPr>
          <w:p w14:paraId="5458C5CE"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0.01</w:t>
            </w:r>
          </w:p>
        </w:tc>
        <w:tc>
          <w:tcPr>
            <w:tcW w:w="696" w:type="dxa"/>
            <w:tcBorders>
              <w:top w:val="nil"/>
              <w:left w:val="nil"/>
              <w:bottom w:val="nil"/>
              <w:right w:val="nil"/>
            </w:tcBorders>
            <w:shd w:val="clear" w:color="auto" w:fill="auto"/>
            <w:noWrap/>
            <w:vAlign w:val="bottom"/>
            <w:hideMark/>
          </w:tcPr>
          <w:p w14:paraId="6CA954FD"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&lt;0.001</w:t>
            </w:r>
          </w:p>
        </w:tc>
        <w:tc>
          <w:tcPr>
            <w:tcW w:w="825" w:type="dxa"/>
            <w:tcBorders>
              <w:top w:val="nil"/>
              <w:left w:val="nil"/>
              <w:bottom w:val="nil"/>
              <w:right w:val="nil"/>
            </w:tcBorders>
            <w:shd w:val="clear" w:color="auto" w:fill="auto"/>
            <w:noWrap/>
            <w:vAlign w:val="bottom"/>
            <w:hideMark/>
          </w:tcPr>
          <w:p w14:paraId="372E4FFE"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-0.01</w:t>
            </w:r>
          </w:p>
        </w:tc>
        <w:tc>
          <w:tcPr>
            <w:tcW w:w="696" w:type="dxa"/>
            <w:tcBorders>
              <w:top w:val="nil"/>
              <w:left w:val="nil"/>
              <w:bottom w:val="nil"/>
              <w:right w:val="nil"/>
            </w:tcBorders>
            <w:shd w:val="clear" w:color="auto" w:fill="auto"/>
            <w:noWrap/>
            <w:vAlign w:val="bottom"/>
            <w:hideMark/>
          </w:tcPr>
          <w:p w14:paraId="06BF9446"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0.438</w:t>
            </w:r>
          </w:p>
        </w:tc>
        <w:tc>
          <w:tcPr>
            <w:tcW w:w="501" w:type="dxa"/>
            <w:tcBorders>
              <w:top w:val="nil"/>
              <w:left w:val="nil"/>
              <w:bottom w:val="nil"/>
              <w:right w:val="nil"/>
            </w:tcBorders>
            <w:shd w:val="clear" w:color="auto" w:fill="auto"/>
            <w:noWrap/>
            <w:vAlign w:val="bottom"/>
            <w:hideMark/>
          </w:tcPr>
          <w:p w14:paraId="7EA80277"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0.45</w:t>
            </w:r>
          </w:p>
        </w:tc>
        <w:tc>
          <w:tcPr>
            <w:tcW w:w="841" w:type="dxa"/>
            <w:tcBorders>
              <w:top w:val="nil"/>
              <w:left w:val="nil"/>
              <w:bottom w:val="nil"/>
              <w:right w:val="nil"/>
            </w:tcBorders>
            <w:shd w:val="clear" w:color="auto" w:fill="auto"/>
            <w:noWrap/>
            <w:vAlign w:val="bottom"/>
            <w:hideMark/>
          </w:tcPr>
          <w:p w14:paraId="0E73828C"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37</w:t>
            </w:r>
          </w:p>
        </w:tc>
        <w:tc>
          <w:tcPr>
            <w:tcW w:w="714" w:type="dxa"/>
            <w:tcBorders>
              <w:top w:val="nil"/>
              <w:left w:val="nil"/>
              <w:bottom w:val="nil"/>
              <w:right w:val="nil"/>
            </w:tcBorders>
            <w:shd w:val="clear" w:color="auto" w:fill="auto"/>
            <w:noWrap/>
            <w:vAlign w:val="bottom"/>
            <w:hideMark/>
          </w:tcPr>
          <w:p w14:paraId="0063FD52"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70</w:t>
            </w:r>
          </w:p>
        </w:tc>
        <w:tc>
          <w:tcPr>
            <w:tcW w:w="841" w:type="dxa"/>
            <w:tcBorders>
              <w:top w:val="nil"/>
              <w:left w:val="nil"/>
              <w:bottom w:val="nil"/>
              <w:right w:val="nil"/>
            </w:tcBorders>
            <w:shd w:val="clear" w:color="auto" w:fill="auto"/>
            <w:noWrap/>
            <w:vAlign w:val="bottom"/>
            <w:hideMark/>
          </w:tcPr>
          <w:p w14:paraId="16F9D8B5"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100</w:t>
            </w:r>
          </w:p>
        </w:tc>
        <w:tc>
          <w:tcPr>
            <w:tcW w:w="752" w:type="dxa"/>
            <w:tcBorders>
              <w:top w:val="nil"/>
              <w:left w:val="nil"/>
              <w:bottom w:val="nil"/>
              <w:right w:val="nil"/>
            </w:tcBorders>
            <w:shd w:val="clear" w:color="auto" w:fill="auto"/>
            <w:noWrap/>
            <w:vAlign w:val="bottom"/>
            <w:hideMark/>
          </w:tcPr>
          <w:p w14:paraId="09FB47CA"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100</w:t>
            </w:r>
          </w:p>
        </w:tc>
      </w:tr>
      <w:tr w:rsidR="008C00D2" w:rsidRPr="006D4863" w14:paraId="2D68DEBF" w14:textId="77777777" w:rsidTr="00577592">
        <w:trPr>
          <w:trHeight w:val="301"/>
        </w:trPr>
        <w:tc>
          <w:tcPr>
            <w:tcW w:w="2238" w:type="dxa"/>
            <w:tcBorders>
              <w:top w:val="nil"/>
              <w:left w:val="nil"/>
              <w:bottom w:val="nil"/>
              <w:right w:val="nil"/>
            </w:tcBorders>
            <w:shd w:val="clear" w:color="auto" w:fill="auto"/>
            <w:noWrap/>
            <w:vAlign w:val="bottom"/>
            <w:hideMark/>
          </w:tcPr>
          <w:p w14:paraId="2C32556E" w14:textId="77777777" w:rsidR="008C00D2" w:rsidRPr="004911BA" w:rsidRDefault="008C00D2" w:rsidP="00577592">
            <w:pPr>
              <w:pStyle w:val="ImageCaption"/>
              <w:spacing w:before="0" w:after="0" w:line="240" w:lineRule="auto"/>
              <w:rPr>
                <w:sz w:val="18"/>
                <w:szCs w:val="18"/>
              </w:rPr>
            </w:pPr>
            <w:r w:rsidRPr="004911BA">
              <w:rPr>
                <w:sz w:val="18"/>
                <w:szCs w:val="18"/>
              </w:rPr>
              <w:t>Arabis alpina</w:t>
            </w:r>
          </w:p>
        </w:tc>
        <w:tc>
          <w:tcPr>
            <w:tcW w:w="824" w:type="dxa"/>
            <w:tcBorders>
              <w:top w:val="nil"/>
              <w:left w:val="nil"/>
              <w:bottom w:val="nil"/>
              <w:right w:val="nil"/>
            </w:tcBorders>
            <w:shd w:val="clear" w:color="auto" w:fill="auto"/>
            <w:noWrap/>
            <w:vAlign w:val="bottom"/>
            <w:hideMark/>
          </w:tcPr>
          <w:p w14:paraId="220432F6"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-0.01</w:t>
            </w:r>
          </w:p>
        </w:tc>
        <w:tc>
          <w:tcPr>
            <w:tcW w:w="696" w:type="dxa"/>
            <w:tcBorders>
              <w:top w:val="nil"/>
              <w:left w:val="nil"/>
              <w:bottom w:val="nil"/>
              <w:right w:val="nil"/>
            </w:tcBorders>
            <w:shd w:val="clear" w:color="auto" w:fill="auto"/>
            <w:noWrap/>
            <w:vAlign w:val="bottom"/>
            <w:hideMark/>
          </w:tcPr>
          <w:p w14:paraId="1623D6CB"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0.003</w:t>
            </w:r>
          </w:p>
        </w:tc>
        <w:tc>
          <w:tcPr>
            <w:tcW w:w="825" w:type="dxa"/>
            <w:tcBorders>
              <w:top w:val="nil"/>
              <w:left w:val="nil"/>
              <w:bottom w:val="nil"/>
              <w:right w:val="nil"/>
            </w:tcBorders>
            <w:shd w:val="clear" w:color="auto" w:fill="auto"/>
            <w:noWrap/>
            <w:vAlign w:val="bottom"/>
            <w:hideMark/>
          </w:tcPr>
          <w:p w14:paraId="77F3F1E6"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-0.01</w:t>
            </w:r>
          </w:p>
        </w:tc>
        <w:tc>
          <w:tcPr>
            <w:tcW w:w="696" w:type="dxa"/>
            <w:tcBorders>
              <w:top w:val="nil"/>
              <w:left w:val="nil"/>
              <w:bottom w:val="nil"/>
              <w:right w:val="nil"/>
            </w:tcBorders>
            <w:shd w:val="clear" w:color="auto" w:fill="auto"/>
            <w:noWrap/>
            <w:vAlign w:val="bottom"/>
            <w:hideMark/>
          </w:tcPr>
          <w:p w14:paraId="649401AF"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0.355</w:t>
            </w:r>
          </w:p>
        </w:tc>
        <w:tc>
          <w:tcPr>
            <w:tcW w:w="501" w:type="dxa"/>
            <w:tcBorders>
              <w:top w:val="nil"/>
              <w:left w:val="nil"/>
              <w:bottom w:val="nil"/>
              <w:right w:val="nil"/>
            </w:tcBorders>
            <w:shd w:val="clear" w:color="auto" w:fill="auto"/>
            <w:noWrap/>
            <w:vAlign w:val="bottom"/>
            <w:hideMark/>
          </w:tcPr>
          <w:p w14:paraId="1D117D9A"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0.22</w:t>
            </w:r>
          </w:p>
        </w:tc>
        <w:tc>
          <w:tcPr>
            <w:tcW w:w="841" w:type="dxa"/>
            <w:tcBorders>
              <w:top w:val="nil"/>
              <w:left w:val="nil"/>
              <w:bottom w:val="nil"/>
              <w:right w:val="nil"/>
            </w:tcBorders>
            <w:shd w:val="clear" w:color="auto" w:fill="auto"/>
            <w:noWrap/>
            <w:vAlign w:val="bottom"/>
            <w:hideMark/>
          </w:tcPr>
          <w:p w14:paraId="430C4D6B"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1</w:t>
            </w:r>
          </w:p>
        </w:tc>
        <w:tc>
          <w:tcPr>
            <w:tcW w:w="714" w:type="dxa"/>
            <w:tcBorders>
              <w:top w:val="nil"/>
              <w:left w:val="nil"/>
              <w:bottom w:val="nil"/>
              <w:right w:val="nil"/>
            </w:tcBorders>
            <w:shd w:val="clear" w:color="auto" w:fill="auto"/>
            <w:noWrap/>
            <w:vAlign w:val="bottom"/>
            <w:hideMark/>
          </w:tcPr>
          <w:p w14:paraId="4A02DEDB"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5</w:t>
            </w:r>
          </w:p>
        </w:tc>
        <w:tc>
          <w:tcPr>
            <w:tcW w:w="841" w:type="dxa"/>
            <w:tcBorders>
              <w:top w:val="nil"/>
              <w:left w:val="nil"/>
              <w:bottom w:val="nil"/>
              <w:right w:val="nil"/>
            </w:tcBorders>
            <w:shd w:val="clear" w:color="auto" w:fill="auto"/>
            <w:noWrap/>
            <w:vAlign w:val="bottom"/>
            <w:hideMark/>
          </w:tcPr>
          <w:p w14:paraId="6B2C615B"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0</w:t>
            </w:r>
          </w:p>
        </w:tc>
        <w:tc>
          <w:tcPr>
            <w:tcW w:w="752" w:type="dxa"/>
            <w:tcBorders>
              <w:top w:val="nil"/>
              <w:left w:val="nil"/>
              <w:bottom w:val="nil"/>
              <w:right w:val="nil"/>
            </w:tcBorders>
            <w:shd w:val="clear" w:color="auto" w:fill="auto"/>
            <w:noWrap/>
            <w:vAlign w:val="bottom"/>
            <w:hideMark/>
          </w:tcPr>
          <w:p w14:paraId="209FCC2F"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0</w:t>
            </w:r>
          </w:p>
        </w:tc>
      </w:tr>
      <w:tr w:rsidR="008C00D2" w:rsidRPr="006D4863" w14:paraId="3EB3DA7F" w14:textId="77777777" w:rsidTr="00577592">
        <w:trPr>
          <w:trHeight w:val="301"/>
        </w:trPr>
        <w:tc>
          <w:tcPr>
            <w:tcW w:w="2238" w:type="dxa"/>
            <w:tcBorders>
              <w:top w:val="nil"/>
              <w:left w:val="nil"/>
              <w:bottom w:val="nil"/>
              <w:right w:val="nil"/>
            </w:tcBorders>
            <w:shd w:val="clear" w:color="auto" w:fill="auto"/>
            <w:noWrap/>
            <w:vAlign w:val="bottom"/>
            <w:hideMark/>
          </w:tcPr>
          <w:p w14:paraId="2B361DA7" w14:textId="77777777" w:rsidR="008C00D2" w:rsidRPr="004911BA" w:rsidRDefault="008C00D2" w:rsidP="00577592">
            <w:pPr>
              <w:pStyle w:val="ImageCaption"/>
              <w:spacing w:before="0" w:after="0" w:line="240" w:lineRule="auto"/>
              <w:rPr>
                <w:sz w:val="18"/>
                <w:szCs w:val="18"/>
              </w:rPr>
            </w:pPr>
            <w:r w:rsidRPr="004911BA">
              <w:rPr>
                <w:sz w:val="18"/>
                <w:szCs w:val="18"/>
              </w:rPr>
              <w:t>Arenaria grandiflora</w:t>
            </w:r>
          </w:p>
        </w:tc>
        <w:tc>
          <w:tcPr>
            <w:tcW w:w="824" w:type="dxa"/>
            <w:tcBorders>
              <w:top w:val="nil"/>
              <w:left w:val="nil"/>
              <w:bottom w:val="nil"/>
              <w:right w:val="nil"/>
            </w:tcBorders>
            <w:shd w:val="clear" w:color="auto" w:fill="auto"/>
            <w:noWrap/>
            <w:vAlign w:val="bottom"/>
            <w:hideMark/>
          </w:tcPr>
          <w:p w14:paraId="561C6875"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w:t>
            </w:r>
          </w:p>
        </w:tc>
        <w:tc>
          <w:tcPr>
            <w:tcW w:w="696" w:type="dxa"/>
            <w:tcBorders>
              <w:top w:val="nil"/>
              <w:left w:val="nil"/>
              <w:bottom w:val="nil"/>
              <w:right w:val="nil"/>
            </w:tcBorders>
            <w:shd w:val="clear" w:color="auto" w:fill="auto"/>
            <w:noWrap/>
            <w:vAlign w:val="bottom"/>
            <w:hideMark/>
          </w:tcPr>
          <w:p w14:paraId="1AE033B6"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0.004</w:t>
            </w:r>
          </w:p>
        </w:tc>
        <w:tc>
          <w:tcPr>
            <w:tcW w:w="825" w:type="dxa"/>
            <w:tcBorders>
              <w:top w:val="nil"/>
              <w:left w:val="nil"/>
              <w:bottom w:val="nil"/>
              <w:right w:val="nil"/>
            </w:tcBorders>
            <w:shd w:val="clear" w:color="auto" w:fill="auto"/>
            <w:noWrap/>
            <w:vAlign w:val="bottom"/>
            <w:hideMark/>
          </w:tcPr>
          <w:p w14:paraId="262C937A"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-0.01</w:t>
            </w:r>
          </w:p>
        </w:tc>
        <w:tc>
          <w:tcPr>
            <w:tcW w:w="696" w:type="dxa"/>
            <w:tcBorders>
              <w:top w:val="nil"/>
              <w:left w:val="nil"/>
              <w:bottom w:val="nil"/>
              <w:right w:val="nil"/>
            </w:tcBorders>
            <w:shd w:val="clear" w:color="auto" w:fill="auto"/>
            <w:noWrap/>
            <w:vAlign w:val="bottom"/>
            <w:hideMark/>
          </w:tcPr>
          <w:p w14:paraId="1722784E"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0.243</w:t>
            </w:r>
          </w:p>
        </w:tc>
        <w:tc>
          <w:tcPr>
            <w:tcW w:w="501" w:type="dxa"/>
            <w:tcBorders>
              <w:top w:val="nil"/>
              <w:left w:val="nil"/>
              <w:bottom w:val="nil"/>
              <w:right w:val="nil"/>
            </w:tcBorders>
            <w:shd w:val="clear" w:color="auto" w:fill="auto"/>
            <w:noWrap/>
            <w:vAlign w:val="bottom"/>
            <w:hideMark/>
          </w:tcPr>
          <w:p w14:paraId="206DF8AB"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0.17</w:t>
            </w:r>
          </w:p>
        </w:tc>
        <w:tc>
          <w:tcPr>
            <w:tcW w:w="841" w:type="dxa"/>
            <w:tcBorders>
              <w:top w:val="nil"/>
              <w:left w:val="nil"/>
              <w:bottom w:val="nil"/>
              <w:right w:val="nil"/>
            </w:tcBorders>
            <w:shd w:val="clear" w:color="auto" w:fill="auto"/>
            <w:noWrap/>
            <w:vAlign w:val="bottom"/>
            <w:hideMark/>
          </w:tcPr>
          <w:p w14:paraId="35E971AB"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2</w:t>
            </w:r>
          </w:p>
        </w:tc>
        <w:tc>
          <w:tcPr>
            <w:tcW w:w="714" w:type="dxa"/>
            <w:tcBorders>
              <w:top w:val="nil"/>
              <w:left w:val="nil"/>
              <w:bottom w:val="nil"/>
              <w:right w:val="nil"/>
            </w:tcBorders>
            <w:shd w:val="clear" w:color="auto" w:fill="auto"/>
            <w:noWrap/>
            <w:vAlign w:val="bottom"/>
            <w:hideMark/>
          </w:tcPr>
          <w:p w14:paraId="57BA73C7"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10</w:t>
            </w:r>
          </w:p>
        </w:tc>
        <w:tc>
          <w:tcPr>
            <w:tcW w:w="841" w:type="dxa"/>
            <w:tcBorders>
              <w:top w:val="nil"/>
              <w:left w:val="nil"/>
              <w:bottom w:val="nil"/>
              <w:right w:val="nil"/>
            </w:tcBorders>
            <w:shd w:val="clear" w:color="auto" w:fill="auto"/>
            <w:noWrap/>
            <w:vAlign w:val="bottom"/>
            <w:hideMark/>
          </w:tcPr>
          <w:p w14:paraId="26F87E26"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0</w:t>
            </w:r>
          </w:p>
        </w:tc>
        <w:tc>
          <w:tcPr>
            <w:tcW w:w="752" w:type="dxa"/>
            <w:tcBorders>
              <w:top w:val="nil"/>
              <w:left w:val="nil"/>
              <w:bottom w:val="nil"/>
              <w:right w:val="nil"/>
            </w:tcBorders>
            <w:shd w:val="clear" w:color="auto" w:fill="auto"/>
            <w:noWrap/>
            <w:vAlign w:val="bottom"/>
            <w:hideMark/>
          </w:tcPr>
          <w:p w14:paraId="260C3E04"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0</w:t>
            </w:r>
          </w:p>
        </w:tc>
      </w:tr>
      <w:tr w:rsidR="008C00D2" w:rsidRPr="006D4863" w14:paraId="143DB1C7" w14:textId="77777777" w:rsidTr="00577592">
        <w:trPr>
          <w:trHeight w:val="301"/>
        </w:trPr>
        <w:tc>
          <w:tcPr>
            <w:tcW w:w="2238" w:type="dxa"/>
            <w:tcBorders>
              <w:top w:val="nil"/>
              <w:left w:val="nil"/>
              <w:bottom w:val="nil"/>
              <w:right w:val="nil"/>
            </w:tcBorders>
            <w:shd w:val="clear" w:color="auto" w:fill="auto"/>
            <w:noWrap/>
            <w:vAlign w:val="bottom"/>
            <w:hideMark/>
          </w:tcPr>
          <w:p w14:paraId="14D21913" w14:textId="77777777" w:rsidR="008C00D2" w:rsidRPr="004911BA" w:rsidRDefault="008C00D2" w:rsidP="00577592">
            <w:pPr>
              <w:pStyle w:val="ImageCaption"/>
              <w:spacing w:before="0" w:after="0" w:line="240" w:lineRule="auto"/>
              <w:rPr>
                <w:sz w:val="18"/>
                <w:szCs w:val="18"/>
              </w:rPr>
            </w:pPr>
            <w:r w:rsidRPr="004911BA">
              <w:rPr>
                <w:sz w:val="18"/>
                <w:szCs w:val="18"/>
              </w:rPr>
              <w:t>Arenaria moehringioides</w:t>
            </w:r>
          </w:p>
        </w:tc>
        <w:tc>
          <w:tcPr>
            <w:tcW w:w="824" w:type="dxa"/>
            <w:tcBorders>
              <w:top w:val="nil"/>
              <w:left w:val="nil"/>
              <w:bottom w:val="nil"/>
              <w:right w:val="nil"/>
            </w:tcBorders>
            <w:shd w:val="clear" w:color="auto" w:fill="auto"/>
            <w:noWrap/>
            <w:vAlign w:val="bottom"/>
            <w:hideMark/>
          </w:tcPr>
          <w:p w14:paraId="5B18A6B2"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-0.01</w:t>
            </w:r>
          </w:p>
        </w:tc>
        <w:tc>
          <w:tcPr>
            <w:tcW w:w="696" w:type="dxa"/>
            <w:tcBorders>
              <w:top w:val="nil"/>
              <w:left w:val="nil"/>
              <w:bottom w:val="nil"/>
              <w:right w:val="nil"/>
            </w:tcBorders>
            <w:shd w:val="clear" w:color="auto" w:fill="auto"/>
            <w:noWrap/>
            <w:vAlign w:val="bottom"/>
            <w:hideMark/>
          </w:tcPr>
          <w:p w14:paraId="5BBFEEBA"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0.001</w:t>
            </w:r>
          </w:p>
        </w:tc>
        <w:tc>
          <w:tcPr>
            <w:tcW w:w="825" w:type="dxa"/>
            <w:tcBorders>
              <w:top w:val="nil"/>
              <w:left w:val="nil"/>
              <w:bottom w:val="nil"/>
              <w:right w:val="nil"/>
            </w:tcBorders>
            <w:shd w:val="clear" w:color="auto" w:fill="auto"/>
            <w:noWrap/>
            <w:vAlign w:val="bottom"/>
            <w:hideMark/>
          </w:tcPr>
          <w:p w14:paraId="6D363D45"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0.01</w:t>
            </w:r>
          </w:p>
        </w:tc>
        <w:tc>
          <w:tcPr>
            <w:tcW w:w="696" w:type="dxa"/>
            <w:tcBorders>
              <w:top w:val="nil"/>
              <w:left w:val="nil"/>
              <w:bottom w:val="nil"/>
              <w:right w:val="nil"/>
            </w:tcBorders>
            <w:shd w:val="clear" w:color="auto" w:fill="auto"/>
            <w:noWrap/>
            <w:vAlign w:val="bottom"/>
            <w:hideMark/>
          </w:tcPr>
          <w:p w14:paraId="54D968E4"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0.035</w:t>
            </w:r>
          </w:p>
        </w:tc>
        <w:tc>
          <w:tcPr>
            <w:tcW w:w="501" w:type="dxa"/>
            <w:tcBorders>
              <w:top w:val="nil"/>
              <w:left w:val="nil"/>
              <w:bottom w:val="nil"/>
              <w:right w:val="nil"/>
            </w:tcBorders>
            <w:shd w:val="clear" w:color="auto" w:fill="auto"/>
            <w:noWrap/>
            <w:vAlign w:val="bottom"/>
            <w:hideMark/>
          </w:tcPr>
          <w:p w14:paraId="3399D12A"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0.36</w:t>
            </w:r>
          </w:p>
        </w:tc>
        <w:tc>
          <w:tcPr>
            <w:tcW w:w="841" w:type="dxa"/>
            <w:tcBorders>
              <w:top w:val="nil"/>
              <w:left w:val="nil"/>
              <w:bottom w:val="nil"/>
              <w:right w:val="nil"/>
            </w:tcBorders>
            <w:shd w:val="clear" w:color="auto" w:fill="auto"/>
            <w:noWrap/>
            <w:vAlign w:val="bottom"/>
            <w:hideMark/>
          </w:tcPr>
          <w:p w14:paraId="2EFA0609"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11</w:t>
            </w:r>
          </w:p>
        </w:tc>
        <w:tc>
          <w:tcPr>
            <w:tcW w:w="714" w:type="dxa"/>
            <w:tcBorders>
              <w:top w:val="nil"/>
              <w:left w:val="nil"/>
              <w:bottom w:val="nil"/>
              <w:right w:val="nil"/>
            </w:tcBorders>
            <w:shd w:val="clear" w:color="auto" w:fill="auto"/>
            <w:noWrap/>
            <w:vAlign w:val="bottom"/>
            <w:hideMark/>
          </w:tcPr>
          <w:p w14:paraId="48C64F93"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1</w:t>
            </w:r>
          </w:p>
        </w:tc>
        <w:tc>
          <w:tcPr>
            <w:tcW w:w="841" w:type="dxa"/>
            <w:tcBorders>
              <w:top w:val="nil"/>
              <w:left w:val="nil"/>
              <w:bottom w:val="nil"/>
              <w:right w:val="nil"/>
            </w:tcBorders>
            <w:shd w:val="clear" w:color="auto" w:fill="auto"/>
            <w:noWrap/>
            <w:vAlign w:val="bottom"/>
            <w:hideMark/>
          </w:tcPr>
          <w:p w14:paraId="7AE79F1A"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0</w:t>
            </w:r>
          </w:p>
        </w:tc>
        <w:tc>
          <w:tcPr>
            <w:tcW w:w="752" w:type="dxa"/>
            <w:tcBorders>
              <w:top w:val="nil"/>
              <w:left w:val="nil"/>
              <w:bottom w:val="nil"/>
              <w:right w:val="nil"/>
            </w:tcBorders>
            <w:shd w:val="clear" w:color="auto" w:fill="auto"/>
            <w:noWrap/>
            <w:vAlign w:val="bottom"/>
            <w:hideMark/>
          </w:tcPr>
          <w:p w14:paraId="22CFAD72"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0</w:t>
            </w:r>
          </w:p>
        </w:tc>
      </w:tr>
      <w:tr w:rsidR="008C00D2" w:rsidRPr="006D4863" w14:paraId="0CB262C9" w14:textId="77777777" w:rsidTr="00577592">
        <w:trPr>
          <w:trHeight w:val="301"/>
        </w:trPr>
        <w:tc>
          <w:tcPr>
            <w:tcW w:w="2238" w:type="dxa"/>
            <w:tcBorders>
              <w:top w:val="nil"/>
              <w:left w:val="nil"/>
              <w:bottom w:val="nil"/>
              <w:right w:val="nil"/>
            </w:tcBorders>
            <w:shd w:val="clear" w:color="auto" w:fill="auto"/>
            <w:noWrap/>
            <w:vAlign w:val="bottom"/>
            <w:hideMark/>
          </w:tcPr>
          <w:p w14:paraId="1DD9DE16" w14:textId="77777777" w:rsidR="008C00D2" w:rsidRPr="004911BA" w:rsidRDefault="008C00D2" w:rsidP="00577592">
            <w:pPr>
              <w:pStyle w:val="ImageCaption"/>
              <w:spacing w:before="0" w:after="0" w:line="240" w:lineRule="auto"/>
              <w:rPr>
                <w:sz w:val="18"/>
                <w:szCs w:val="18"/>
              </w:rPr>
            </w:pPr>
            <w:r w:rsidRPr="004911BA">
              <w:rPr>
                <w:sz w:val="18"/>
                <w:szCs w:val="18"/>
              </w:rPr>
              <w:t>Armeria cantabrica</w:t>
            </w:r>
          </w:p>
        </w:tc>
        <w:tc>
          <w:tcPr>
            <w:tcW w:w="824" w:type="dxa"/>
            <w:tcBorders>
              <w:top w:val="nil"/>
              <w:left w:val="nil"/>
              <w:bottom w:val="nil"/>
              <w:right w:val="nil"/>
            </w:tcBorders>
            <w:shd w:val="clear" w:color="auto" w:fill="auto"/>
            <w:noWrap/>
            <w:vAlign w:val="bottom"/>
            <w:hideMark/>
          </w:tcPr>
          <w:p w14:paraId="4A29ADB6"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-0.01</w:t>
            </w:r>
          </w:p>
        </w:tc>
        <w:tc>
          <w:tcPr>
            <w:tcW w:w="696" w:type="dxa"/>
            <w:tcBorders>
              <w:top w:val="nil"/>
              <w:left w:val="nil"/>
              <w:bottom w:val="nil"/>
              <w:right w:val="nil"/>
            </w:tcBorders>
            <w:shd w:val="clear" w:color="auto" w:fill="auto"/>
            <w:noWrap/>
            <w:vAlign w:val="bottom"/>
            <w:hideMark/>
          </w:tcPr>
          <w:p w14:paraId="3BF9F00A"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&lt;0.001</w:t>
            </w:r>
          </w:p>
        </w:tc>
        <w:tc>
          <w:tcPr>
            <w:tcW w:w="825" w:type="dxa"/>
            <w:tcBorders>
              <w:top w:val="nil"/>
              <w:left w:val="nil"/>
              <w:bottom w:val="nil"/>
              <w:right w:val="nil"/>
            </w:tcBorders>
            <w:shd w:val="clear" w:color="auto" w:fill="auto"/>
            <w:noWrap/>
            <w:vAlign w:val="bottom"/>
            <w:hideMark/>
          </w:tcPr>
          <w:p w14:paraId="7E7A9010"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-0.01</w:t>
            </w:r>
          </w:p>
        </w:tc>
        <w:tc>
          <w:tcPr>
            <w:tcW w:w="696" w:type="dxa"/>
            <w:tcBorders>
              <w:top w:val="nil"/>
              <w:left w:val="nil"/>
              <w:bottom w:val="nil"/>
              <w:right w:val="nil"/>
            </w:tcBorders>
            <w:shd w:val="clear" w:color="auto" w:fill="auto"/>
            <w:noWrap/>
            <w:vAlign w:val="bottom"/>
            <w:hideMark/>
          </w:tcPr>
          <w:p w14:paraId="3EF5AD40"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0.021</w:t>
            </w:r>
          </w:p>
        </w:tc>
        <w:tc>
          <w:tcPr>
            <w:tcW w:w="501" w:type="dxa"/>
            <w:tcBorders>
              <w:top w:val="nil"/>
              <w:left w:val="nil"/>
              <w:bottom w:val="nil"/>
              <w:right w:val="nil"/>
            </w:tcBorders>
            <w:shd w:val="clear" w:color="auto" w:fill="auto"/>
            <w:noWrap/>
            <w:vAlign w:val="bottom"/>
            <w:hideMark/>
          </w:tcPr>
          <w:p w14:paraId="72043867"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0.39</w:t>
            </w:r>
          </w:p>
        </w:tc>
        <w:tc>
          <w:tcPr>
            <w:tcW w:w="841" w:type="dxa"/>
            <w:tcBorders>
              <w:top w:val="nil"/>
              <w:left w:val="nil"/>
              <w:bottom w:val="nil"/>
              <w:right w:val="nil"/>
            </w:tcBorders>
            <w:shd w:val="clear" w:color="auto" w:fill="auto"/>
            <w:noWrap/>
            <w:vAlign w:val="bottom"/>
            <w:hideMark/>
          </w:tcPr>
          <w:p w14:paraId="26F4C48D"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1</w:t>
            </w:r>
          </w:p>
        </w:tc>
        <w:tc>
          <w:tcPr>
            <w:tcW w:w="714" w:type="dxa"/>
            <w:tcBorders>
              <w:top w:val="nil"/>
              <w:left w:val="nil"/>
              <w:bottom w:val="nil"/>
              <w:right w:val="nil"/>
            </w:tcBorders>
            <w:shd w:val="clear" w:color="auto" w:fill="auto"/>
            <w:noWrap/>
            <w:vAlign w:val="bottom"/>
            <w:hideMark/>
          </w:tcPr>
          <w:p w14:paraId="172515E3"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24</w:t>
            </w:r>
          </w:p>
        </w:tc>
        <w:tc>
          <w:tcPr>
            <w:tcW w:w="841" w:type="dxa"/>
            <w:tcBorders>
              <w:top w:val="nil"/>
              <w:left w:val="nil"/>
              <w:bottom w:val="nil"/>
              <w:right w:val="nil"/>
            </w:tcBorders>
            <w:shd w:val="clear" w:color="auto" w:fill="auto"/>
            <w:noWrap/>
            <w:vAlign w:val="bottom"/>
            <w:hideMark/>
          </w:tcPr>
          <w:p w14:paraId="04C575F1"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0</w:t>
            </w:r>
          </w:p>
        </w:tc>
        <w:tc>
          <w:tcPr>
            <w:tcW w:w="752" w:type="dxa"/>
            <w:tcBorders>
              <w:top w:val="nil"/>
              <w:left w:val="nil"/>
              <w:bottom w:val="nil"/>
              <w:right w:val="nil"/>
            </w:tcBorders>
            <w:shd w:val="clear" w:color="auto" w:fill="auto"/>
            <w:noWrap/>
            <w:vAlign w:val="bottom"/>
            <w:hideMark/>
          </w:tcPr>
          <w:p w14:paraId="264A552D"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0</w:t>
            </w:r>
          </w:p>
        </w:tc>
      </w:tr>
      <w:tr w:rsidR="008C00D2" w:rsidRPr="006D4863" w14:paraId="594C0D4B" w14:textId="77777777" w:rsidTr="00577592">
        <w:trPr>
          <w:trHeight w:val="301"/>
        </w:trPr>
        <w:tc>
          <w:tcPr>
            <w:tcW w:w="2238" w:type="dxa"/>
            <w:tcBorders>
              <w:top w:val="nil"/>
              <w:left w:val="nil"/>
              <w:bottom w:val="nil"/>
              <w:right w:val="nil"/>
            </w:tcBorders>
            <w:shd w:val="clear" w:color="auto" w:fill="auto"/>
            <w:noWrap/>
            <w:vAlign w:val="bottom"/>
            <w:hideMark/>
          </w:tcPr>
          <w:p w14:paraId="32847EC7" w14:textId="77777777" w:rsidR="008C00D2" w:rsidRPr="004911BA" w:rsidRDefault="008C00D2" w:rsidP="00577592">
            <w:pPr>
              <w:pStyle w:val="ImageCaption"/>
              <w:spacing w:before="0" w:after="0" w:line="240" w:lineRule="auto"/>
              <w:rPr>
                <w:sz w:val="18"/>
                <w:szCs w:val="18"/>
              </w:rPr>
            </w:pPr>
            <w:r w:rsidRPr="004911BA">
              <w:rPr>
                <w:sz w:val="18"/>
                <w:szCs w:val="18"/>
              </w:rPr>
              <w:t>Carex sempervirens</w:t>
            </w:r>
          </w:p>
        </w:tc>
        <w:tc>
          <w:tcPr>
            <w:tcW w:w="824" w:type="dxa"/>
            <w:tcBorders>
              <w:top w:val="nil"/>
              <w:left w:val="nil"/>
              <w:bottom w:val="nil"/>
              <w:right w:val="nil"/>
            </w:tcBorders>
            <w:shd w:val="clear" w:color="auto" w:fill="auto"/>
            <w:noWrap/>
            <w:vAlign w:val="bottom"/>
            <w:hideMark/>
          </w:tcPr>
          <w:p w14:paraId="20007641"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w:t>
            </w:r>
          </w:p>
        </w:tc>
        <w:tc>
          <w:tcPr>
            <w:tcW w:w="696" w:type="dxa"/>
            <w:tcBorders>
              <w:top w:val="nil"/>
              <w:left w:val="nil"/>
              <w:bottom w:val="nil"/>
              <w:right w:val="nil"/>
            </w:tcBorders>
            <w:shd w:val="clear" w:color="auto" w:fill="auto"/>
            <w:noWrap/>
            <w:vAlign w:val="bottom"/>
            <w:hideMark/>
          </w:tcPr>
          <w:p w14:paraId="4CC56CE9"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0.004</w:t>
            </w:r>
          </w:p>
        </w:tc>
        <w:tc>
          <w:tcPr>
            <w:tcW w:w="825" w:type="dxa"/>
            <w:tcBorders>
              <w:top w:val="nil"/>
              <w:left w:val="nil"/>
              <w:bottom w:val="nil"/>
              <w:right w:val="nil"/>
            </w:tcBorders>
            <w:shd w:val="clear" w:color="auto" w:fill="auto"/>
            <w:noWrap/>
            <w:vAlign w:val="bottom"/>
            <w:hideMark/>
          </w:tcPr>
          <w:p w14:paraId="4CF0038E"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-0.02</w:t>
            </w:r>
          </w:p>
        </w:tc>
        <w:tc>
          <w:tcPr>
            <w:tcW w:w="696" w:type="dxa"/>
            <w:tcBorders>
              <w:top w:val="nil"/>
              <w:left w:val="nil"/>
              <w:bottom w:val="nil"/>
              <w:right w:val="nil"/>
            </w:tcBorders>
            <w:shd w:val="clear" w:color="auto" w:fill="auto"/>
            <w:noWrap/>
            <w:vAlign w:val="bottom"/>
            <w:hideMark/>
          </w:tcPr>
          <w:p w14:paraId="2EC5416B"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0.007</w:t>
            </w:r>
          </w:p>
        </w:tc>
        <w:tc>
          <w:tcPr>
            <w:tcW w:w="501" w:type="dxa"/>
            <w:tcBorders>
              <w:top w:val="nil"/>
              <w:left w:val="nil"/>
              <w:bottom w:val="nil"/>
              <w:right w:val="nil"/>
            </w:tcBorders>
            <w:shd w:val="clear" w:color="auto" w:fill="auto"/>
            <w:noWrap/>
            <w:vAlign w:val="bottom"/>
            <w:hideMark/>
          </w:tcPr>
          <w:p w14:paraId="606B6FC0"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0.19</w:t>
            </w:r>
          </w:p>
        </w:tc>
        <w:tc>
          <w:tcPr>
            <w:tcW w:w="841" w:type="dxa"/>
            <w:tcBorders>
              <w:top w:val="nil"/>
              <w:left w:val="nil"/>
              <w:bottom w:val="nil"/>
              <w:right w:val="nil"/>
            </w:tcBorders>
            <w:shd w:val="clear" w:color="auto" w:fill="auto"/>
            <w:noWrap/>
            <w:vAlign w:val="bottom"/>
            <w:hideMark/>
          </w:tcPr>
          <w:p w14:paraId="14AAF657"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6</w:t>
            </w:r>
          </w:p>
        </w:tc>
        <w:tc>
          <w:tcPr>
            <w:tcW w:w="714" w:type="dxa"/>
            <w:tcBorders>
              <w:top w:val="nil"/>
              <w:left w:val="nil"/>
              <w:bottom w:val="nil"/>
              <w:right w:val="nil"/>
            </w:tcBorders>
            <w:shd w:val="clear" w:color="auto" w:fill="auto"/>
            <w:noWrap/>
            <w:vAlign w:val="bottom"/>
            <w:hideMark/>
          </w:tcPr>
          <w:p w14:paraId="7DB9160F"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79</w:t>
            </w:r>
          </w:p>
        </w:tc>
        <w:tc>
          <w:tcPr>
            <w:tcW w:w="841" w:type="dxa"/>
            <w:tcBorders>
              <w:top w:val="nil"/>
              <w:left w:val="nil"/>
              <w:bottom w:val="nil"/>
              <w:right w:val="nil"/>
            </w:tcBorders>
            <w:shd w:val="clear" w:color="auto" w:fill="auto"/>
            <w:noWrap/>
            <w:vAlign w:val="bottom"/>
            <w:hideMark/>
          </w:tcPr>
          <w:p w14:paraId="40902EF7"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91</w:t>
            </w:r>
          </w:p>
        </w:tc>
        <w:tc>
          <w:tcPr>
            <w:tcW w:w="752" w:type="dxa"/>
            <w:tcBorders>
              <w:top w:val="nil"/>
              <w:left w:val="nil"/>
              <w:bottom w:val="nil"/>
              <w:right w:val="nil"/>
            </w:tcBorders>
            <w:shd w:val="clear" w:color="auto" w:fill="auto"/>
            <w:noWrap/>
            <w:vAlign w:val="bottom"/>
            <w:hideMark/>
          </w:tcPr>
          <w:p w14:paraId="76669AC2"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100</w:t>
            </w:r>
          </w:p>
        </w:tc>
      </w:tr>
      <w:tr w:rsidR="008C00D2" w:rsidRPr="006D4863" w14:paraId="318030FF" w14:textId="77777777" w:rsidTr="00577592">
        <w:trPr>
          <w:trHeight w:val="301"/>
        </w:trPr>
        <w:tc>
          <w:tcPr>
            <w:tcW w:w="2238" w:type="dxa"/>
            <w:tcBorders>
              <w:top w:val="nil"/>
              <w:left w:val="nil"/>
              <w:bottom w:val="nil"/>
              <w:right w:val="nil"/>
            </w:tcBorders>
            <w:shd w:val="clear" w:color="auto" w:fill="auto"/>
            <w:noWrap/>
            <w:vAlign w:val="bottom"/>
            <w:hideMark/>
          </w:tcPr>
          <w:p w14:paraId="55A6EA29" w14:textId="77777777" w:rsidR="008C00D2" w:rsidRPr="004911BA" w:rsidRDefault="008C00D2" w:rsidP="00577592">
            <w:pPr>
              <w:pStyle w:val="ImageCaption"/>
              <w:spacing w:before="0" w:after="0" w:line="240" w:lineRule="auto"/>
              <w:rPr>
                <w:sz w:val="18"/>
                <w:szCs w:val="18"/>
              </w:rPr>
            </w:pPr>
            <w:r w:rsidRPr="004911BA">
              <w:rPr>
                <w:sz w:val="18"/>
                <w:szCs w:val="18"/>
              </w:rPr>
              <w:t>Erigeron alpinus</w:t>
            </w:r>
          </w:p>
        </w:tc>
        <w:tc>
          <w:tcPr>
            <w:tcW w:w="824" w:type="dxa"/>
            <w:tcBorders>
              <w:top w:val="nil"/>
              <w:left w:val="nil"/>
              <w:bottom w:val="nil"/>
              <w:right w:val="nil"/>
            </w:tcBorders>
            <w:shd w:val="clear" w:color="auto" w:fill="auto"/>
            <w:noWrap/>
            <w:vAlign w:val="bottom"/>
            <w:hideMark/>
          </w:tcPr>
          <w:p w14:paraId="7F7200A8"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w:t>
            </w:r>
          </w:p>
        </w:tc>
        <w:tc>
          <w:tcPr>
            <w:tcW w:w="696" w:type="dxa"/>
            <w:tcBorders>
              <w:top w:val="nil"/>
              <w:left w:val="nil"/>
              <w:bottom w:val="nil"/>
              <w:right w:val="nil"/>
            </w:tcBorders>
            <w:shd w:val="clear" w:color="auto" w:fill="auto"/>
            <w:noWrap/>
            <w:vAlign w:val="bottom"/>
            <w:hideMark/>
          </w:tcPr>
          <w:p w14:paraId="53901E19"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0.972</w:t>
            </w:r>
          </w:p>
        </w:tc>
        <w:tc>
          <w:tcPr>
            <w:tcW w:w="825" w:type="dxa"/>
            <w:tcBorders>
              <w:top w:val="nil"/>
              <w:left w:val="nil"/>
              <w:bottom w:val="nil"/>
              <w:right w:val="nil"/>
            </w:tcBorders>
            <w:shd w:val="clear" w:color="auto" w:fill="auto"/>
            <w:noWrap/>
            <w:vAlign w:val="bottom"/>
            <w:hideMark/>
          </w:tcPr>
          <w:p w14:paraId="5ADF82AB"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-0.06</w:t>
            </w:r>
          </w:p>
        </w:tc>
        <w:tc>
          <w:tcPr>
            <w:tcW w:w="696" w:type="dxa"/>
            <w:tcBorders>
              <w:top w:val="nil"/>
              <w:left w:val="nil"/>
              <w:bottom w:val="nil"/>
              <w:right w:val="nil"/>
            </w:tcBorders>
            <w:shd w:val="clear" w:color="auto" w:fill="auto"/>
            <w:noWrap/>
            <w:vAlign w:val="bottom"/>
            <w:hideMark/>
          </w:tcPr>
          <w:p w14:paraId="4BA4AEF1"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0.033</w:t>
            </w:r>
          </w:p>
        </w:tc>
        <w:tc>
          <w:tcPr>
            <w:tcW w:w="501" w:type="dxa"/>
            <w:tcBorders>
              <w:top w:val="nil"/>
              <w:left w:val="nil"/>
              <w:bottom w:val="nil"/>
              <w:right w:val="nil"/>
            </w:tcBorders>
            <w:shd w:val="clear" w:color="auto" w:fill="auto"/>
            <w:noWrap/>
            <w:vAlign w:val="bottom"/>
            <w:hideMark/>
          </w:tcPr>
          <w:p w14:paraId="07D81EB5"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0.19</w:t>
            </w:r>
          </w:p>
        </w:tc>
        <w:tc>
          <w:tcPr>
            <w:tcW w:w="841" w:type="dxa"/>
            <w:tcBorders>
              <w:top w:val="nil"/>
              <w:left w:val="nil"/>
              <w:bottom w:val="nil"/>
              <w:right w:val="nil"/>
            </w:tcBorders>
            <w:shd w:val="clear" w:color="auto" w:fill="auto"/>
            <w:noWrap/>
            <w:vAlign w:val="bottom"/>
            <w:hideMark/>
          </w:tcPr>
          <w:p w14:paraId="091EC05A"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0</w:t>
            </w:r>
          </w:p>
        </w:tc>
        <w:tc>
          <w:tcPr>
            <w:tcW w:w="714" w:type="dxa"/>
            <w:tcBorders>
              <w:top w:val="nil"/>
              <w:left w:val="nil"/>
              <w:bottom w:val="nil"/>
              <w:right w:val="nil"/>
            </w:tcBorders>
            <w:shd w:val="clear" w:color="auto" w:fill="auto"/>
            <w:noWrap/>
            <w:vAlign w:val="bottom"/>
            <w:hideMark/>
          </w:tcPr>
          <w:p w14:paraId="7BC5F1D1"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34</w:t>
            </w:r>
          </w:p>
        </w:tc>
        <w:tc>
          <w:tcPr>
            <w:tcW w:w="841" w:type="dxa"/>
            <w:tcBorders>
              <w:top w:val="nil"/>
              <w:left w:val="nil"/>
              <w:bottom w:val="nil"/>
              <w:right w:val="nil"/>
            </w:tcBorders>
            <w:shd w:val="clear" w:color="auto" w:fill="auto"/>
            <w:noWrap/>
            <w:vAlign w:val="bottom"/>
            <w:hideMark/>
          </w:tcPr>
          <w:p w14:paraId="73DAD6CF"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0</w:t>
            </w:r>
          </w:p>
        </w:tc>
        <w:tc>
          <w:tcPr>
            <w:tcW w:w="752" w:type="dxa"/>
            <w:tcBorders>
              <w:top w:val="nil"/>
              <w:left w:val="nil"/>
              <w:bottom w:val="nil"/>
              <w:right w:val="nil"/>
            </w:tcBorders>
            <w:shd w:val="clear" w:color="auto" w:fill="auto"/>
            <w:noWrap/>
            <w:vAlign w:val="bottom"/>
            <w:hideMark/>
          </w:tcPr>
          <w:p w14:paraId="2D6FB504"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36</w:t>
            </w:r>
          </w:p>
        </w:tc>
      </w:tr>
      <w:tr w:rsidR="008C00D2" w:rsidRPr="006D4863" w14:paraId="459ED5C9" w14:textId="77777777" w:rsidTr="00577592">
        <w:trPr>
          <w:trHeight w:val="301"/>
        </w:trPr>
        <w:tc>
          <w:tcPr>
            <w:tcW w:w="2238" w:type="dxa"/>
            <w:tcBorders>
              <w:top w:val="nil"/>
              <w:left w:val="nil"/>
              <w:bottom w:val="nil"/>
              <w:right w:val="nil"/>
            </w:tcBorders>
            <w:shd w:val="clear" w:color="auto" w:fill="auto"/>
            <w:noWrap/>
            <w:vAlign w:val="bottom"/>
            <w:hideMark/>
          </w:tcPr>
          <w:p w14:paraId="1DE4789C" w14:textId="77777777" w:rsidR="008C00D2" w:rsidRPr="004911BA" w:rsidRDefault="008C00D2" w:rsidP="00577592">
            <w:pPr>
              <w:pStyle w:val="ImageCaption"/>
              <w:spacing w:before="0" w:after="0" w:line="240" w:lineRule="auto"/>
              <w:rPr>
                <w:sz w:val="18"/>
                <w:szCs w:val="18"/>
              </w:rPr>
            </w:pPr>
            <w:r w:rsidRPr="004911BA">
              <w:rPr>
                <w:sz w:val="18"/>
                <w:szCs w:val="18"/>
              </w:rPr>
              <w:t>Euphrasia salisburgensis</w:t>
            </w:r>
          </w:p>
        </w:tc>
        <w:tc>
          <w:tcPr>
            <w:tcW w:w="824" w:type="dxa"/>
            <w:tcBorders>
              <w:top w:val="nil"/>
              <w:left w:val="nil"/>
              <w:bottom w:val="nil"/>
              <w:right w:val="nil"/>
            </w:tcBorders>
            <w:shd w:val="clear" w:color="auto" w:fill="auto"/>
            <w:noWrap/>
            <w:vAlign w:val="bottom"/>
            <w:hideMark/>
          </w:tcPr>
          <w:p w14:paraId="60F3C792"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w:t>
            </w:r>
          </w:p>
        </w:tc>
        <w:tc>
          <w:tcPr>
            <w:tcW w:w="696" w:type="dxa"/>
            <w:tcBorders>
              <w:top w:val="nil"/>
              <w:left w:val="nil"/>
              <w:bottom w:val="nil"/>
              <w:right w:val="nil"/>
            </w:tcBorders>
            <w:shd w:val="clear" w:color="auto" w:fill="auto"/>
            <w:noWrap/>
            <w:vAlign w:val="bottom"/>
            <w:hideMark/>
          </w:tcPr>
          <w:p w14:paraId="033C1026"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0.116</w:t>
            </w:r>
          </w:p>
        </w:tc>
        <w:tc>
          <w:tcPr>
            <w:tcW w:w="825" w:type="dxa"/>
            <w:tcBorders>
              <w:top w:val="nil"/>
              <w:left w:val="nil"/>
              <w:bottom w:val="nil"/>
              <w:right w:val="nil"/>
            </w:tcBorders>
            <w:shd w:val="clear" w:color="auto" w:fill="auto"/>
            <w:noWrap/>
            <w:vAlign w:val="bottom"/>
            <w:hideMark/>
          </w:tcPr>
          <w:p w14:paraId="324428B2"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0.03</w:t>
            </w:r>
          </w:p>
        </w:tc>
        <w:tc>
          <w:tcPr>
            <w:tcW w:w="696" w:type="dxa"/>
            <w:tcBorders>
              <w:top w:val="nil"/>
              <w:left w:val="nil"/>
              <w:bottom w:val="nil"/>
              <w:right w:val="nil"/>
            </w:tcBorders>
            <w:shd w:val="clear" w:color="auto" w:fill="auto"/>
            <w:noWrap/>
            <w:vAlign w:val="bottom"/>
            <w:hideMark/>
          </w:tcPr>
          <w:p w14:paraId="7BD9F28E"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&lt;0.001</w:t>
            </w:r>
          </w:p>
        </w:tc>
        <w:tc>
          <w:tcPr>
            <w:tcW w:w="501" w:type="dxa"/>
            <w:tcBorders>
              <w:top w:val="nil"/>
              <w:left w:val="nil"/>
              <w:bottom w:val="nil"/>
              <w:right w:val="nil"/>
            </w:tcBorders>
            <w:shd w:val="clear" w:color="auto" w:fill="auto"/>
            <w:noWrap/>
            <w:vAlign w:val="bottom"/>
            <w:hideMark/>
          </w:tcPr>
          <w:p w14:paraId="733B23C6"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0.32</w:t>
            </w:r>
          </w:p>
        </w:tc>
        <w:tc>
          <w:tcPr>
            <w:tcW w:w="841" w:type="dxa"/>
            <w:tcBorders>
              <w:top w:val="nil"/>
              <w:left w:val="nil"/>
              <w:bottom w:val="nil"/>
              <w:right w:val="nil"/>
            </w:tcBorders>
            <w:shd w:val="clear" w:color="auto" w:fill="auto"/>
            <w:noWrap/>
            <w:vAlign w:val="bottom"/>
            <w:hideMark/>
          </w:tcPr>
          <w:p w14:paraId="3ED85C3D"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98</w:t>
            </w:r>
          </w:p>
        </w:tc>
        <w:tc>
          <w:tcPr>
            <w:tcW w:w="714" w:type="dxa"/>
            <w:tcBorders>
              <w:top w:val="nil"/>
              <w:left w:val="nil"/>
              <w:bottom w:val="nil"/>
              <w:right w:val="nil"/>
            </w:tcBorders>
            <w:shd w:val="clear" w:color="auto" w:fill="auto"/>
            <w:noWrap/>
            <w:vAlign w:val="bottom"/>
            <w:hideMark/>
          </w:tcPr>
          <w:p w14:paraId="0D576D00"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6</w:t>
            </w:r>
          </w:p>
        </w:tc>
        <w:tc>
          <w:tcPr>
            <w:tcW w:w="841" w:type="dxa"/>
            <w:tcBorders>
              <w:top w:val="nil"/>
              <w:left w:val="nil"/>
              <w:bottom w:val="nil"/>
              <w:right w:val="nil"/>
            </w:tcBorders>
            <w:shd w:val="clear" w:color="auto" w:fill="auto"/>
            <w:noWrap/>
            <w:vAlign w:val="bottom"/>
            <w:hideMark/>
          </w:tcPr>
          <w:p w14:paraId="6DFD4E7F"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100</w:t>
            </w:r>
          </w:p>
        </w:tc>
        <w:tc>
          <w:tcPr>
            <w:tcW w:w="752" w:type="dxa"/>
            <w:tcBorders>
              <w:top w:val="nil"/>
              <w:left w:val="nil"/>
              <w:bottom w:val="nil"/>
              <w:right w:val="nil"/>
            </w:tcBorders>
            <w:shd w:val="clear" w:color="auto" w:fill="auto"/>
            <w:noWrap/>
            <w:vAlign w:val="bottom"/>
            <w:hideMark/>
          </w:tcPr>
          <w:p w14:paraId="29B95281"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84</w:t>
            </w:r>
          </w:p>
        </w:tc>
      </w:tr>
      <w:tr w:rsidR="008C00D2" w:rsidRPr="006D4863" w14:paraId="1E914152" w14:textId="77777777" w:rsidTr="00577592">
        <w:trPr>
          <w:trHeight w:val="301"/>
        </w:trPr>
        <w:tc>
          <w:tcPr>
            <w:tcW w:w="2238" w:type="dxa"/>
            <w:tcBorders>
              <w:top w:val="nil"/>
              <w:left w:val="nil"/>
              <w:bottom w:val="nil"/>
              <w:right w:val="nil"/>
            </w:tcBorders>
            <w:shd w:val="clear" w:color="auto" w:fill="auto"/>
            <w:noWrap/>
            <w:vAlign w:val="bottom"/>
            <w:hideMark/>
          </w:tcPr>
          <w:p w14:paraId="797C5F53" w14:textId="77777777" w:rsidR="008C00D2" w:rsidRPr="004911BA" w:rsidRDefault="008C00D2" w:rsidP="00577592">
            <w:pPr>
              <w:pStyle w:val="ImageCaption"/>
              <w:spacing w:before="0" w:after="0" w:line="240" w:lineRule="auto"/>
              <w:rPr>
                <w:sz w:val="18"/>
                <w:szCs w:val="18"/>
              </w:rPr>
            </w:pPr>
            <w:r w:rsidRPr="004911BA">
              <w:rPr>
                <w:sz w:val="18"/>
                <w:szCs w:val="18"/>
              </w:rPr>
              <w:t>Festuca glacialis</w:t>
            </w:r>
          </w:p>
        </w:tc>
        <w:tc>
          <w:tcPr>
            <w:tcW w:w="824" w:type="dxa"/>
            <w:tcBorders>
              <w:top w:val="nil"/>
              <w:left w:val="nil"/>
              <w:bottom w:val="nil"/>
              <w:right w:val="nil"/>
            </w:tcBorders>
            <w:shd w:val="clear" w:color="auto" w:fill="auto"/>
            <w:noWrap/>
            <w:vAlign w:val="bottom"/>
            <w:hideMark/>
          </w:tcPr>
          <w:p w14:paraId="3361F527"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-0.02</w:t>
            </w:r>
          </w:p>
        </w:tc>
        <w:tc>
          <w:tcPr>
            <w:tcW w:w="696" w:type="dxa"/>
            <w:tcBorders>
              <w:top w:val="nil"/>
              <w:left w:val="nil"/>
              <w:bottom w:val="nil"/>
              <w:right w:val="nil"/>
            </w:tcBorders>
            <w:shd w:val="clear" w:color="auto" w:fill="auto"/>
            <w:noWrap/>
            <w:vAlign w:val="bottom"/>
            <w:hideMark/>
          </w:tcPr>
          <w:p w14:paraId="5006B8B3"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&lt;0.001</w:t>
            </w:r>
          </w:p>
        </w:tc>
        <w:tc>
          <w:tcPr>
            <w:tcW w:w="825" w:type="dxa"/>
            <w:tcBorders>
              <w:top w:val="nil"/>
              <w:left w:val="nil"/>
              <w:bottom w:val="nil"/>
              <w:right w:val="nil"/>
            </w:tcBorders>
            <w:shd w:val="clear" w:color="auto" w:fill="auto"/>
            <w:noWrap/>
            <w:vAlign w:val="bottom"/>
            <w:hideMark/>
          </w:tcPr>
          <w:p w14:paraId="2CE89B92"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0.01</w:t>
            </w:r>
          </w:p>
        </w:tc>
        <w:tc>
          <w:tcPr>
            <w:tcW w:w="696" w:type="dxa"/>
            <w:tcBorders>
              <w:top w:val="nil"/>
              <w:left w:val="nil"/>
              <w:bottom w:val="nil"/>
              <w:right w:val="nil"/>
            </w:tcBorders>
            <w:shd w:val="clear" w:color="auto" w:fill="auto"/>
            <w:noWrap/>
            <w:vAlign w:val="bottom"/>
            <w:hideMark/>
          </w:tcPr>
          <w:p w14:paraId="72A50322"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0.467</w:t>
            </w:r>
          </w:p>
        </w:tc>
        <w:tc>
          <w:tcPr>
            <w:tcW w:w="501" w:type="dxa"/>
            <w:tcBorders>
              <w:top w:val="nil"/>
              <w:left w:val="nil"/>
              <w:bottom w:val="nil"/>
              <w:right w:val="nil"/>
            </w:tcBorders>
            <w:shd w:val="clear" w:color="auto" w:fill="auto"/>
            <w:noWrap/>
            <w:vAlign w:val="bottom"/>
            <w:hideMark/>
          </w:tcPr>
          <w:p w14:paraId="3F761A0D"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0.65</w:t>
            </w:r>
          </w:p>
        </w:tc>
        <w:tc>
          <w:tcPr>
            <w:tcW w:w="841" w:type="dxa"/>
            <w:tcBorders>
              <w:top w:val="nil"/>
              <w:left w:val="nil"/>
              <w:bottom w:val="nil"/>
              <w:right w:val="nil"/>
            </w:tcBorders>
            <w:shd w:val="clear" w:color="auto" w:fill="auto"/>
            <w:noWrap/>
            <w:vAlign w:val="bottom"/>
            <w:hideMark/>
          </w:tcPr>
          <w:p w14:paraId="30D23160"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0</w:t>
            </w:r>
          </w:p>
        </w:tc>
        <w:tc>
          <w:tcPr>
            <w:tcW w:w="714" w:type="dxa"/>
            <w:tcBorders>
              <w:top w:val="nil"/>
              <w:left w:val="nil"/>
              <w:bottom w:val="nil"/>
              <w:right w:val="nil"/>
            </w:tcBorders>
            <w:shd w:val="clear" w:color="auto" w:fill="auto"/>
            <w:noWrap/>
            <w:vAlign w:val="bottom"/>
            <w:hideMark/>
          </w:tcPr>
          <w:p w14:paraId="0ABD02C0"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0</w:t>
            </w:r>
          </w:p>
        </w:tc>
        <w:tc>
          <w:tcPr>
            <w:tcW w:w="841" w:type="dxa"/>
            <w:tcBorders>
              <w:top w:val="nil"/>
              <w:left w:val="nil"/>
              <w:bottom w:val="nil"/>
              <w:right w:val="nil"/>
            </w:tcBorders>
            <w:shd w:val="clear" w:color="auto" w:fill="auto"/>
            <w:noWrap/>
            <w:vAlign w:val="bottom"/>
            <w:hideMark/>
          </w:tcPr>
          <w:p w14:paraId="101F2F2F"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0</w:t>
            </w:r>
          </w:p>
        </w:tc>
        <w:tc>
          <w:tcPr>
            <w:tcW w:w="752" w:type="dxa"/>
            <w:tcBorders>
              <w:top w:val="nil"/>
              <w:left w:val="nil"/>
              <w:bottom w:val="nil"/>
              <w:right w:val="nil"/>
            </w:tcBorders>
            <w:shd w:val="clear" w:color="auto" w:fill="auto"/>
            <w:noWrap/>
            <w:vAlign w:val="bottom"/>
            <w:hideMark/>
          </w:tcPr>
          <w:p w14:paraId="1761D0BB"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0</w:t>
            </w:r>
          </w:p>
        </w:tc>
      </w:tr>
      <w:tr w:rsidR="008C00D2" w:rsidRPr="006D4863" w14:paraId="03A0C938" w14:textId="77777777" w:rsidTr="00577592">
        <w:trPr>
          <w:trHeight w:val="301"/>
        </w:trPr>
        <w:tc>
          <w:tcPr>
            <w:tcW w:w="2238" w:type="dxa"/>
            <w:tcBorders>
              <w:top w:val="nil"/>
              <w:left w:val="nil"/>
              <w:bottom w:val="nil"/>
              <w:right w:val="nil"/>
            </w:tcBorders>
            <w:shd w:val="clear" w:color="auto" w:fill="auto"/>
            <w:noWrap/>
            <w:vAlign w:val="bottom"/>
            <w:hideMark/>
          </w:tcPr>
          <w:p w14:paraId="4583A0C9" w14:textId="77777777" w:rsidR="008C00D2" w:rsidRPr="004911BA" w:rsidRDefault="008C00D2" w:rsidP="00577592">
            <w:pPr>
              <w:pStyle w:val="ImageCaption"/>
              <w:spacing w:before="0" w:after="0" w:line="240" w:lineRule="auto"/>
              <w:rPr>
                <w:sz w:val="18"/>
                <w:szCs w:val="18"/>
              </w:rPr>
            </w:pPr>
            <w:r w:rsidRPr="004911BA">
              <w:rPr>
                <w:sz w:val="18"/>
                <w:szCs w:val="18"/>
              </w:rPr>
              <w:t>Festuca hystrix</w:t>
            </w:r>
          </w:p>
        </w:tc>
        <w:tc>
          <w:tcPr>
            <w:tcW w:w="824" w:type="dxa"/>
            <w:tcBorders>
              <w:top w:val="nil"/>
              <w:left w:val="nil"/>
              <w:bottom w:val="nil"/>
              <w:right w:val="nil"/>
            </w:tcBorders>
            <w:shd w:val="clear" w:color="auto" w:fill="auto"/>
            <w:noWrap/>
            <w:vAlign w:val="bottom"/>
            <w:hideMark/>
          </w:tcPr>
          <w:p w14:paraId="65BC091F"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0.01</w:t>
            </w:r>
          </w:p>
        </w:tc>
        <w:tc>
          <w:tcPr>
            <w:tcW w:w="696" w:type="dxa"/>
            <w:tcBorders>
              <w:top w:val="nil"/>
              <w:left w:val="nil"/>
              <w:bottom w:val="nil"/>
              <w:right w:val="nil"/>
            </w:tcBorders>
            <w:shd w:val="clear" w:color="auto" w:fill="auto"/>
            <w:noWrap/>
            <w:vAlign w:val="bottom"/>
            <w:hideMark/>
          </w:tcPr>
          <w:p w14:paraId="79B6DCC0"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&lt;0.001</w:t>
            </w:r>
          </w:p>
        </w:tc>
        <w:tc>
          <w:tcPr>
            <w:tcW w:w="825" w:type="dxa"/>
            <w:tcBorders>
              <w:top w:val="nil"/>
              <w:left w:val="nil"/>
              <w:bottom w:val="nil"/>
              <w:right w:val="nil"/>
            </w:tcBorders>
            <w:shd w:val="clear" w:color="auto" w:fill="auto"/>
            <w:noWrap/>
            <w:vAlign w:val="bottom"/>
            <w:hideMark/>
          </w:tcPr>
          <w:p w14:paraId="773FA091"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w:t>
            </w:r>
          </w:p>
        </w:tc>
        <w:tc>
          <w:tcPr>
            <w:tcW w:w="696" w:type="dxa"/>
            <w:tcBorders>
              <w:top w:val="nil"/>
              <w:left w:val="nil"/>
              <w:bottom w:val="nil"/>
              <w:right w:val="nil"/>
            </w:tcBorders>
            <w:shd w:val="clear" w:color="auto" w:fill="auto"/>
            <w:noWrap/>
            <w:vAlign w:val="bottom"/>
            <w:hideMark/>
          </w:tcPr>
          <w:p w14:paraId="5EFFCD64"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0.685</w:t>
            </w:r>
          </w:p>
        </w:tc>
        <w:tc>
          <w:tcPr>
            <w:tcW w:w="501" w:type="dxa"/>
            <w:tcBorders>
              <w:top w:val="nil"/>
              <w:left w:val="nil"/>
              <w:bottom w:val="nil"/>
              <w:right w:val="nil"/>
            </w:tcBorders>
            <w:shd w:val="clear" w:color="auto" w:fill="auto"/>
            <w:noWrap/>
            <w:vAlign w:val="bottom"/>
            <w:hideMark/>
          </w:tcPr>
          <w:p w14:paraId="167752C4"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0.28</w:t>
            </w:r>
          </w:p>
        </w:tc>
        <w:tc>
          <w:tcPr>
            <w:tcW w:w="841" w:type="dxa"/>
            <w:tcBorders>
              <w:top w:val="nil"/>
              <w:left w:val="nil"/>
              <w:bottom w:val="nil"/>
              <w:right w:val="nil"/>
            </w:tcBorders>
            <w:shd w:val="clear" w:color="auto" w:fill="auto"/>
            <w:noWrap/>
            <w:vAlign w:val="bottom"/>
            <w:hideMark/>
          </w:tcPr>
          <w:p w14:paraId="7AAEF015"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20</w:t>
            </w:r>
          </w:p>
        </w:tc>
        <w:tc>
          <w:tcPr>
            <w:tcW w:w="714" w:type="dxa"/>
            <w:tcBorders>
              <w:top w:val="nil"/>
              <w:left w:val="nil"/>
              <w:bottom w:val="nil"/>
              <w:right w:val="nil"/>
            </w:tcBorders>
            <w:shd w:val="clear" w:color="auto" w:fill="auto"/>
            <w:noWrap/>
            <w:vAlign w:val="bottom"/>
            <w:hideMark/>
          </w:tcPr>
          <w:p w14:paraId="243D4F64"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35</w:t>
            </w:r>
          </w:p>
        </w:tc>
        <w:tc>
          <w:tcPr>
            <w:tcW w:w="841" w:type="dxa"/>
            <w:tcBorders>
              <w:top w:val="nil"/>
              <w:left w:val="nil"/>
              <w:bottom w:val="nil"/>
              <w:right w:val="nil"/>
            </w:tcBorders>
            <w:shd w:val="clear" w:color="auto" w:fill="auto"/>
            <w:noWrap/>
            <w:vAlign w:val="bottom"/>
            <w:hideMark/>
          </w:tcPr>
          <w:p w14:paraId="5F1B693F"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100</w:t>
            </w:r>
          </w:p>
        </w:tc>
        <w:tc>
          <w:tcPr>
            <w:tcW w:w="752" w:type="dxa"/>
            <w:tcBorders>
              <w:top w:val="nil"/>
              <w:left w:val="nil"/>
              <w:bottom w:val="nil"/>
              <w:right w:val="nil"/>
            </w:tcBorders>
            <w:shd w:val="clear" w:color="auto" w:fill="auto"/>
            <w:noWrap/>
            <w:vAlign w:val="bottom"/>
            <w:hideMark/>
          </w:tcPr>
          <w:p w14:paraId="39A17F63"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100</w:t>
            </w:r>
          </w:p>
        </w:tc>
      </w:tr>
      <w:tr w:rsidR="008C00D2" w:rsidRPr="006D4863" w14:paraId="20AACC42" w14:textId="77777777" w:rsidTr="00577592">
        <w:trPr>
          <w:trHeight w:val="301"/>
        </w:trPr>
        <w:tc>
          <w:tcPr>
            <w:tcW w:w="2238" w:type="dxa"/>
            <w:tcBorders>
              <w:top w:val="nil"/>
              <w:left w:val="nil"/>
              <w:bottom w:val="nil"/>
              <w:right w:val="nil"/>
            </w:tcBorders>
            <w:shd w:val="clear" w:color="auto" w:fill="auto"/>
            <w:noWrap/>
            <w:vAlign w:val="bottom"/>
            <w:hideMark/>
          </w:tcPr>
          <w:p w14:paraId="4A540B10" w14:textId="77777777" w:rsidR="008C00D2" w:rsidRPr="004911BA" w:rsidRDefault="008C00D2" w:rsidP="00577592">
            <w:pPr>
              <w:pStyle w:val="ImageCaption"/>
              <w:spacing w:before="0" w:after="0" w:line="240" w:lineRule="auto"/>
              <w:rPr>
                <w:sz w:val="18"/>
                <w:szCs w:val="18"/>
              </w:rPr>
            </w:pPr>
            <w:r w:rsidRPr="004911BA">
              <w:rPr>
                <w:sz w:val="18"/>
                <w:szCs w:val="18"/>
              </w:rPr>
              <w:t>Galium pyrenaicum</w:t>
            </w:r>
          </w:p>
        </w:tc>
        <w:tc>
          <w:tcPr>
            <w:tcW w:w="824" w:type="dxa"/>
            <w:tcBorders>
              <w:top w:val="nil"/>
              <w:left w:val="nil"/>
              <w:bottom w:val="nil"/>
              <w:right w:val="nil"/>
            </w:tcBorders>
            <w:shd w:val="clear" w:color="auto" w:fill="auto"/>
            <w:noWrap/>
            <w:vAlign w:val="bottom"/>
            <w:hideMark/>
          </w:tcPr>
          <w:p w14:paraId="1539349D"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w:t>
            </w:r>
          </w:p>
        </w:tc>
        <w:tc>
          <w:tcPr>
            <w:tcW w:w="696" w:type="dxa"/>
            <w:tcBorders>
              <w:top w:val="nil"/>
              <w:left w:val="nil"/>
              <w:bottom w:val="nil"/>
              <w:right w:val="nil"/>
            </w:tcBorders>
            <w:shd w:val="clear" w:color="auto" w:fill="auto"/>
            <w:noWrap/>
            <w:vAlign w:val="bottom"/>
            <w:hideMark/>
          </w:tcPr>
          <w:p w14:paraId="4EA42FAB"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0.938</w:t>
            </w:r>
          </w:p>
        </w:tc>
        <w:tc>
          <w:tcPr>
            <w:tcW w:w="825" w:type="dxa"/>
            <w:tcBorders>
              <w:top w:val="nil"/>
              <w:left w:val="nil"/>
              <w:bottom w:val="nil"/>
              <w:right w:val="nil"/>
            </w:tcBorders>
            <w:shd w:val="clear" w:color="auto" w:fill="auto"/>
            <w:noWrap/>
            <w:vAlign w:val="bottom"/>
            <w:hideMark/>
          </w:tcPr>
          <w:p w14:paraId="0BC59BA6"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0.03</w:t>
            </w:r>
          </w:p>
        </w:tc>
        <w:tc>
          <w:tcPr>
            <w:tcW w:w="696" w:type="dxa"/>
            <w:tcBorders>
              <w:top w:val="nil"/>
              <w:left w:val="nil"/>
              <w:bottom w:val="nil"/>
              <w:right w:val="nil"/>
            </w:tcBorders>
            <w:shd w:val="clear" w:color="auto" w:fill="auto"/>
            <w:noWrap/>
            <w:vAlign w:val="bottom"/>
            <w:hideMark/>
          </w:tcPr>
          <w:p w14:paraId="36F0F1B1"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&lt;0.001</w:t>
            </w:r>
          </w:p>
        </w:tc>
        <w:tc>
          <w:tcPr>
            <w:tcW w:w="501" w:type="dxa"/>
            <w:tcBorders>
              <w:top w:val="nil"/>
              <w:left w:val="nil"/>
              <w:bottom w:val="nil"/>
              <w:right w:val="nil"/>
            </w:tcBorders>
            <w:shd w:val="clear" w:color="auto" w:fill="auto"/>
            <w:noWrap/>
            <w:vAlign w:val="bottom"/>
            <w:hideMark/>
          </w:tcPr>
          <w:p w14:paraId="5474EA97"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0.37</w:t>
            </w:r>
          </w:p>
        </w:tc>
        <w:tc>
          <w:tcPr>
            <w:tcW w:w="841" w:type="dxa"/>
            <w:tcBorders>
              <w:top w:val="nil"/>
              <w:left w:val="nil"/>
              <w:bottom w:val="nil"/>
              <w:right w:val="nil"/>
            </w:tcBorders>
            <w:shd w:val="clear" w:color="auto" w:fill="auto"/>
            <w:noWrap/>
            <w:vAlign w:val="bottom"/>
            <w:hideMark/>
          </w:tcPr>
          <w:p w14:paraId="24589426"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95</w:t>
            </w:r>
          </w:p>
        </w:tc>
        <w:tc>
          <w:tcPr>
            <w:tcW w:w="714" w:type="dxa"/>
            <w:tcBorders>
              <w:top w:val="nil"/>
              <w:left w:val="nil"/>
              <w:bottom w:val="nil"/>
              <w:right w:val="nil"/>
            </w:tcBorders>
            <w:shd w:val="clear" w:color="auto" w:fill="auto"/>
            <w:noWrap/>
            <w:vAlign w:val="bottom"/>
            <w:hideMark/>
          </w:tcPr>
          <w:p w14:paraId="753841DB"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2</w:t>
            </w:r>
          </w:p>
        </w:tc>
        <w:tc>
          <w:tcPr>
            <w:tcW w:w="841" w:type="dxa"/>
            <w:tcBorders>
              <w:top w:val="nil"/>
              <w:left w:val="nil"/>
              <w:bottom w:val="nil"/>
              <w:right w:val="nil"/>
            </w:tcBorders>
            <w:shd w:val="clear" w:color="auto" w:fill="auto"/>
            <w:noWrap/>
            <w:vAlign w:val="bottom"/>
            <w:hideMark/>
          </w:tcPr>
          <w:p w14:paraId="0A43566A"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96</w:t>
            </w:r>
          </w:p>
        </w:tc>
        <w:tc>
          <w:tcPr>
            <w:tcW w:w="752" w:type="dxa"/>
            <w:tcBorders>
              <w:top w:val="nil"/>
              <w:left w:val="nil"/>
              <w:bottom w:val="nil"/>
              <w:right w:val="nil"/>
            </w:tcBorders>
            <w:shd w:val="clear" w:color="auto" w:fill="auto"/>
            <w:noWrap/>
            <w:vAlign w:val="bottom"/>
            <w:hideMark/>
          </w:tcPr>
          <w:p w14:paraId="5456CAB1"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3</w:t>
            </w:r>
          </w:p>
        </w:tc>
      </w:tr>
      <w:tr w:rsidR="008C00D2" w:rsidRPr="006D4863" w14:paraId="064EF064" w14:textId="77777777" w:rsidTr="00577592">
        <w:trPr>
          <w:trHeight w:val="301"/>
        </w:trPr>
        <w:tc>
          <w:tcPr>
            <w:tcW w:w="2238" w:type="dxa"/>
            <w:tcBorders>
              <w:top w:val="nil"/>
              <w:left w:val="nil"/>
              <w:bottom w:val="nil"/>
              <w:right w:val="nil"/>
            </w:tcBorders>
            <w:shd w:val="clear" w:color="auto" w:fill="auto"/>
            <w:noWrap/>
            <w:vAlign w:val="bottom"/>
            <w:hideMark/>
          </w:tcPr>
          <w:p w14:paraId="536ABF4A" w14:textId="77777777" w:rsidR="008C00D2" w:rsidRPr="004911BA" w:rsidRDefault="008C00D2" w:rsidP="00577592">
            <w:pPr>
              <w:pStyle w:val="ImageCaption"/>
              <w:spacing w:before="0" w:after="0" w:line="240" w:lineRule="auto"/>
              <w:rPr>
                <w:sz w:val="18"/>
                <w:szCs w:val="18"/>
              </w:rPr>
            </w:pPr>
            <w:r w:rsidRPr="004911BA">
              <w:rPr>
                <w:sz w:val="18"/>
                <w:szCs w:val="18"/>
              </w:rPr>
              <w:t>Helianthemum canum</w:t>
            </w:r>
          </w:p>
        </w:tc>
        <w:tc>
          <w:tcPr>
            <w:tcW w:w="824" w:type="dxa"/>
            <w:tcBorders>
              <w:top w:val="nil"/>
              <w:left w:val="nil"/>
              <w:bottom w:val="nil"/>
              <w:right w:val="nil"/>
            </w:tcBorders>
            <w:shd w:val="clear" w:color="auto" w:fill="auto"/>
            <w:noWrap/>
            <w:vAlign w:val="bottom"/>
            <w:hideMark/>
          </w:tcPr>
          <w:p w14:paraId="41396661"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0.01</w:t>
            </w:r>
          </w:p>
        </w:tc>
        <w:tc>
          <w:tcPr>
            <w:tcW w:w="696" w:type="dxa"/>
            <w:tcBorders>
              <w:top w:val="nil"/>
              <w:left w:val="nil"/>
              <w:bottom w:val="nil"/>
              <w:right w:val="nil"/>
            </w:tcBorders>
            <w:shd w:val="clear" w:color="auto" w:fill="auto"/>
            <w:noWrap/>
            <w:vAlign w:val="bottom"/>
            <w:hideMark/>
          </w:tcPr>
          <w:p w14:paraId="521971AD"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&lt;0.001</w:t>
            </w:r>
          </w:p>
        </w:tc>
        <w:tc>
          <w:tcPr>
            <w:tcW w:w="825" w:type="dxa"/>
            <w:tcBorders>
              <w:top w:val="nil"/>
              <w:left w:val="nil"/>
              <w:bottom w:val="nil"/>
              <w:right w:val="nil"/>
            </w:tcBorders>
            <w:shd w:val="clear" w:color="auto" w:fill="auto"/>
            <w:noWrap/>
            <w:vAlign w:val="bottom"/>
            <w:hideMark/>
          </w:tcPr>
          <w:p w14:paraId="352ADCE7"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w:t>
            </w:r>
          </w:p>
        </w:tc>
        <w:tc>
          <w:tcPr>
            <w:tcW w:w="696" w:type="dxa"/>
            <w:tcBorders>
              <w:top w:val="nil"/>
              <w:left w:val="nil"/>
              <w:bottom w:val="nil"/>
              <w:right w:val="nil"/>
            </w:tcBorders>
            <w:shd w:val="clear" w:color="auto" w:fill="auto"/>
            <w:noWrap/>
            <w:vAlign w:val="bottom"/>
            <w:hideMark/>
          </w:tcPr>
          <w:p w14:paraId="486968B4"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0.427</w:t>
            </w:r>
          </w:p>
        </w:tc>
        <w:tc>
          <w:tcPr>
            <w:tcW w:w="501" w:type="dxa"/>
            <w:tcBorders>
              <w:top w:val="nil"/>
              <w:left w:val="nil"/>
              <w:bottom w:val="nil"/>
              <w:right w:val="nil"/>
            </w:tcBorders>
            <w:shd w:val="clear" w:color="auto" w:fill="auto"/>
            <w:noWrap/>
            <w:vAlign w:val="bottom"/>
            <w:hideMark/>
          </w:tcPr>
          <w:p w14:paraId="0EE2929E"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0.39</w:t>
            </w:r>
          </w:p>
        </w:tc>
        <w:tc>
          <w:tcPr>
            <w:tcW w:w="841" w:type="dxa"/>
            <w:tcBorders>
              <w:top w:val="nil"/>
              <w:left w:val="nil"/>
              <w:bottom w:val="nil"/>
              <w:right w:val="nil"/>
            </w:tcBorders>
            <w:shd w:val="clear" w:color="auto" w:fill="auto"/>
            <w:noWrap/>
            <w:vAlign w:val="bottom"/>
            <w:hideMark/>
          </w:tcPr>
          <w:p w14:paraId="251F66FB"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59</w:t>
            </w:r>
          </w:p>
        </w:tc>
        <w:tc>
          <w:tcPr>
            <w:tcW w:w="714" w:type="dxa"/>
            <w:tcBorders>
              <w:top w:val="nil"/>
              <w:left w:val="nil"/>
              <w:bottom w:val="nil"/>
              <w:right w:val="nil"/>
            </w:tcBorders>
            <w:shd w:val="clear" w:color="auto" w:fill="auto"/>
            <w:noWrap/>
            <w:vAlign w:val="bottom"/>
            <w:hideMark/>
          </w:tcPr>
          <w:p w14:paraId="40BE6BC6"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81</w:t>
            </w:r>
          </w:p>
        </w:tc>
        <w:tc>
          <w:tcPr>
            <w:tcW w:w="841" w:type="dxa"/>
            <w:tcBorders>
              <w:top w:val="nil"/>
              <w:left w:val="nil"/>
              <w:bottom w:val="nil"/>
              <w:right w:val="nil"/>
            </w:tcBorders>
            <w:shd w:val="clear" w:color="auto" w:fill="auto"/>
            <w:noWrap/>
            <w:vAlign w:val="bottom"/>
            <w:hideMark/>
          </w:tcPr>
          <w:p w14:paraId="6439546F"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100</w:t>
            </w:r>
          </w:p>
        </w:tc>
        <w:tc>
          <w:tcPr>
            <w:tcW w:w="752" w:type="dxa"/>
            <w:tcBorders>
              <w:top w:val="nil"/>
              <w:left w:val="nil"/>
              <w:bottom w:val="nil"/>
              <w:right w:val="nil"/>
            </w:tcBorders>
            <w:shd w:val="clear" w:color="auto" w:fill="auto"/>
            <w:noWrap/>
            <w:vAlign w:val="bottom"/>
            <w:hideMark/>
          </w:tcPr>
          <w:p w14:paraId="0669076F"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100</w:t>
            </w:r>
          </w:p>
        </w:tc>
      </w:tr>
      <w:tr w:rsidR="008C00D2" w:rsidRPr="006D4863" w14:paraId="345A33DD" w14:textId="77777777" w:rsidTr="00577592">
        <w:trPr>
          <w:trHeight w:val="301"/>
        </w:trPr>
        <w:tc>
          <w:tcPr>
            <w:tcW w:w="2238" w:type="dxa"/>
            <w:tcBorders>
              <w:top w:val="nil"/>
              <w:left w:val="nil"/>
              <w:bottom w:val="nil"/>
              <w:right w:val="nil"/>
            </w:tcBorders>
            <w:shd w:val="clear" w:color="auto" w:fill="auto"/>
            <w:noWrap/>
            <w:vAlign w:val="bottom"/>
            <w:hideMark/>
          </w:tcPr>
          <w:p w14:paraId="1D68CF3F" w14:textId="77777777" w:rsidR="008C00D2" w:rsidRPr="004911BA" w:rsidRDefault="008C00D2" w:rsidP="00577592">
            <w:pPr>
              <w:pStyle w:val="ImageCaption"/>
              <w:spacing w:before="0" w:after="0" w:line="240" w:lineRule="auto"/>
              <w:rPr>
                <w:sz w:val="18"/>
                <w:szCs w:val="18"/>
              </w:rPr>
            </w:pPr>
            <w:r w:rsidRPr="004911BA">
              <w:rPr>
                <w:sz w:val="18"/>
                <w:szCs w:val="18"/>
              </w:rPr>
              <w:t>Iberis carnosa</w:t>
            </w:r>
          </w:p>
        </w:tc>
        <w:tc>
          <w:tcPr>
            <w:tcW w:w="824" w:type="dxa"/>
            <w:tcBorders>
              <w:top w:val="nil"/>
              <w:left w:val="nil"/>
              <w:bottom w:val="nil"/>
              <w:right w:val="nil"/>
            </w:tcBorders>
            <w:shd w:val="clear" w:color="auto" w:fill="auto"/>
            <w:noWrap/>
            <w:vAlign w:val="bottom"/>
            <w:hideMark/>
          </w:tcPr>
          <w:p w14:paraId="58E37016"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w:t>
            </w:r>
          </w:p>
        </w:tc>
        <w:tc>
          <w:tcPr>
            <w:tcW w:w="696" w:type="dxa"/>
            <w:tcBorders>
              <w:top w:val="nil"/>
              <w:left w:val="nil"/>
              <w:bottom w:val="nil"/>
              <w:right w:val="nil"/>
            </w:tcBorders>
            <w:shd w:val="clear" w:color="auto" w:fill="auto"/>
            <w:noWrap/>
            <w:vAlign w:val="bottom"/>
            <w:hideMark/>
          </w:tcPr>
          <w:p w14:paraId="284FF1C8"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0.018</w:t>
            </w:r>
          </w:p>
        </w:tc>
        <w:tc>
          <w:tcPr>
            <w:tcW w:w="825" w:type="dxa"/>
            <w:tcBorders>
              <w:top w:val="nil"/>
              <w:left w:val="nil"/>
              <w:bottom w:val="nil"/>
              <w:right w:val="nil"/>
            </w:tcBorders>
            <w:shd w:val="clear" w:color="auto" w:fill="auto"/>
            <w:noWrap/>
            <w:vAlign w:val="bottom"/>
            <w:hideMark/>
          </w:tcPr>
          <w:p w14:paraId="1DFB4DD1"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0.02</w:t>
            </w:r>
          </w:p>
        </w:tc>
        <w:tc>
          <w:tcPr>
            <w:tcW w:w="696" w:type="dxa"/>
            <w:tcBorders>
              <w:top w:val="nil"/>
              <w:left w:val="nil"/>
              <w:bottom w:val="nil"/>
              <w:right w:val="nil"/>
            </w:tcBorders>
            <w:shd w:val="clear" w:color="auto" w:fill="auto"/>
            <w:noWrap/>
            <w:vAlign w:val="bottom"/>
            <w:hideMark/>
          </w:tcPr>
          <w:p w14:paraId="4CE4FB54"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&lt;0.001</w:t>
            </w:r>
          </w:p>
        </w:tc>
        <w:tc>
          <w:tcPr>
            <w:tcW w:w="501" w:type="dxa"/>
            <w:tcBorders>
              <w:top w:val="nil"/>
              <w:left w:val="nil"/>
              <w:bottom w:val="nil"/>
              <w:right w:val="nil"/>
            </w:tcBorders>
            <w:shd w:val="clear" w:color="auto" w:fill="auto"/>
            <w:noWrap/>
            <w:vAlign w:val="bottom"/>
            <w:hideMark/>
          </w:tcPr>
          <w:p w14:paraId="078AAC65"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0.28</w:t>
            </w:r>
          </w:p>
        </w:tc>
        <w:tc>
          <w:tcPr>
            <w:tcW w:w="841" w:type="dxa"/>
            <w:tcBorders>
              <w:top w:val="nil"/>
              <w:left w:val="nil"/>
              <w:bottom w:val="nil"/>
              <w:right w:val="nil"/>
            </w:tcBorders>
            <w:shd w:val="clear" w:color="auto" w:fill="auto"/>
            <w:noWrap/>
            <w:vAlign w:val="bottom"/>
            <w:hideMark/>
          </w:tcPr>
          <w:p w14:paraId="6E04613A"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83</w:t>
            </w:r>
          </w:p>
        </w:tc>
        <w:tc>
          <w:tcPr>
            <w:tcW w:w="714" w:type="dxa"/>
            <w:tcBorders>
              <w:top w:val="nil"/>
              <w:left w:val="nil"/>
              <w:bottom w:val="nil"/>
              <w:right w:val="nil"/>
            </w:tcBorders>
            <w:shd w:val="clear" w:color="auto" w:fill="auto"/>
            <w:noWrap/>
            <w:vAlign w:val="bottom"/>
            <w:hideMark/>
          </w:tcPr>
          <w:p w14:paraId="3912D34D"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3</w:t>
            </w:r>
          </w:p>
        </w:tc>
        <w:tc>
          <w:tcPr>
            <w:tcW w:w="841" w:type="dxa"/>
            <w:tcBorders>
              <w:top w:val="nil"/>
              <w:left w:val="nil"/>
              <w:bottom w:val="nil"/>
              <w:right w:val="nil"/>
            </w:tcBorders>
            <w:shd w:val="clear" w:color="auto" w:fill="auto"/>
            <w:noWrap/>
            <w:vAlign w:val="bottom"/>
            <w:hideMark/>
          </w:tcPr>
          <w:p w14:paraId="2240F3BC"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1</w:t>
            </w:r>
          </w:p>
        </w:tc>
        <w:tc>
          <w:tcPr>
            <w:tcW w:w="752" w:type="dxa"/>
            <w:tcBorders>
              <w:top w:val="nil"/>
              <w:left w:val="nil"/>
              <w:bottom w:val="nil"/>
              <w:right w:val="nil"/>
            </w:tcBorders>
            <w:shd w:val="clear" w:color="auto" w:fill="auto"/>
            <w:noWrap/>
            <w:vAlign w:val="bottom"/>
            <w:hideMark/>
          </w:tcPr>
          <w:p w14:paraId="30D34711"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0</w:t>
            </w:r>
          </w:p>
        </w:tc>
      </w:tr>
      <w:tr w:rsidR="008C00D2" w:rsidRPr="006D4863" w14:paraId="1B5B2765" w14:textId="77777777" w:rsidTr="00577592">
        <w:trPr>
          <w:trHeight w:val="301"/>
        </w:trPr>
        <w:tc>
          <w:tcPr>
            <w:tcW w:w="2238" w:type="dxa"/>
            <w:tcBorders>
              <w:top w:val="nil"/>
              <w:left w:val="nil"/>
              <w:right w:val="nil"/>
            </w:tcBorders>
            <w:shd w:val="clear" w:color="auto" w:fill="auto"/>
            <w:noWrap/>
            <w:vAlign w:val="bottom"/>
            <w:hideMark/>
          </w:tcPr>
          <w:p w14:paraId="03847337" w14:textId="77777777" w:rsidR="008C00D2" w:rsidRPr="004911BA" w:rsidRDefault="008C00D2" w:rsidP="00577592">
            <w:pPr>
              <w:pStyle w:val="ImageCaption"/>
              <w:spacing w:before="0" w:after="0" w:line="240" w:lineRule="auto"/>
              <w:rPr>
                <w:sz w:val="18"/>
                <w:szCs w:val="18"/>
              </w:rPr>
            </w:pPr>
            <w:r w:rsidRPr="004911BA">
              <w:rPr>
                <w:sz w:val="18"/>
                <w:szCs w:val="18"/>
              </w:rPr>
              <w:t>Lotus corniculatus</w:t>
            </w:r>
          </w:p>
        </w:tc>
        <w:tc>
          <w:tcPr>
            <w:tcW w:w="824" w:type="dxa"/>
            <w:tcBorders>
              <w:top w:val="nil"/>
              <w:left w:val="nil"/>
              <w:right w:val="nil"/>
            </w:tcBorders>
            <w:shd w:val="clear" w:color="auto" w:fill="auto"/>
            <w:noWrap/>
            <w:vAlign w:val="bottom"/>
            <w:hideMark/>
          </w:tcPr>
          <w:p w14:paraId="0B44B4DD"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w:t>
            </w:r>
          </w:p>
        </w:tc>
        <w:tc>
          <w:tcPr>
            <w:tcW w:w="696" w:type="dxa"/>
            <w:tcBorders>
              <w:top w:val="nil"/>
              <w:left w:val="nil"/>
              <w:right w:val="nil"/>
            </w:tcBorders>
            <w:shd w:val="clear" w:color="auto" w:fill="auto"/>
            <w:noWrap/>
            <w:vAlign w:val="bottom"/>
            <w:hideMark/>
          </w:tcPr>
          <w:p w14:paraId="65DB3862"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0.035</w:t>
            </w:r>
          </w:p>
        </w:tc>
        <w:tc>
          <w:tcPr>
            <w:tcW w:w="825" w:type="dxa"/>
            <w:tcBorders>
              <w:top w:val="nil"/>
              <w:left w:val="nil"/>
              <w:right w:val="nil"/>
            </w:tcBorders>
            <w:shd w:val="clear" w:color="auto" w:fill="auto"/>
            <w:noWrap/>
            <w:vAlign w:val="bottom"/>
            <w:hideMark/>
          </w:tcPr>
          <w:p w14:paraId="260EE6FD"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-0.04</w:t>
            </w:r>
          </w:p>
        </w:tc>
        <w:tc>
          <w:tcPr>
            <w:tcW w:w="696" w:type="dxa"/>
            <w:tcBorders>
              <w:top w:val="nil"/>
              <w:left w:val="nil"/>
              <w:right w:val="nil"/>
            </w:tcBorders>
            <w:shd w:val="clear" w:color="auto" w:fill="auto"/>
            <w:noWrap/>
            <w:vAlign w:val="bottom"/>
            <w:hideMark/>
          </w:tcPr>
          <w:p w14:paraId="24C03428"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0.049</w:t>
            </w:r>
          </w:p>
        </w:tc>
        <w:tc>
          <w:tcPr>
            <w:tcW w:w="501" w:type="dxa"/>
            <w:tcBorders>
              <w:top w:val="nil"/>
              <w:left w:val="nil"/>
              <w:right w:val="nil"/>
            </w:tcBorders>
            <w:shd w:val="clear" w:color="auto" w:fill="auto"/>
            <w:noWrap/>
            <w:vAlign w:val="bottom"/>
            <w:hideMark/>
          </w:tcPr>
          <w:p w14:paraId="7C9D9781"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0.19</w:t>
            </w:r>
          </w:p>
        </w:tc>
        <w:tc>
          <w:tcPr>
            <w:tcW w:w="841" w:type="dxa"/>
            <w:tcBorders>
              <w:top w:val="nil"/>
              <w:left w:val="nil"/>
              <w:right w:val="nil"/>
            </w:tcBorders>
            <w:shd w:val="clear" w:color="auto" w:fill="auto"/>
            <w:noWrap/>
            <w:vAlign w:val="bottom"/>
            <w:hideMark/>
          </w:tcPr>
          <w:p w14:paraId="44CA19D0"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0</w:t>
            </w:r>
          </w:p>
        </w:tc>
        <w:tc>
          <w:tcPr>
            <w:tcW w:w="714" w:type="dxa"/>
            <w:tcBorders>
              <w:top w:val="nil"/>
              <w:left w:val="nil"/>
              <w:right w:val="nil"/>
            </w:tcBorders>
            <w:shd w:val="clear" w:color="auto" w:fill="auto"/>
            <w:noWrap/>
            <w:vAlign w:val="bottom"/>
            <w:hideMark/>
          </w:tcPr>
          <w:p w14:paraId="184D1469"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39</w:t>
            </w:r>
          </w:p>
        </w:tc>
        <w:tc>
          <w:tcPr>
            <w:tcW w:w="841" w:type="dxa"/>
            <w:tcBorders>
              <w:top w:val="nil"/>
              <w:left w:val="nil"/>
              <w:right w:val="nil"/>
            </w:tcBorders>
            <w:shd w:val="clear" w:color="auto" w:fill="auto"/>
            <w:noWrap/>
            <w:vAlign w:val="bottom"/>
            <w:hideMark/>
          </w:tcPr>
          <w:p w14:paraId="6014BD6F"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0</w:t>
            </w:r>
          </w:p>
        </w:tc>
        <w:tc>
          <w:tcPr>
            <w:tcW w:w="752" w:type="dxa"/>
            <w:tcBorders>
              <w:top w:val="nil"/>
              <w:left w:val="nil"/>
              <w:right w:val="nil"/>
            </w:tcBorders>
            <w:shd w:val="clear" w:color="auto" w:fill="auto"/>
            <w:noWrap/>
            <w:vAlign w:val="bottom"/>
            <w:hideMark/>
          </w:tcPr>
          <w:p w14:paraId="16B43B7F"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99</w:t>
            </w:r>
          </w:p>
        </w:tc>
      </w:tr>
      <w:tr w:rsidR="008C00D2" w:rsidRPr="006D4863" w14:paraId="6CC2B7BA" w14:textId="77777777" w:rsidTr="00577592">
        <w:trPr>
          <w:trHeight w:val="301"/>
        </w:trPr>
        <w:tc>
          <w:tcPr>
            <w:tcW w:w="2238" w:type="dxa"/>
            <w:tcBorders>
              <w:top w:val="nil"/>
              <w:left w:val="nil"/>
              <w:bottom w:val="single" w:sz="4" w:space="0" w:color="auto"/>
              <w:right w:val="nil"/>
            </w:tcBorders>
            <w:shd w:val="clear" w:color="auto" w:fill="auto"/>
            <w:noWrap/>
            <w:vAlign w:val="bottom"/>
            <w:hideMark/>
          </w:tcPr>
          <w:p w14:paraId="13030045" w14:textId="77777777" w:rsidR="008C00D2" w:rsidRPr="004911BA" w:rsidRDefault="008C00D2" w:rsidP="00577592">
            <w:pPr>
              <w:pStyle w:val="ImageCaption"/>
              <w:spacing w:before="0" w:after="0" w:line="240" w:lineRule="auto"/>
              <w:rPr>
                <w:sz w:val="18"/>
                <w:szCs w:val="18"/>
              </w:rPr>
            </w:pPr>
            <w:r w:rsidRPr="004911BA">
              <w:rPr>
                <w:sz w:val="18"/>
                <w:szCs w:val="18"/>
              </w:rPr>
              <w:t>Scilla verna</w:t>
            </w:r>
          </w:p>
        </w:tc>
        <w:tc>
          <w:tcPr>
            <w:tcW w:w="824" w:type="dxa"/>
            <w:tcBorders>
              <w:top w:val="nil"/>
              <w:left w:val="nil"/>
              <w:bottom w:val="single" w:sz="4" w:space="0" w:color="auto"/>
              <w:right w:val="nil"/>
            </w:tcBorders>
            <w:shd w:val="clear" w:color="auto" w:fill="auto"/>
            <w:noWrap/>
            <w:vAlign w:val="bottom"/>
            <w:hideMark/>
          </w:tcPr>
          <w:p w14:paraId="752E21D8"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w:t>
            </w:r>
          </w:p>
        </w:tc>
        <w:tc>
          <w:tcPr>
            <w:tcW w:w="696" w:type="dxa"/>
            <w:tcBorders>
              <w:top w:val="nil"/>
              <w:left w:val="nil"/>
              <w:bottom w:val="single" w:sz="4" w:space="0" w:color="auto"/>
              <w:right w:val="nil"/>
            </w:tcBorders>
            <w:shd w:val="clear" w:color="auto" w:fill="auto"/>
            <w:noWrap/>
            <w:vAlign w:val="bottom"/>
            <w:hideMark/>
          </w:tcPr>
          <w:p w14:paraId="05D53FF4"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0.004</w:t>
            </w:r>
          </w:p>
        </w:tc>
        <w:tc>
          <w:tcPr>
            <w:tcW w:w="825" w:type="dxa"/>
            <w:tcBorders>
              <w:top w:val="nil"/>
              <w:left w:val="nil"/>
              <w:bottom w:val="single" w:sz="4" w:space="0" w:color="auto"/>
              <w:right w:val="nil"/>
            </w:tcBorders>
            <w:shd w:val="clear" w:color="auto" w:fill="auto"/>
            <w:noWrap/>
            <w:vAlign w:val="bottom"/>
            <w:hideMark/>
          </w:tcPr>
          <w:p w14:paraId="61031714"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-0.05</w:t>
            </w:r>
          </w:p>
        </w:tc>
        <w:tc>
          <w:tcPr>
            <w:tcW w:w="696" w:type="dxa"/>
            <w:tcBorders>
              <w:top w:val="nil"/>
              <w:left w:val="nil"/>
              <w:bottom w:val="single" w:sz="4" w:space="0" w:color="auto"/>
              <w:right w:val="nil"/>
            </w:tcBorders>
            <w:shd w:val="clear" w:color="auto" w:fill="auto"/>
            <w:noWrap/>
            <w:vAlign w:val="bottom"/>
            <w:hideMark/>
          </w:tcPr>
          <w:p w14:paraId="4E99573F"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0.033</w:t>
            </w:r>
          </w:p>
        </w:tc>
        <w:tc>
          <w:tcPr>
            <w:tcW w:w="501" w:type="dxa"/>
            <w:tcBorders>
              <w:top w:val="nil"/>
              <w:left w:val="nil"/>
              <w:bottom w:val="single" w:sz="4" w:space="0" w:color="auto"/>
              <w:right w:val="nil"/>
            </w:tcBorders>
            <w:shd w:val="clear" w:color="auto" w:fill="auto"/>
            <w:noWrap/>
            <w:vAlign w:val="bottom"/>
            <w:hideMark/>
          </w:tcPr>
          <w:p w14:paraId="6BB4E4D3"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0.28</w:t>
            </w:r>
          </w:p>
        </w:tc>
        <w:tc>
          <w:tcPr>
            <w:tcW w:w="841" w:type="dxa"/>
            <w:tcBorders>
              <w:top w:val="nil"/>
              <w:left w:val="nil"/>
              <w:bottom w:val="single" w:sz="4" w:space="0" w:color="auto"/>
              <w:right w:val="nil"/>
            </w:tcBorders>
            <w:shd w:val="clear" w:color="auto" w:fill="auto"/>
            <w:noWrap/>
            <w:vAlign w:val="bottom"/>
            <w:hideMark/>
          </w:tcPr>
          <w:p w14:paraId="15BB63CC"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0</w:t>
            </w:r>
          </w:p>
        </w:tc>
        <w:tc>
          <w:tcPr>
            <w:tcW w:w="714" w:type="dxa"/>
            <w:tcBorders>
              <w:top w:val="nil"/>
              <w:left w:val="nil"/>
              <w:bottom w:val="single" w:sz="4" w:space="0" w:color="auto"/>
              <w:right w:val="nil"/>
            </w:tcBorders>
            <w:shd w:val="clear" w:color="auto" w:fill="auto"/>
            <w:noWrap/>
            <w:vAlign w:val="bottom"/>
            <w:hideMark/>
          </w:tcPr>
          <w:p w14:paraId="50F04760"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46</w:t>
            </w:r>
          </w:p>
        </w:tc>
        <w:tc>
          <w:tcPr>
            <w:tcW w:w="841" w:type="dxa"/>
            <w:tcBorders>
              <w:top w:val="nil"/>
              <w:left w:val="nil"/>
              <w:bottom w:val="single" w:sz="4" w:space="0" w:color="auto"/>
              <w:right w:val="nil"/>
            </w:tcBorders>
            <w:shd w:val="clear" w:color="auto" w:fill="auto"/>
            <w:noWrap/>
            <w:vAlign w:val="bottom"/>
            <w:hideMark/>
          </w:tcPr>
          <w:p w14:paraId="2CEF058B"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2</w:t>
            </w:r>
          </w:p>
        </w:tc>
        <w:tc>
          <w:tcPr>
            <w:tcW w:w="752" w:type="dxa"/>
            <w:tcBorders>
              <w:top w:val="nil"/>
              <w:left w:val="nil"/>
              <w:bottom w:val="single" w:sz="4" w:space="0" w:color="auto"/>
              <w:right w:val="nil"/>
            </w:tcBorders>
            <w:shd w:val="clear" w:color="auto" w:fill="auto"/>
            <w:noWrap/>
            <w:vAlign w:val="bottom"/>
            <w:hideMark/>
          </w:tcPr>
          <w:p w14:paraId="68B46CE7"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100</w:t>
            </w:r>
          </w:p>
        </w:tc>
      </w:tr>
    </w:tbl>
    <w:p w14:paraId="050F444C" w14:textId="77777777" w:rsidR="008C00D2" w:rsidRPr="006D4863" w:rsidRDefault="008C00D2" w:rsidP="008C00D2">
      <w:pPr>
        <w:pStyle w:val="ImageCaption"/>
        <w:spacing w:before="0" w:after="0" w:line="240" w:lineRule="auto"/>
        <w:rPr>
          <w:i w:val="0"/>
          <w:iCs/>
          <w:sz w:val="16"/>
          <w:szCs w:val="16"/>
        </w:rPr>
      </w:pPr>
    </w:p>
    <w:p w14:paraId="53524CF4" w14:textId="77777777" w:rsidR="00547DE4" w:rsidRDefault="00547DE4">
      <w:pPr>
        <w:spacing w:before="0" w:after="200" w:line="240" w:lineRule="auto"/>
        <w:jc w:val="left"/>
        <w:rPr>
          <w:b/>
          <w:bCs/>
          <w:sz w:val="22"/>
          <w:szCs w:val="22"/>
        </w:rPr>
      </w:pPr>
      <w:r>
        <w:rPr>
          <w:b/>
          <w:bCs/>
          <w:sz w:val="22"/>
          <w:szCs w:val="22"/>
        </w:rPr>
        <w:br w:type="page"/>
      </w:r>
    </w:p>
    <w:p w14:paraId="6EDFD36F" w14:textId="6DDFBE00" w:rsidR="00CB68A6" w:rsidRPr="0027489E" w:rsidRDefault="00C946D4" w:rsidP="0027489E">
      <w:pPr>
        <w:spacing w:before="120" w:after="0"/>
        <w:rPr>
          <w:sz w:val="22"/>
          <w:szCs w:val="22"/>
        </w:rPr>
      </w:pPr>
      <w:r w:rsidRPr="0027489E">
        <w:rPr>
          <w:b/>
          <w:bCs/>
          <w:sz w:val="22"/>
          <w:szCs w:val="22"/>
        </w:rPr>
        <w:lastRenderedPageBreak/>
        <w:t>Figure 1.</w:t>
      </w:r>
      <w:r w:rsidRPr="0027489E">
        <w:rPr>
          <w:sz w:val="22"/>
          <w:szCs w:val="22"/>
        </w:rPr>
        <w:t xml:space="preserve"> Study system. (A) </w:t>
      </w:r>
      <w:r w:rsidR="00247F6F">
        <w:rPr>
          <w:sz w:val="22"/>
          <w:szCs w:val="22"/>
        </w:rPr>
        <w:t>Location</w:t>
      </w:r>
      <w:r w:rsidRPr="0027489E">
        <w:rPr>
          <w:sz w:val="22"/>
          <w:szCs w:val="22"/>
        </w:rPr>
        <w:t xml:space="preserve"> of the </w:t>
      </w:r>
      <w:r w:rsidR="00247F6F">
        <w:rPr>
          <w:sz w:val="22"/>
          <w:szCs w:val="22"/>
        </w:rPr>
        <w:t>Picos de Europa</w:t>
      </w:r>
      <w:r w:rsidR="005A657F">
        <w:rPr>
          <w:sz w:val="22"/>
          <w:szCs w:val="22"/>
        </w:rPr>
        <w:t xml:space="preserve"> National Park</w:t>
      </w:r>
      <w:r w:rsidRPr="0027489E">
        <w:rPr>
          <w:sz w:val="22"/>
          <w:szCs w:val="22"/>
        </w:rPr>
        <w:t xml:space="preserve"> (purple star) in </w:t>
      </w:r>
      <w:r w:rsidR="00247F6F">
        <w:rPr>
          <w:sz w:val="22"/>
          <w:szCs w:val="22"/>
        </w:rPr>
        <w:t>northern Spain</w:t>
      </w:r>
      <w:r w:rsidRPr="0027489E">
        <w:rPr>
          <w:sz w:val="22"/>
          <w:szCs w:val="22"/>
        </w:rPr>
        <w:t xml:space="preserve">. (B) </w:t>
      </w:r>
      <w:r w:rsidR="00AB6A38">
        <w:rPr>
          <w:sz w:val="22"/>
          <w:szCs w:val="22"/>
        </w:rPr>
        <w:t>The f</w:t>
      </w:r>
      <w:r w:rsidRPr="0027489E">
        <w:rPr>
          <w:sz w:val="22"/>
          <w:szCs w:val="22"/>
        </w:rPr>
        <w:t xml:space="preserve">our study sites (purple circles) placed in a North-South gradient in the central </w:t>
      </w:r>
      <w:r w:rsidR="00AB6A38">
        <w:rPr>
          <w:sz w:val="22"/>
          <w:szCs w:val="22"/>
        </w:rPr>
        <w:t xml:space="preserve">calcareous </w:t>
      </w:r>
      <w:r w:rsidRPr="0027489E">
        <w:rPr>
          <w:sz w:val="22"/>
          <w:szCs w:val="22"/>
        </w:rPr>
        <w:t>massif</w:t>
      </w:r>
      <w:r w:rsidR="00AB6A38">
        <w:rPr>
          <w:sz w:val="22"/>
          <w:szCs w:val="22"/>
        </w:rPr>
        <w:t>:</w:t>
      </w:r>
      <w:r w:rsidRPr="00AB6A38">
        <w:rPr>
          <w:sz w:val="22"/>
          <w:szCs w:val="22"/>
        </w:rPr>
        <w:t xml:space="preserve"> </w:t>
      </w:r>
      <w:r w:rsidR="00AB6A38" w:rsidRPr="00AB6A38">
        <w:rPr>
          <w:sz w:val="22"/>
          <w:szCs w:val="22"/>
        </w:rPr>
        <w:t>1</w:t>
      </w:r>
      <w:r w:rsidR="00AB6A38">
        <w:rPr>
          <w:sz w:val="22"/>
          <w:szCs w:val="22"/>
        </w:rPr>
        <w:t xml:space="preserve">) </w:t>
      </w:r>
      <w:r w:rsidRPr="00AB6A38">
        <w:rPr>
          <w:sz w:val="22"/>
          <w:szCs w:val="22"/>
        </w:rPr>
        <w:t xml:space="preserve">Los Cazadores; </w:t>
      </w:r>
      <w:r w:rsidR="00AB6A38">
        <w:rPr>
          <w:sz w:val="22"/>
          <w:szCs w:val="22"/>
        </w:rPr>
        <w:t xml:space="preserve">2) </w:t>
      </w:r>
      <w:r w:rsidRPr="00AB6A38">
        <w:rPr>
          <w:sz w:val="22"/>
          <w:szCs w:val="22"/>
        </w:rPr>
        <w:t xml:space="preserve">Ḥou Sin Tierri; </w:t>
      </w:r>
      <w:r w:rsidR="00AB6A38">
        <w:rPr>
          <w:sz w:val="22"/>
          <w:szCs w:val="22"/>
        </w:rPr>
        <w:t xml:space="preserve">3) </w:t>
      </w:r>
      <w:r w:rsidRPr="00AB6A38">
        <w:rPr>
          <w:sz w:val="22"/>
          <w:szCs w:val="22"/>
        </w:rPr>
        <w:t xml:space="preserve">Los Boches; </w:t>
      </w:r>
      <w:r w:rsidR="00AB6A38">
        <w:rPr>
          <w:sz w:val="22"/>
          <w:szCs w:val="22"/>
        </w:rPr>
        <w:t xml:space="preserve">and 4) </w:t>
      </w:r>
      <w:r w:rsidRPr="00AB6A38">
        <w:rPr>
          <w:sz w:val="22"/>
          <w:szCs w:val="22"/>
        </w:rPr>
        <w:t xml:space="preserve">Hoyo Sin Tierra. </w:t>
      </w:r>
      <w:r w:rsidRPr="0027489E">
        <w:rPr>
          <w:sz w:val="22"/>
          <w:szCs w:val="22"/>
        </w:rPr>
        <w:t xml:space="preserve">(C) Sampling design in one of the sites, showing the central plot </w:t>
      </w:r>
      <w:r w:rsidR="00DE5638">
        <w:rPr>
          <w:sz w:val="22"/>
          <w:szCs w:val="22"/>
        </w:rPr>
        <w:t>of</w:t>
      </w:r>
      <w:r w:rsidRPr="0027489E">
        <w:rPr>
          <w:sz w:val="22"/>
          <w:szCs w:val="22"/>
        </w:rPr>
        <w:t xml:space="preserve"> the temporal survey and the additional </w:t>
      </w:r>
      <w:proofErr w:type="gramStart"/>
      <w:r w:rsidR="00DE5638">
        <w:rPr>
          <w:sz w:val="22"/>
          <w:szCs w:val="22"/>
        </w:rPr>
        <w:t>20</w:t>
      </w:r>
      <w:proofErr w:type="gramEnd"/>
      <w:r w:rsidR="00DE5638">
        <w:rPr>
          <w:sz w:val="22"/>
          <w:szCs w:val="22"/>
        </w:rPr>
        <w:t xml:space="preserve"> </w:t>
      </w:r>
      <w:r w:rsidRPr="0027489E">
        <w:rPr>
          <w:sz w:val="22"/>
          <w:szCs w:val="22"/>
        </w:rPr>
        <w:t xml:space="preserve">plots </w:t>
      </w:r>
      <w:r w:rsidR="00DE5638">
        <w:rPr>
          <w:sz w:val="22"/>
          <w:szCs w:val="22"/>
        </w:rPr>
        <w:t>of</w:t>
      </w:r>
      <w:r w:rsidRPr="0027489E">
        <w:rPr>
          <w:sz w:val="22"/>
          <w:szCs w:val="22"/>
        </w:rPr>
        <w:t xml:space="preserve"> the spatial survey.</w:t>
      </w:r>
      <w:r w:rsidR="00D56DCF" w:rsidRPr="0027489E">
        <w:rPr>
          <w:sz w:val="22"/>
          <w:szCs w:val="22"/>
        </w:rPr>
        <w:t xml:space="preserve"> (D) </w:t>
      </w:r>
      <w:r w:rsidR="009C5713" w:rsidRPr="0027489E">
        <w:rPr>
          <w:sz w:val="22"/>
          <w:szCs w:val="22"/>
        </w:rPr>
        <w:t xml:space="preserve">Non-Metric Dimensional Scaling (NMDS) of species composition for </w:t>
      </w:r>
      <w:r w:rsidR="002D4DC2">
        <w:rPr>
          <w:sz w:val="22"/>
          <w:szCs w:val="22"/>
        </w:rPr>
        <w:t xml:space="preserve">the </w:t>
      </w:r>
      <w:r w:rsidR="009C5713" w:rsidRPr="0027489E">
        <w:rPr>
          <w:sz w:val="22"/>
          <w:szCs w:val="22"/>
        </w:rPr>
        <w:t>78 1 m</w:t>
      </w:r>
      <w:r w:rsidR="009C5713" w:rsidRPr="0027489E">
        <w:rPr>
          <w:sz w:val="22"/>
          <w:szCs w:val="22"/>
          <w:vertAlign w:val="superscript"/>
        </w:rPr>
        <w:t>2</w:t>
      </w:r>
      <w:r w:rsidR="009C5713" w:rsidRPr="0027489E">
        <w:rPr>
          <w:sz w:val="22"/>
          <w:szCs w:val="22"/>
        </w:rPr>
        <w:t xml:space="preserve"> plots sampled in the spatial survey</w:t>
      </w:r>
      <w:r w:rsidR="00BE6349" w:rsidRPr="0027489E">
        <w:rPr>
          <w:sz w:val="22"/>
          <w:szCs w:val="22"/>
        </w:rPr>
        <w:t xml:space="preserve">, </w:t>
      </w:r>
      <w:r w:rsidR="002D4DC2">
        <w:rPr>
          <w:sz w:val="22"/>
          <w:szCs w:val="22"/>
        </w:rPr>
        <w:t xml:space="preserve">where </w:t>
      </w:r>
      <w:r w:rsidR="00BE6349" w:rsidRPr="0027489E">
        <w:rPr>
          <w:sz w:val="22"/>
          <w:szCs w:val="22"/>
        </w:rPr>
        <w:t xml:space="preserve">points represent the </w:t>
      </w:r>
      <w:proofErr w:type="gramStart"/>
      <w:r w:rsidR="00460D5C" w:rsidRPr="0027489E">
        <w:rPr>
          <w:sz w:val="22"/>
          <w:szCs w:val="22"/>
        </w:rPr>
        <w:t>20</w:t>
      </w:r>
      <w:proofErr w:type="gramEnd"/>
      <w:r w:rsidR="00460D5C" w:rsidRPr="0027489E">
        <w:rPr>
          <w:sz w:val="22"/>
          <w:szCs w:val="22"/>
        </w:rPr>
        <w:t xml:space="preserve"> plots of each </w:t>
      </w:r>
      <w:r w:rsidR="00BE6349" w:rsidRPr="0027489E">
        <w:rPr>
          <w:sz w:val="22"/>
          <w:szCs w:val="22"/>
        </w:rPr>
        <w:t>site</w:t>
      </w:r>
      <w:r w:rsidR="00460D5C" w:rsidRPr="0027489E">
        <w:rPr>
          <w:sz w:val="22"/>
          <w:szCs w:val="22"/>
        </w:rPr>
        <w:t xml:space="preserve"> (sites scores</w:t>
      </w:r>
      <w:r w:rsidR="002D4DC2">
        <w:rPr>
          <w:sz w:val="22"/>
          <w:szCs w:val="22"/>
        </w:rPr>
        <w:t>)</w:t>
      </w:r>
      <w:r w:rsidR="009C5713" w:rsidRPr="0027489E">
        <w:rPr>
          <w:sz w:val="22"/>
          <w:szCs w:val="22"/>
        </w:rPr>
        <w:t>.</w:t>
      </w:r>
      <w:bookmarkStart w:id="82" w:name="_Hlk120882490"/>
      <w:bookmarkEnd w:id="81"/>
      <w:r w:rsidR="00103151" w:rsidRPr="0027489E">
        <w:rPr>
          <w:sz w:val="22"/>
          <w:szCs w:val="22"/>
        </w:rPr>
        <w:t xml:space="preserve"> </w:t>
      </w:r>
      <w:r w:rsidR="002D4DC2">
        <w:rPr>
          <w:sz w:val="22"/>
          <w:szCs w:val="22"/>
        </w:rPr>
        <w:t>S</w:t>
      </w:r>
      <w:r w:rsidR="00103151" w:rsidRPr="0027489E">
        <w:rPr>
          <w:sz w:val="22"/>
          <w:szCs w:val="22"/>
        </w:rPr>
        <w:t>pecies abbreviations</w:t>
      </w:r>
      <w:r w:rsidR="002D4DC2">
        <w:rPr>
          <w:sz w:val="22"/>
          <w:szCs w:val="22"/>
        </w:rPr>
        <w:t xml:space="preserve"> </w:t>
      </w:r>
      <w:proofErr w:type="gramStart"/>
      <w:r w:rsidR="002D4DC2">
        <w:rPr>
          <w:sz w:val="22"/>
          <w:szCs w:val="22"/>
        </w:rPr>
        <w:t>are shown</w:t>
      </w:r>
      <w:proofErr w:type="gramEnd"/>
      <w:r w:rsidR="00103151" w:rsidRPr="0027489E">
        <w:rPr>
          <w:sz w:val="22"/>
          <w:szCs w:val="22"/>
        </w:rPr>
        <w:t xml:space="preserve"> in </w:t>
      </w:r>
      <w:r w:rsidR="00103151" w:rsidRPr="002D4DC2">
        <w:rPr>
          <w:b/>
          <w:bCs/>
          <w:sz w:val="22"/>
          <w:szCs w:val="22"/>
        </w:rPr>
        <w:t xml:space="preserve">Supplementary </w:t>
      </w:r>
      <w:r w:rsidR="002F4548" w:rsidRPr="002D4DC2">
        <w:rPr>
          <w:b/>
          <w:bCs/>
          <w:sz w:val="22"/>
          <w:szCs w:val="22"/>
        </w:rPr>
        <w:t>Table S</w:t>
      </w:r>
      <w:r w:rsidR="00380828">
        <w:rPr>
          <w:b/>
          <w:bCs/>
          <w:sz w:val="22"/>
          <w:szCs w:val="22"/>
        </w:rPr>
        <w:t>2</w:t>
      </w:r>
      <w:r w:rsidR="002F4548" w:rsidRPr="0027489E">
        <w:rPr>
          <w:sz w:val="22"/>
          <w:szCs w:val="22"/>
        </w:rPr>
        <w:t xml:space="preserve">. </w:t>
      </w:r>
    </w:p>
    <w:p w14:paraId="4F9753FE" w14:textId="58E79E76" w:rsidR="00C76F3F" w:rsidRDefault="00C75B83" w:rsidP="005C1662">
      <w:pPr>
        <w:spacing w:line="240" w:lineRule="auto"/>
        <w:rPr>
          <w:b/>
          <w:bCs/>
          <w:sz w:val="22"/>
          <w:szCs w:val="22"/>
        </w:rPr>
      </w:pPr>
      <w:r>
        <w:rPr>
          <w:b/>
          <w:bCs/>
          <w:noProof/>
          <w:sz w:val="22"/>
          <w:szCs w:val="22"/>
        </w:rPr>
        <w:drawing>
          <wp:inline distT="0" distB="0" distL="0" distR="0" wp14:anchorId="48B6F646" wp14:editId="3EEE9FC7">
            <wp:extent cx="5612130" cy="4852670"/>
            <wp:effectExtent l="0" t="0" r="0" b="0"/>
            <wp:docPr id="350961148"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961148" name="Imagen 1" descr="Interfaz de usuario gráfica&#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2130" cy="4852670"/>
                    </a:xfrm>
                    <a:prstGeom prst="rect">
                      <a:avLst/>
                    </a:prstGeom>
                  </pic:spPr>
                </pic:pic>
              </a:graphicData>
            </a:graphic>
          </wp:inline>
        </w:drawing>
      </w:r>
    </w:p>
    <w:p w14:paraId="51979EE1" w14:textId="77777777" w:rsidR="0038641A" w:rsidRDefault="0038641A">
      <w:pPr>
        <w:spacing w:before="0" w:after="200" w:line="240" w:lineRule="auto"/>
        <w:jc w:val="left"/>
        <w:rPr>
          <w:b/>
          <w:bCs/>
          <w:sz w:val="22"/>
          <w:szCs w:val="22"/>
        </w:rPr>
      </w:pPr>
      <w:r>
        <w:rPr>
          <w:b/>
          <w:bCs/>
          <w:sz w:val="22"/>
          <w:szCs w:val="22"/>
        </w:rPr>
        <w:br w:type="page"/>
      </w:r>
    </w:p>
    <w:p w14:paraId="3BB3FCBA" w14:textId="565C9EEC" w:rsidR="005C1662" w:rsidRPr="0027489E" w:rsidRDefault="005C1662" w:rsidP="0027489E">
      <w:pPr>
        <w:spacing w:before="120" w:after="0"/>
        <w:rPr>
          <w:sz w:val="22"/>
          <w:szCs w:val="22"/>
        </w:rPr>
      </w:pPr>
      <w:commentRangeStart w:id="83"/>
      <w:commentRangeStart w:id="84"/>
      <w:r w:rsidRPr="0027489E">
        <w:rPr>
          <w:b/>
          <w:bCs/>
          <w:sz w:val="22"/>
          <w:szCs w:val="22"/>
        </w:rPr>
        <w:lastRenderedPageBreak/>
        <w:t>Figure 2</w:t>
      </w:r>
      <w:commentRangeEnd w:id="83"/>
      <w:r w:rsidR="00F1481A" w:rsidRPr="0027489E">
        <w:rPr>
          <w:rStyle w:val="Refdecomentario"/>
          <w:sz w:val="22"/>
          <w:szCs w:val="22"/>
        </w:rPr>
        <w:commentReference w:id="83"/>
      </w:r>
      <w:commentRangeEnd w:id="84"/>
      <w:r w:rsidR="00B573D9">
        <w:rPr>
          <w:rStyle w:val="Refdecomentario"/>
        </w:rPr>
        <w:commentReference w:id="84"/>
      </w:r>
      <w:r w:rsidR="00974F02" w:rsidRPr="0027489E">
        <w:rPr>
          <w:b/>
          <w:bCs/>
          <w:sz w:val="22"/>
          <w:szCs w:val="22"/>
        </w:rPr>
        <w:t>.</w:t>
      </w:r>
      <w:r w:rsidRPr="0027489E">
        <w:rPr>
          <w:sz w:val="22"/>
          <w:szCs w:val="22"/>
        </w:rPr>
        <w:t xml:space="preserve"> Soil temperature logs</w:t>
      </w:r>
      <w:r w:rsidR="00B573D9">
        <w:rPr>
          <w:sz w:val="22"/>
          <w:szCs w:val="22"/>
        </w:rPr>
        <w:t xml:space="preserve"> recorded </w:t>
      </w:r>
      <w:r w:rsidR="004902E4" w:rsidRPr="0027489E">
        <w:rPr>
          <w:sz w:val="22"/>
          <w:szCs w:val="22"/>
        </w:rPr>
        <w:t>at -5 cm</w:t>
      </w:r>
      <w:r w:rsidR="004902E4">
        <w:rPr>
          <w:sz w:val="22"/>
          <w:szCs w:val="22"/>
        </w:rPr>
        <w:t xml:space="preserve"> </w:t>
      </w:r>
      <w:r w:rsidR="00B573D9">
        <w:rPr>
          <w:sz w:val="22"/>
          <w:szCs w:val="22"/>
        </w:rPr>
        <w:t xml:space="preserve">in </w:t>
      </w:r>
      <w:r w:rsidR="004902E4">
        <w:rPr>
          <w:sz w:val="22"/>
          <w:szCs w:val="22"/>
        </w:rPr>
        <w:t xml:space="preserve">the alpine system of the </w:t>
      </w:r>
      <w:r w:rsidR="005A657F">
        <w:rPr>
          <w:sz w:val="22"/>
          <w:szCs w:val="22"/>
        </w:rPr>
        <w:t xml:space="preserve">Picos de Europa </w:t>
      </w:r>
      <w:r w:rsidR="004902E4">
        <w:rPr>
          <w:sz w:val="22"/>
          <w:szCs w:val="22"/>
        </w:rPr>
        <w:t>National Park, Spain.</w:t>
      </w:r>
      <w:r w:rsidRPr="0027489E">
        <w:rPr>
          <w:sz w:val="22"/>
          <w:szCs w:val="22"/>
        </w:rPr>
        <w:t xml:space="preserve"> (A) </w:t>
      </w:r>
      <w:r w:rsidR="004902E4">
        <w:rPr>
          <w:sz w:val="22"/>
          <w:szCs w:val="22"/>
        </w:rPr>
        <w:t xml:space="preserve">Temperatures </w:t>
      </w:r>
      <w:r w:rsidRPr="0027489E">
        <w:rPr>
          <w:sz w:val="22"/>
          <w:szCs w:val="22"/>
        </w:rPr>
        <w:t>recorded every hour in the temporal survey plots of the</w:t>
      </w:r>
      <w:ins w:id="85" w:author="EDUARDO FERNANDEZ PASCUAL" w:date="2023-07-14T09:22:00Z">
        <w:r w:rsidR="00B05B5B">
          <w:rPr>
            <w:sz w:val="22"/>
            <w:szCs w:val="22"/>
          </w:rPr>
          <w:t xml:space="preserve"> </w:t>
        </w:r>
      </w:ins>
      <w:r w:rsidR="00300EDF">
        <w:rPr>
          <w:sz w:val="22"/>
          <w:szCs w:val="22"/>
        </w:rPr>
        <w:t>four</w:t>
      </w:r>
      <w:r w:rsidRPr="0027489E">
        <w:rPr>
          <w:sz w:val="22"/>
          <w:szCs w:val="22"/>
        </w:rPr>
        <w:t xml:space="preserve"> sites </w:t>
      </w:r>
      <w:r w:rsidR="0015340F">
        <w:rPr>
          <w:sz w:val="22"/>
          <w:szCs w:val="22"/>
        </w:rPr>
        <w:t>from</w:t>
      </w:r>
      <w:r w:rsidRPr="0027489E">
        <w:rPr>
          <w:sz w:val="22"/>
          <w:szCs w:val="22"/>
        </w:rPr>
        <w:t xml:space="preserve"> 1 Jan 2009 </w:t>
      </w:r>
      <w:r w:rsidR="0015340F">
        <w:rPr>
          <w:sz w:val="22"/>
          <w:szCs w:val="22"/>
        </w:rPr>
        <w:t>to</w:t>
      </w:r>
      <w:r w:rsidRPr="0027489E">
        <w:rPr>
          <w:sz w:val="22"/>
          <w:szCs w:val="22"/>
        </w:rPr>
        <w:t xml:space="preserve"> 31 Dec 2018. (B) Soil temperatures recorded every 4 hours in the 20 </w:t>
      </w:r>
      <w:r w:rsidR="00300EDF" w:rsidRPr="0027489E">
        <w:rPr>
          <w:sz w:val="22"/>
          <w:szCs w:val="22"/>
        </w:rPr>
        <w:t>plots</w:t>
      </w:r>
      <w:r w:rsidR="0015340F">
        <w:rPr>
          <w:sz w:val="22"/>
          <w:szCs w:val="22"/>
        </w:rPr>
        <w:t xml:space="preserve"> x 4 sites</w:t>
      </w:r>
      <w:r w:rsidR="00300EDF">
        <w:rPr>
          <w:sz w:val="22"/>
          <w:szCs w:val="22"/>
        </w:rPr>
        <w:t xml:space="preserve"> of the</w:t>
      </w:r>
      <w:r w:rsidR="00300EDF" w:rsidRPr="0027489E">
        <w:rPr>
          <w:sz w:val="22"/>
          <w:szCs w:val="22"/>
        </w:rPr>
        <w:t xml:space="preserve"> </w:t>
      </w:r>
      <w:r w:rsidRPr="0027489E">
        <w:rPr>
          <w:sz w:val="22"/>
          <w:szCs w:val="22"/>
        </w:rPr>
        <w:t xml:space="preserve">spatial survey (each color being a plot) </w:t>
      </w:r>
      <w:r w:rsidR="0015340F">
        <w:rPr>
          <w:sz w:val="22"/>
          <w:szCs w:val="22"/>
        </w:rPr>
        <w:t>from</w:t>
      </w:r>
      <w:r w:rsidRPr="0027489E">
        <w:rPr>
          <w:sz w:val="22"/>
          <w:szCs w:val="22"/>
        </w:rPr>
        <w:t xml:space="preserve"> 1 Oct 2018 to 31 Aug 2019.</w:t>
      </w:r>
      <w:bookmarkEnd w:id="82"/>
    </w:p>
    <w:p w14:paraId="5B380685" w14:textId="7F63C355" w:rsidR="005C1662" w:rsidRDefault="00BC58DE" w:rsidP="005C1662">
      <w:pPr>
        <w:pStyle w:val="Textoindependiente"/>
      </w:pPr>
      <w:r>
        <w:rPr>
          <w:noProof/>
        </w:rPr>
        <w:drawing>
          <wp:inline distT="0" distB="0" distL="0" distR="0" wp14:anchorId="31499AAD" wp14:editId="621E83E4">
            <wp:extent cx="5612130" cy="4316730"/>
            <wp:effectExtent l="0" t="0" r="0" b="0"/>
            <wp:docPr id="74092782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927826" name="Imagen 74092782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2130" cy="4316730"/>
                    </a:xfrm>
                    <a:prstGeom prst="rect">
                      <a:avLst/>
                    </a:prstGeom>
                  </pic:spPr>
                </pic:pic>
              </a:graphicData>
            </a:graphic>
          </wp:inline>
        </w:drawing>
      </w:r>
    </w:p>
    <w:p w14:paraId="7A0D0BC0" w14:textId="7A4AFFFF" w:rsidR="00974F02" w:rsidRDefault="005C1662" w:rsidP="00974F02">
      <w:pPr>
        <w:pStyle w:val="FirstParagraph"/>
      </w:pPr>
      <w:r>
        <w:rPr>
          <w:b/>
          <w:bCs/>
          <w:sz w:val="22"/>
          <w:szCs w:val="22"/>
        </w:rPr>
        <w:br w:type="page"/>
      </w:r>
    </w:p>
    <w:p w14:paraId="6188B152" w14:textId="6D09482B" w:rsidR="00974F02" w:rsidRPr="0027489E" w:rsidRDefault="00974F02" w:rsidP="0027489E">
      <w:pPr>
        <w:spacing w:before="120" w:after="0"/>
        <w:rPr>
          <w:sz w:val="22"/>
          <w:szCs w:val="22"/>
        </w:rPr>
      </w:pPr>
      <w:commentRangeStart w:id="86"/>
      <w:commentRangeStart w:id="87"/>
      <w:r w:rsidRPr="0027489E">
        <w:rPr>
          <w:b/>
          <w:bCs/>
          <w:sz w:val="22"/>
          <w:szCs w:val="22"/>
        </w:rPr>
        <w:lastRenderedPageBreak/>
        <w:t>Figure 3</w:t>
      </w:r>
      <w:commentRangeEnd w:id="86"/>
      <w:r w:rsidR="00F1481A" w:rsidRPr="0027489E">
        <w:rPr>
          <w:rStyle w:val="Refdecomentario"/>
          <w:sz w:val="22"/>
          <w:szCs w:val="22"/>
        </w:rPr>
        <w:commentReference w:id="86"/>
      </w:r>
      <w:commentRangeEnd w:id="87"/>
      <w:r w:rsidR="006D4F7B">
        <w:rPr>
          <w:rStyle w:val="Refdecomentario"/>
        </w:rPr>
        <w:commentReference w:id="87"/>
      </w:r>
      <w:r w:rsidRPr="0027489E">
        <w:rPr>
          <w:b/>
          <w:bCs/>
          <w:sz w:val="22"/>
          <w:szCs w:val="22"/>
        </w:rPr>
        <w:t xml:space="preserve">. </w:t>
      </w:r>
      <w:r w:rsidR="00510036" w:rsidRPr="0027489E">
        <w:rPr>
          <w:sz w:val="22"/>
          <w:szCs w:val="22"/>
        </w:rPr>
        <w:t xml:space="preserve">(A) </w:t>
      </w:r>
      <w:r w:rsidRPr="0027489E">
        <w:rPr>
          <w:sz w:val="22"/>
          <w:szCs w:val="22"/>
        </w:rPr>
        <w:t xml:space="preserve">Temporal trends in soil temperature. Shaded </w:t>
      </w:r>
      <w:r w:rsidR="004605E8">
        <w:rPr>
          <w:sz w:val="22"/>
          <w:szCs w:val="22"/>
        </w:rPr>
        <w:t>smooth</w:t>
      </w:r>
      <w:r w:rsidRPr="0027489E">
        <w:rPr>
          <w:sz w:val="22"/>
          <w:szCs w:val="22"/>
        </w:rPr>
        <w:t xml:space="preserve"> lines indicate the trend component in the soil temperature time series </w:t>
      </w:r>
      <w:r w:rsidR="004D74A2">
        <w:rPr>
          <w:sz w:val="22"/>
          <w:szCs w:val="22"/>
        </w:rPr>
        <w:t>from</w:t>
      </w:r>
      <w:r w:rsidRPr="0027489E">
        <w:rPr>
          <w:sz w:val="22"/>
          <w:szCs w:val="22"/>
        </w:rPr>
        <w:t xml:space="preserve"> 1 Jan 2009 </w:t>
      </w:r>
      <w:r w:rsidR="004D74A2">
        <w:rPr>
          <w:sz w:val="22"/>
          <w:szCs w:val="22"/>
        </w:rPr>
        <w:t>to</w:t>
      </w:r>
      <w:r w:rsidRPr="0027489E">
        <w:rPr>
          <w:sz w:val="22"/>
          <w:szCs w:val="22"/>
        </w:rPr>
        <w:t xml:space="preserve"> 31 Dec 2018</w:t>
      </w:r>
      <w:r w:rsidR="00DA2EFD" w:rsidRPr="0027489E">
        <w:rPr>
          <w:sz w:val="22"/>
          <w:szCs w:val="22"/>
        </w:rPr>
        <w:t xml:space="preserve"> (temporal survey</w:t>
      </w:r>
      <w:r w:rsidR="00BA3952" w:rsidRPr="0027489E">
        <w:rPr>
          <w:sz w:val="22"/>
          <w:szCs w:val="22"/>
        </w:rPr>
        <w:t>)</w:t>
      </w:r>
      <w:r w:rsidRPr="0027489E">
        <w:rPr>
          <w:sz w:val="22"/>
          <w:szCs w:val="22"/>
        </w:rPr>
        <w:t>. The dark red line is the slope of a linear regression fitted to the temperature trends.</w:t>
      </w:r>
      <w:r w:rsidR="00510036" w:rsidRPr="0027489E">
        <w:rPr>
          <w:sz w:val="22"/>
          <w:szCs w:val="22"/>
        </w:rPr>
        <w:t xml:space="preserve"> (B) Spatial vs. temporal variation in soil temperature. Actual values and density plots of the values recorded during the </w:t>
      </w:r>
      <w:r w:rsidR="005A657F" w:rsidRPr="0027489E">
        <w:rPr>
          <w:sz w:val="22"/>
          <w:szCs w:val="22"/>
        </w:rPr>
        <w:t>spatial survey (4 sites x 20 plots</w:t>
      </w:r>
      <w:r w:rsidR="005A657F">
        <w:rPr>
          <w:sz w:val="22"/>
          <w:szCs w:val="22"/>
        </w:rPr>
        <w:t>,</w:t>
      </w:r>
      <w:r w:rsidR="005A657F" w:rsidRPr="0027489E">
        <w:rPr>
          <w:sz w:val="22"/>
          <w:szCs w:val="22"/>
        </w:rPr>
        <w:t xml:space="preserve"> in red) </w:t>
      </w:r>
      <w:r w:rsidR="005A657F">
        <w:rPr>
          <w:sz w:val="22"/>
          <w:szCs w:val="22"/>
        </w:rPr>
        <w:t xml:space="preserve">and the </w:t>
      </w:r>
      <w:r w:rsidR="00510036" w:rsidRPr="0027489E">
        <w:rPr>
          <w:sz w:val="22"/>
          <w:szCs w:val="22"/>
        </w:rPr>
        <w:t>temporal survey (4 sites x 10 year</w:t>
      </w:r>
      <w:r w:rsidR="005A657F">
        <w:rPr>
          <w:sz w:val="22"/>
          <w:szCs w:val="22"/>
        </w:rPr>
        <w:t>s,</w:t>
      </w:r>
      <w:r w:rsidR="00D5064F" w:rsidRPr="0027489E">
        <w:rPr>
          <w:sz w:val="22"/>
          <w:szCs w:val="22"/>
        </w:rPr>
        <w:t xml:space="preserve"> in blue</w:t>
      </w:r>
      <w:r w:rsidR="00510036" w:rsidRPr="0027489E">
        <w:rPr>
          <w:sz w:val="22"/>
          <w:szCs w:val="22"/>
        </w:rPr>
        <w:t xml:space="preserve">) </w:t>
      </w:r>
      <w:r w:rsidR="005A657F">
        <w:rPr>
          <w:sz w:val="22"/>
          <w:szCs w:val="22"/>
        </w:rPr>
        <w:t>in</w:t>
      </w:r>
      <w:r w:rsidR="00510036" w:rsidRPr="0027489E">
        <w:rPr>
          <w:sz w:val="22"/>
          <w:szCs w:val="22"/>
        </w:rPr>
        <w:t xml:space="preserve"> alpine soils </w:t>
      </w:r>
      <w:r w:rsidR="005A657F">
        <w:rPr>
          <w:sz w:val="22"/>
          <w:szCs w:val="22"/>
        </w:rPr>
        <w:t>of the</w:t>
      </w:r>
      <w:r w:rsidR="00510036" w:rsidRPr="0027489E">
        <w:rPr>
          <w:sz w:val="22"/>
          <w:szCs w:val="22"/>
        </w:rPr>
        <w:t xml:space="preserve"> Picos de Europa National Park (Spain).</w:t>
      </w:r>
    </w:p>
    <w:p w14:paraId="31A1234E" w14:textId="68A4B913" w:rsidR="00252EB2" w:rsidRPr="00252EB2" w:rsidRDefault="00C35151" w:rsidP="00974F02">
      <w:pPr>
        <w:spacing w:line="240" w:lineRule="auto"/>
        <w:rPr>
          <w:sz w:val="22"/>
          <w:szCs w:val="22"/>
        </w:rPr>
      </w:pPr>
      <w:r>
        <w:rPr>
          <w:noProof/>
          <w:sz w:val="22"/>
          <w:szCs w:val="22"/>
        </w:rPr>
        <w:drawing>
          <wp:inline distT="0" distB="0" distL="0" distR="0" wp14:anchorId="125D03FE" wp14:editId="3F99134A">
            <wp:extent cx="5612130" cy="5045075"/>
            <wp:effectExtent l="0" t="0" r="0" b="0"/>
            <wp:docPr id="658666709"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666709" name="Imagen 1" descr="Gráfico&#10;&#10;Descripción generada automáticamente con confianza media"/>
                    <pic:cNvPicPr/>
                  </pic:nvPicPr>
                  <pic:blipFill>
                    <a:blip r:embed="rId18">
                      <a:extLst>
                        <a:ext uri="{28A0092B-C50C-407E-A947-70E740481C1C}">
                          <a14:useLocalDpi xmlns:a14="http://schemas.microsoft.com/office/drawing/2010/main" val="0"/>
                        </a:ext>
                      </a:extLst>
                    </a:blip>
                    <a:stretch>
                      <a:fillRect/>
                    </a:stretch>
                  </pic:blipFill>
                  <pic:spPr>
                    <a:xfrm>
                      <a:off x="0" y="0"/>
                      <a:ext cx="5612130" cy="5045075"/>
                    </a:xfrm>
                    <a:prstGeom prst="rect">
                      <a:avLst/>
                    </a:prstGeom>
                  </pic:spPr>
                </pic:pic>
              </a:graphicData>
            </a:graphic>
          </wp:inline>
        </w:drawing>
      </w:r>
    </w:p>
    <w:p w14:paraId="68978F00" w14:textId="0AEB120C" w:rsidR="002601EA" w:rsidRPr="00251113" w:rsidRDefault="002601EA" w:rsidP="00974F02">
      <w:pPr>
        <w:spacing w:line="240" w:lineRule="auto"/>
        <w:rPr>
          <w:b/>
          <w:bCs/>
          <w:sz w:val="22"/>
          <w:szCs w:val="22"/>
        </w:rPr>
      </w:pPr>
    </w:p>
    <w:p w14:paraId="3BDD8546" w14:textId="2AD2E850" w:rsidR="005C1662" w:rsidRPr="00CB68A6" w:rsidRDefault="005C1662" w:rsidP="00CB68A6">
      <w:pPr>
        <w:pStyle w:val="Textoindependiente"/>
      </w:pPr>
    </w:p>
    <w:p w14:paraId="7E78C85B" w14:textId="37455AFF" w:rsidR="00CB68A6" w:rsidRPr="0027489E" w:rsidRDefault="00974F02" w:rsidP="0027489E">
      <w:pPr>
        <w:pStyle w:val="Textoindependiente"/>
        <w:spacing w:before="120" w:after="0"/>
        <w:rPr>
          <w:sz w:val="22"/>
          <w:szCs w:val="22"/>
        </w:rPr>
      </w:pPr>
      <w:r>
        <w:rPr>
          <w:b/>
          <w:bCs/>
          <w:sz w:val="22"/>
          <w:szCs w:val="22"/>
        </w:rPr>
        <w:br w:type="page"/>
      </w:r>
      <w:commentRangeStart w:id="88"/>
      <w:commentRangeStart w:id="89"/>
      <w:r w:rsidR="00CB68A6" w:rsidRPr="0027489E">
        <w:rPr>
          <w:b/>
          <w:bCs/>
          <w:sz w:val="22"/>
          <w:szCs w:val="22"/>
        </w:rPr>
        <w:lastRenderedPageBreak/>
        <w:t xml:space="preserve">Figure </w:t>
      </w:r>
      <w:r w:rsidR="00A27180" w:rsidRPr="0027489E">
        <w:rPr>
          <w:b/>
          <w:bCs/>
          <w:sz w:val="22"/>
          <w:szCs w:val="22"/>
        </w:rPr>
        <w:t>4</w:t>
      </w:r>
      <w:r w:rsidR="00CB68A6" w:rsidRPr="0027489E">
        <w:rPr>
          <w:b/>
          <w:bCs/>
          <w:sz w:val="22"/>
          <w:szCs w:val="22"/>
        </w:rPr>
        <w:t xml:space="preserve">. </w:t>
      </w:r>
      <w:commentRangeEnd w:id="88"/>
      <w:r w:rsidR="00BD491E" w:rsidRPr="0027489E">
        <w:rPr>
          <w:rStyle w:val="Refdecomentario"/>
          <w:sz w:val="22"/>
          <w:szCs w:val="22"/>
        </w:rPr>
        <w:commentReference w:id="88"/>
      </w:r>
      <w:commentRangeEnd w:id="89"/>
      <w:r w:rsidR="001E451D">
        <w:rPr>
          <w:rStyle w:val="Refdecomentario"/>
        </w:rPr>
        <w:commentReference w:id="89"/>
      </w:r>
      <w:r w:rsidR="00CB68A6" w:rsidRPr="0027489E">
        <w:rPr>
          <w:sz w:val="22"/>
          <w:szCs w:val="22"/>
        </w:rPr>
        <w:t xml:space="preserve">Winners and losers in the temporal survey of vegetation. Each bar shows the percentage change of species frequency in 10 x 10 cm cells across </w:t>
      </w:r>
      <w:proofErr w:type="gramStart"/>
      <w:r w:rsidR="00CB68A6" w:rsidRPr="0027489E">
        <w:rPr>
          <w:sz w:val="22"/>
          <w:szCs w:val="22"/>
        </w:rPr>
        <w:t>2</w:t>
      </w:r>
      <w:proofErr w:type="gramEnd"/>
      <w:r w:rsidR="00CB68A6" w:rsidRPr="0027489E">
        <w:rPr>
          <w:sz w:val="22"/>
          <w:szCs w:val="22"/>
        </w:rPr>
        <w:t xml:space="preserve"> plots x 4 study sites, between the initial sampling of 2009 and the resurvey of 2019. The numbers next to the species indicate the number of 10 x 10 cm cells in which each species was present in 2009.</w:t>
      </w:r>
    </w:p>
    <w:p w14:paraId="0496A8A3" w14:textId="0C6074AA" w:rsidR="00CB68A6" w:rsidRDefault="000B129C">
      <w:pPr>
        <w:spacing w:before="0" w:after="200" w:line="240" w:lineRule="auto"/>
        <w:jc w:val="left"/>
        <w:rPr>
          <w:b/>
          <w:bCs/>
          <w:sz w:val="22"/>
          <w:szCs w:val="22"/>
        </w:rPr>
      </w:pPr>
      <w:r>
        <w:rPr>
          <w:b/>
          <w:bCs/>
          <w:noProof/>
          <w:sz w:val="22"/>
          <w:szCs w:val="22"/>
        </w:rPr>
        <w:drawing>
          <wp:inline distT="0" distB="0" distL="0" distR="0" wp14:anchorId="6B684D56" wp14:editId="711E6B55">
            <wp:extent cx="5612130" cy="3635375"/>
            <wp:effectExtent l="0" t="0" r="0" b="0"/>
            <wp:docPr id="758627599"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627599" name="Imagen 1" descr="Gráfico&#10;&#10;Descripción generada automáticamente con confianza media"/>
                    <pic:cNvPicPr/>
                  </pic:nvPicPr>
                  <pic:blipFill>
                    <a:blip r:embed="rId19">
                      <a:extLst>
                        <a:ext uri="{28A0092B-C50C-407E-A947-70E740481C1C}">
                          <a14:useLocalDpi xmlns:a14="http://schemas.microsoft.com/office/drawing/2010/main" val="0"/>
                        </a:ext>
                      </a:extLst>
                    </a:blip>
                    <a:stretch>
                      <a:fillRect/>
                    </a:stretch>
                  </pic:blipFill>
                  <pic:spPr>
                    <a:xfrm>
                      <a:off x="0" y="0"/>
                      <a:ext cx="5612130" cy="3635375"/>
                    </a:xfrm>
                    <a:prstGeom prst="rect">
                      <a:avLst/>
                    </a:prstGeom>
                  </pic:spPr>
                </pic:pic>
              </a:graphicData>
            </a:graphic>
          </wp:inline>
        </w:drawing>
      </w:r>
      <w:r w:rsidR="00CB68A6">
        <w:rPr>
          <w:b/>
          <w:bCs/>
          <w:sz w:val="22"/>
          <w:szCs w:val="22"/>
        </w:rPr>
        <w:br w:type="page"/>
      </w:r>
    </w:p>
    <w:p w14:paraId="7F6706D1" w14:textId="0D1B9519" w:rsidR="00C96042" w:rsidRDefault="00C506C0" w:rsidP="0027489E">
      <w:pPr>
        <w:pStyle w:val="Textoindependiente"/>
        <w:spacing w:before="120" w:after="0"/>
        <w:rPr>
          <w:sz w:val="22"/>
          <w:szCs w:val="22"/>
        </w:rPr>
      </w:pPr>
      <w:commentRangeStart w:id="90"/>
      <w:r w:rsidRPr="0027489E">
        <w:rPr>
          <w:b/>
          <w:bCs/>
          <w:sz w:val="22"/>
          <w:szCs w:val="22"/>
        </w:rPr>
        <w:lastRenderedPageBreak/>
        <w:t>Figure 5</w:t>
      </w:r>
      <w:commentRangeEnd w:id="90"/>
      <w:r w:rsidR="00580E93">
        <w:rPr>
          <w:rStyle w:val="Refdecomentario"/>
        </w:rPr>
        <w:commentReference w:id="90"/>
      </w:r>
      <w:r w:rsidRPr="0027489E">
        <w:rPr>
          <w:b/>
          <w:bCs/>
          <w:sz w:val="22"/>
          <w:szCs w:val="22"/>
        </w:rPr>
        <w:t xml:space="preserve">. </w:t>
      </w:r>
      <w:r w:rsidRPr="0027489E">
        <w:rPr>
          <w:sz w:val="22"/>
          <w:szCs w:val="22"/>
        </w:rPr>
        <w:t xml:space="preserve">Number of </w:t>
      </w:r>
      <w:r w:rsidR="00A9470B">
        <w:rPr>
          <w:sz w:val="22"/>
          <w:szCs w:val="22"/>
        </w:rPr>
        <w:t>predicted</w:t>
      </w:r>
      <w:r w:rsidRPr="0027489E">
        <w:rPr>
          <w:sz w:val="22"/>
          <w:szCs w:val="22"/>
        </w:rPr>
        <w:t xml:space="preserve"> extinctions</w:t>
      </w:r>
      <w:r w:rsidR="00A9470B">
        <w:rPr>
          <w:sz w:val="22"/>
          <w:szCs w:val="22"/>
        </w:rPr>
        <w:t xml:space="preserve"> (A) and quasi</w:t>
      </w:r>
      <w:r w:rsidR="00580E93">
        <w:rPr>
          <w:sz w:val="22"/>
          <w:szCs w:val="22"/>
        </w:rPr>
        <w:t>-</w:t>
      </w:r>
      <w:r w:rsidR="00A9470B">
        <w:rPr>
          <w:sz w:val="22"/>
          <w:szCs w:val="22"/>
        </w:rPr>
        <w:t>extinctions (</w:t>
      </w:r>
      <w:r w:rsidR="00363BEA">
        <w:rPr>
          <w:sz w:val="22"/>
          <w:szCs w:val="22"/>
        </w:rPr>
        <w:t>B</w:t>
      </w:r>
      <w:r w:rsidR="00A9470B">
        <w:rPr>
          <w:sz w:val="22"/>
          <w:szCs w:val="22"/>
        </w:rPr>
        <w:t>)</w:t>
      </w:r>
      <w:r w:rsidR="00A63D8F">
        <w:rPr>
          <w:sz w:val="22"/>
          <w:szCs w:val="22"/>
        </w:rPr>
        <w:t xml:space="preserve"> resulting from GLM models computed</w:t>
      </w:r>
      <w:r w:rsidRPr="0027489E">
        <w:rPr>
          <w:sz w:val="22"/>
          <w:szCs w:val="22"/>
        </w:rPr>
        <w:t xml:space="preserve"> </w:t>
      </w:r>
      <w:r w:rsidR="002507AA">
        <w:rPr>
          <w:sz w:val="22"/>
          <w:szCs w:val="22"/>
        </w:rPr>
        <w:t xml:space="preserve">for </w:t>
      </w:r>
      <w:proofErr w:type="gramStart"/>
      <w:r w:rsidR="002507AA">
        <w:rPr>
          <w:sz w:val="22"/>
          <w:szCs w:val="22"/>
        </w:rPr>
        <w:t>16</w:t>
      </w:r>
      <w:proofErr w:type="gramEnd"/>
      <w:r w:rsidR="002507AA">
        <w:rPr>
          <w:sz w:val="22"/>
          <w:szCs w:val="22"/>
        </w:rPr>
        <w:t xml:space="preserve"> species </w:t>
      </w:r>
      <w:r w:rsidR="00363BEA">
        <w:rPr>
          <w:sz w:val="22"/>
          <w:szCs w:val="22"/>
        </w:rPr>
        <w:t xml:space="preserve">with significant responses to local </w:t>
      </w:r>
      <w:r w:rsidRPr="0027489E">
        <w:rPr>
          <w:sz w:val="22"/>
          <w:szCs w:val="22"/>
        </w:rPr>
        <w:t xml:space="preserve">microclimatic </w:t>
      </w:r>
      <w:r w:rsidR="00363BEA">
        <w:rPr>
          <w:sz w:val="22"/>
          <w:szCs w:val="22"/>
        </w:rPr>
        <w:t>gradients in relict communities of the Picos de Europa National Park, Spain</w:t>
      </w:r>
      <w:r w:rsidRPr="0027489E">
        <w:rPr>
          <w:sz w:val="22"/>
          <w:szCs w:val="22"/>
        </w:rPr>
        <w:t xml:space="preserve">. </w:t>
      </w:r>
      <w:r w:rsidR="00817D2E">
        <w:rPr>
          <w:sz w:val="22"/>
          <w:szCs w:val="22"/>
        </w:rPr>
        <w:t>Microclimatic s</w:t>
      </w:r>
      <w:r w:rsidRPr="0027489E">
        <w:rPr>
          <w:sz w:val="22"/>
          <w:szCs w:val="22"/>
        </w:rPr>
        <w:t xml:space="preserve">cenarios were based on the maximum and minimum values of growing degree days (GDD) and freezing degree days (FDD) recorded in the alpine soils during the 10 years of the temporal survey. </w:t>
      </w:r>
      <w:r w:rsidR="009B7429">
        <w:rPr>
          <w:sz w:val="22"/>
          <w:szCs w:val="22"/>
        </w:rPr>
        <w:t xml:space="preserve">The values of individual GLM models and predicted probability of occurrence for each species </w:t>
      </w:r>
      <w:proofErr w:type="gramStart"/>
      <w:r w:rsidR="009B7429">
        <w:rPr>
          <w:sz w:val="22"/>
          <w:szCs w:val="22"/>
        </w:rPr>
        <w:t>are shown</w:t>
      </w:r>
      <w:proofErr w:type="gramEnd"/>
      <w:r w:rsidR="009B7429">
        <w:rPr>
          <w:sz w:val="22"/>
          <w:szCs w:val="22"/>
        </w:rPr>
        <w:t xml:space="preserve"> in </w:t>
      </w:r>
      <w:r w:rsidR="009B7429" w:rsidRPr="0027489E">
        <w:rPr>
          <w:b/>
          <w:bCs/>
          <w:sz w:val="22"/>
          <w:szCs w:val="22"/>
        </w:rPr>
        <w:t>Table 3</w:t>
      </w:r>
      <w:r w:rsidR="009B7429" w:rsidRPr="0027489E">
        <w:rPr>
          <w:sz w:val="22"/>
          <w:szCs w:val="22"/>
        </w:rPr>
        <w:t>.</w:t>
      </w:r>
    </w:p>
    <w:p w14:paraId="7A399827" w14:textId="769BAFBC" w:rsidR="00C506C0" w:rsidRDefault="00DE7EFF" w:rsidP="00C506C0">
      <w:pPr>
        <w:pStyle w:val="Textoindependiente"/>
      </w:pPr>
      <w:r>
        <w:rPr>
          <w:noProof/>
        </w:rPr>
        <w:drawing>
          <wp:inline distT="0" distB="0" distL="0" distR="0" wp14:anchorId="4DB1ACC4" wp14:editId="2CC50480">
            <wp:extent cx="5464454" cy="3278178"/>
            <wp:effectExtent l="0" t="0" r="0" b="0"/>
            <wp:docPr id="2005201439" name="Imagen 2"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201439" name="Imagen 2" descr="Gráfico, Gráfico de barras&#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69935" cy="3281466"/>
                    </a:xfrm>
                    <a:prstGeom prst="rect">
                      <a:avLst/>
                    </a:prstGeom>
                  </pic:spPr>
                </pic:pic>
              </a:graphicData>
            </a:graphic>
          </wp:inline>
        </w:drawing>
      </w:r>
    </w:p>
    <w:p w14:paraId="10216AB3" w14:textId="65695CCE" w:rsidR="00D52297" w:rsidRPr="005950B5" w:rsidRDefault="00D52297" w:rsidP="005950B5">
      <w:pPr>
        <w:spacing w:before="0" w:after="200" w:line="240" w:lineRule="auto"/>
        <w:jc w:val="left"/>
        <w:rPr>
          <w:b/>
          <w:bCs/>
          <w:sz w:val="22"/>
          <w:szCs w:val="22"/>
        </w:rPr>
      </w:pPr>
    </w:p>
    <w:sectPr w:rsidR="00D52297" w:rsidRPr="005950B5" w:rsidSect="00FC79D2">
      <w:footerReference w:type="default" r:id="rId21"/>
      <w:pgSz w:w="12240" w:h="15840"/>
      <w:pgMar w:top="1417" w:right="1701" w:bottom="1417" w:left="1701"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EDUARDO FERNANDEZ PASCUAL" w:date="2023-07-14T08:30:00Z" w:initials="EFP">
    <w:p w14:paraId="11829B63" w14:textId="77777777" w:rsidR="00680E6F" w:rsidRDefault="004666B5" w:rsidP="00B95B2A">
      <w:pPr>
        <w:pStyle w:val="Textocomentario"/>
        <w:jc w:val="left"/>
      </w:pPr>
      <w:r>
        <w:rPr>
          <w:rStyle w:val="Refdecomentario"/>
        </w:rPr>
        <w:annotationRef/>
      </w:r>
      <w:r w:rsidR="00680E6F">
        <w:t>No me convence mucho este título. El concepto de homogenización de comunidades sólo se trata de pasada en el texto. No me parece que estemos testando la homogenización,  ni que los resultados apoyen una conclusión tan tajante y tan "koerneriana".</w:t>
      </w:r>
    </w:p>
  </w:comment>
  <w:comment w:id="3" w:author="EDUARDO FERNANDEZ PASCUAL" w:date="2023-07-14T08:42:00Z" w:initials="EFP">
    <w:p w14:paraId="6AEA3F0C" w14:textId="576F9B9A" w:rsidR="000A1831" w:rsidRDefault="000A1831" w:rsidP="00891615">
      <w:pPr>
        <w:pStyle w:val="Textocomentario"/>
        <w:jc w:val="left"/>
      </w:pPr>
      <w:r>
        <w:rPr>
          <w:rStyle w:val="Refdecomentario"/>
        </w:rPr>
        <w:annotationRef/>
      </w:r>
      <w:r>
        <w:t>Sería el anterior convenio.</w:t>
      </w:r>
    </w:p>
  </w:comment>
  <w:comment w:id="15" w:author="EDUARDO FERNANDEZ PASCUAL" w:date="2023-07-14T08:21:00Z" w:initials="EFP">
    <w:p w14:paraId="563C5F6F" w14:textId="77777777" w:rsidR="00BA2E69" w:rsidRDefault="009D7559" w:rsidP="000262BB">
      <w:pPr>
        <w:pStyle w:val="Textocomentario"/>
        <w:jc w:val="left"/>
      </w:pPr>
      <w:r>
        <w:rPr>
          <w:rStyle w:val="Refdecomentario"/>
        </w:rPr>
        <w:annotationRef/>
      </w:r>
      <w:r w:rsidR="00BA2E69">
        <w:t>Sigo sin ver claro este punto. No entiendo qué quiere decir "que cambiase la tendencia temporal en microclima". ¿Cuál es la "tendencia temporal" del microclima? ¿Qué quiere decir que "cambie" la tendencia? La tendencia temporal es a un calentamiento macroclimático. Esperar que aumente la temperatura media anual es una predicción macroclimática.</w:t>
      </w:r>
    </w:p>
  </w:comment>
  <w:comment w:id="32" w:author="EDUARDO FERNANDEZ PASCUAL" w:date="2023-07-14T08:39:00Z" w:initials="EFP">
    <w:p w14:paraId="4D861043" w14:textId="77777777" w:rsidR="00D81E11" w:rsidRDefault="00D81E11" w:rsidP="00570E80">
      <w:pPr>
        <w:pStyle w:val="Textocomentario"/>
        <w:jc w:val="left"/>
      </w:pPr>
      <w:r>
        <w:rPr>
          <w:rStyle w:val="Refdecomentario"/>
        </w:rPr>
        <w:annotationRef/>
      </w:r>
      <w:r>
        <w:t>Noviembre a julio serían 270 días.</w:t>
      </w:r>
    </w:p>
  </w:comment>
  <w:comment w:id="34" w:author="EDUARDO FERNANDEZ PASCUAL" w:date="2023-07-14T08:41:00Z" w:initials="EFP">
    <w:p w14:paraId="666DA12C" w14:textId="77777777" w:rsidR="006306EF" w:rsidRDefault="00C6485D" w:rsidP="0042726D">
      <w:pPr>
        <w:pStyle w:val="Textocomentario"/>
        <w:jc w:val="left"/>
      </w:pPr>
      <w:r>
        <w:rPr>
          <w:rStyle w:val="Refdecomentario"/>
        </w:rPr>
        <w:annotationRef/>
      </w:r>
      <w:r w:rsidR="006306EF">
        <w:t>No estoy seguro de que exista esta palabra.</w:t>
      </w:r>
    </w:p>
  </w:comment>
  <w:comment w:id="37" w:author="EDUARDO FERNANDEZ PASCUAL" w:date="2023-07-14T08:44:00Z" w:initials="EFP">
    <w:p w14:paraId="3702E492" w14:textId="5443399D" w:rsidR="006D127C" w:rsidRDefault="006D127C" w:rsidP="00E50F1B">
      <w:pPr>
        <w:pStyle w:val="Textocomentario"/>
        <w:jc w:val="left"/>
      </w:pPr>
      <w:r>
        <w:rPr>
          <w:rStyle w:val="Refdecomentario"/>
        </w:rPr>
        <w:annotationRef/>
      </w:r>
      <w:r>
        <w:t>Sigo pensando que los datos temporales no son microclimáticos.</w:t>
      </w:r>
    </w:p>
  </w:comment>
  <w:comment w:id="64" w:author="EDUARDO FERNANDEZ PASCUAL" w:date="2023-07-14T08:53:00Z" w:initials="EFP">
    <w:p w14:paraId="58032AB1" w14:textId="77777777" w:rsidR="00A27010" w:rsidRDefault="00F349C4" w:rsidP="00934148">
      <w:pPr>
        <w:pStyle w:val="Textocomentario"/>
        <w:jc w:val="left"/>
      </w:pPr>
      <w:r>
        <w:rPr>
          <w:rStyle w:val="Refdecomentario"/>
        </w:rPr>
        <w:annotationRef/>
      </w:r>
      <w:r w:rsidR="00A27010">
        <w:t>¿Qué es un fragmentary effect? ¿A effect of fragmentation? No entiendo bien qué quiere decir "nested communities with respect with the original pool".</w:t>
      </w:r>
    </w:p>
  </w:comment>
  <w:comment w:id="69" w:author="EDUARDO FERNANDEZ PASCUAL" w:date="2023-07-14T08:56:00Z" w:initials="EFP">
    <w:p w14:paraId="1EA78DE6" w14:textId="77777777" w:rsidR="00484E43" w:rsidRDefault="00484E43" w:rsidP="002271FA">
      <w:pPr>
        <w:pStyle w:val="Textocomentario"/>
        <w:jc w:val="left"/>
      </w:pPr>
      <w:r>
        <w:rPr>
          <w:rStyle w:val="Refdecomentario"/>
        </w:rPr>
        <w:annotationRef/>
      </w:r>
      <w:r>
        <w:t>Esta conclusión me parece más ajustada al trabajo que la del título.</w:t>
      </w:r>
    </w:p>
  </w:comment>
  <w:comment w:id="74" w:author="EDUARDO FERNANDEZ PASCUAL" w:date="2023-07-14T08:58:00Z" w:initials="EFP">
    <w:p w14:paraId="508EB812" w14:textId="77777777" w:rsidR="00BC2875" w:rsidRDefault="00BC2875" w:rsidP="00C02D7E">
      <w:pPr>
        <w:pStyle w:val="Textocomentario"/>
        <w:jc w:val="left"/>
      </w:pPr>
      <w:r>
        <w:rPr>
          <w:rStyle w:val="Refdecomentario"/>
        </w:rPr>
        <w:annotationRef/>
      </w:r>
      <w:r>
        <w:t>¿No es al revés? ¿Preference for snow microsites?</w:t>
      </w:r>
    </w:p>
  </w:comment>
  <w:comment w:id="75" w:author="EDUARDO FERNANDEZ PASCUAL" w:date="2023-07-14T08:59:00Z" w:initials="EFP">
    <w:p w14:paraId="6F62FF15" w14:textId="77777777" w:rsidR="004B2DB1" w:rsidRDefault="004B2DB1" w:rsidP="00FC0C92">
      <w:pPr>
        <w:pStyle w:val="Textocomentario"/>
        <w:jc w:val="left"/>
      </w:pPr>
      <w:r>
        <w:rPr>
          <w:rStyle w:val="Refdecomentario"/>
        </w:rPr>
        <w:annotationRef/>
      </w:r>
      <w:r>
        <w:t>No entiendo este link con la homogenización reciente.</w:t>
      </w:r>
    </w:p>
  </w:comment>
  <w:comment w:id="83" w:author="EDUARDO FERNANDEZ PASCUAL" w:date="2023-06-13T11:40:00Z" w:initials="EFP">
    <w:p w14:paraId="645838D5" w14:textId="38D10609" w:rsidR="00E6622C" w:rsidRDefault="00F1481A">
      <w:pPr>
        <w:pStyle w:val="Textocomentario"/>
        <w:jc w:val="left"/>
      </w:pPr>
      <w:r>
        <w:rPr>
          <w:rStyle w:val="Refdecomentario"/>
        </w:rPr>
        <w:annotationRef/>
      </w:r>
      <w:r w:rsidR="00E6622C">
        <w:t>Ya que es importante comparar snowbed y fellfield, yo pondría, en cada panel y debajo del topónimo, (fellfield) o (snowbed) entre paréntesis.</w:t>
      </w:r>
    </w:p>
    <w:p w14:paraId="27893678" w14:textId="77777777" w:rsidR="00E6622C" w:rsidRDefault="00E6622C">
      <w:pPr>
        <w:pStyle w:val="Textocomentario"/>
        <w:jc w:val="left"/>
      </w:pPr>
    </w:p>
    <w:p w14:paraId="0A2A2D68" w14:textId="77777777" w:rsidR="00E6622C" w:rsidRDefault="00E6622C" w:rsidP="003F1E82">
      <w:pPr>
        <w:pStyle w:val="Textocomentario"/>
        <w:jc w:val="left"/>
      </w:pPr>
      <w:r>
        <w:t>Como comento en los resultados, para mí esta figura es más de métodos (descripción de los sites) que de resultados (respuesta a las research questions)</w:t>
      </w:r>
    </w:p>
  </w:comment>
  <w:comment w:id="84" w:author="FRANCISCO DE BORJA JIMENEZ-ALFARO GONZALEZ" w:date="2023-07-12T12:20:00Z" w:initials="FDBJAG">
    <w:p w14:paraId="2F4A01BA" w14:textId="77777777" w:rsidR="006D4F7B" w:rsidRDefault="00B573D9" w:rsidP="00203E9F">
      <w:pPr>
        <w:pStyle w:val="Textocomentario"/>
        <w:jc w:val="left"/>
      </w:pPr>
      <w:r>
        <w:rPr>
          <w:rStyle w:val="Refdecomentario"/>
        </w:rPr>
        <w:annotationRef/>
      </w:r>
      <w:r w:rsidR="006D4F7B">
        <w:t>Yes please</w:t>
      </w:r>
    </w:p>
  </w:comment>
  <w:comment w:id="86" w:author="EDUARDO FERNANDEZ PASCUAL" w:date="2023-06-13T11:41:00Z" w:initials="EFP">
    <w:p w14:paraId="5E34CA8F" w14:textId="17002CA4" w:rsidR="00F1481A" w:rsidRDefault="00F1481A" w:rsidP="0090430E">
      <w:pPr>
        <w:pStyle w:val="Textocomentario"/>
        <w:jc w:val="left"/>
      </w:pPr>
      <w:r>
        <w:rPr>
          <w:rStyle w:val="Refdecomentario"/>
        </w:rPr>
        <w:annotationRef/>
      </w:r>
      <w:r>
        <w:t>Ya que es importante comparar snowbed y fellfield, yo pondría, en cada panel y debajo del topónimo, (fellfield) o (snowbed) entre paréntesis</w:t>
      </w:r>
    </w:p>
  </w:comment>
  <w:comment w:id="87" w:author="FRANCISCO DE BORJA JIMENEZ-ALFARO GONZALEZ" w:date="2023-07-12T12:23:00Z" w:initials="FDBJAG">
    <w:p w14:paraId="487FE364" w14:textId="77777777" w:rsidR="006D4F7B" w:rsidRDefault="006D4F7B" w:rsidP="00165DDB">
      <w:pPr>
        <w:pStyle w:val="Textocomentario"/>
        <w:jc w:val="left"/>
      </w:pPr>
      <w:r>
        <w:rPr>
          <w:rStyle w:val="Refdecomentario"/>
        </w:rPr>
        <w:annotationRef/>
      </w:r>
      <w:r>
        <w:t>Yes please</w:t>
      </w:r>
    </w:p>
  </w:comment>
  <w:comment w:id="88" w:author="EDUARDO FERNANDEZ PASCUAL" w:date="2023-06-13T16:04:00Z" w:initials="EFP">
    <w:p w14:paraId="6FB17AE0" w14:textId="7993AEDE" w:rsidR="00BD491E" w:rsidRDefault="00BD491E" w:rsidP="003421AB">
      <w:pPr>
        <w:pStyle w:val="Textocomentario"/>
        <w:jc w:val="left"/>
      </w:pPr>
      <w:r>
        <w:rPr>
          <w:rStyle w:val="Refdecomentario"/>
        </w:rPr>
        <w:annotationRef/>
      </w:r>
      <w:r>
        <w:t>Se pueden ampliar las fotos para cubrir más espacio blanco. Los nombres de especies creo que quedaríanmejor centrados.</w:t>
      </w:r>
    </w:p>
  </w:comment>
  <w:comment w:id="89" w:author="FRANCISCO DE BORJA JIMENEZ-ALFARO GONZALEZ" w:date="2023-07-12T12:26:00Z" w:initials="FDBJAG">
    <w:p w14:paraId="1E651CBF" w14:textId="77777777" w:rsidR="001D1895" w:rsidRDefault="001E451D">
      <w:pPr>
        <w:pStyle w:val="Textocomentario"/>
        <w:jc w:val="left"/>
      </w:pPr>
      <w:r>
        <w:rPr>
          <w:rStyle w:val="Refdecomentario"/>
        </w:rPr>
        <w:annotationRef/>
      </w:r>
      <w:r w:rsidR="001D1895">
        <w:t>Yes please. Y el texto un pelín más grande.</w:t>
      </w:r>
    </w:p>
    <w:p w14:paraId="0FB739E0" w14:textId="77777777" w:rsidR="001D1895" w:rsidRDefault="001D1895" w:rsidP="00F0496A">
      <w:pPr>
        <w:pStyle w:val="Textocomentario"/>
        <w:jc w:val="left"/>
      </w:pPr>
      <w:r>
        <w:t>Clara por favor confirma que los nombres coincidan con los que venimos usando en el texto y en la tabla final</w:t>
      </w:r>
    </w:p>
  </w:comment>
  <w:comment w:id="90" w:author="FRANCISCO DE BORJA JIMENEZ-ALFARO GONZALEZ" w:date="2023-07-12T12:32:00Z" w:initials="FDBJAG">
    <w:p w14:paraId="1FC268B6" w14:textId="77777777" w:rsidR="00F65BAB" w:rsidRDefault="00580E93">
      <w:pPr>
        <w:pStyle w:val="Textocomentario"/>
        <w:jc w:val="left"/>
      </w:pPr>
      <w:r>
        <w:rPr>
          <w:rStyle w:val="Refdecomentario"/>
        </w:rPr>
        <w:annotationRef/>
      </w:r>
      <w:r w:rsidR="00F65BAB">
        <w:t>Cambiar los titulos de la figura a:</w:t>
      </w:r>
    </w:p>
    <w:p w14:paraId="0037C319" w14:textId="77777777" w:rsidR="00F65BAB" w:rsidRDefault="00F65BAB">
      <w:pPr>
        <w:pStyle w:val="Textocomentario"/>
        <w:jc w:val="left"/>
      </w:pPr>
      <w:r>
        <w:t>(A) Probability of occurrence = 0</w:t>
      </w:r>
    </w:p>
    <w:p w14:paraId="76443ECD" w14:textId="77777777" w:rsidR="00F65BAB" w:rsidRDefault="00F65BAB">
      <w:pPr>
        <w:pStyle w:val="Textocomentario"/>
        <w:jc w:val="left"/>
      </w:pPr>
      <w:r>
        <w:t>(B) Probability of occurrence 0-5%</w:t>
      </w:r>
    </w:p>
    <w:p w14:paraId="2544C903" w14:textId="77777777" w:rsidR="00F65BAB" w:rsidRDefault="00F65BAB" w:rsidP="00B80314">
      <w:pPr>
        <w:pStyle w:val="Textocomentario"/>
        <w:jc w:val="left"/>
      </w:pPr>
      <w:r>
        <w:t>Incrementar el tamaño de fuente en la figura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1829B63" w15:done="0"/>
  <w15:commentEx w15:paraId="6AEA3F0C" w15:done="0"/>
  <w15:commentEx w15:paraId="563C5F6F" w15:done="0"/>
  <w15:commentEx w15:paraId="4D861043" w15:done="0"/>
  <w15:commentEx w15:paraId="666DA12C" w15:done="0"/>
  <w15:commentEx w15:paraId="3702E492" w15:done="0"/>
  <w15:commentEx w15:paraId="58032AB1" w15:done="0"/>
  <w15:commentEx w15:paraId="1EA78DE6" w15:done="0"/>
  <w15:commentEx w15:paraId="508EB812" w15:done="0"/>
  <w15:commentEx w15:paraId="6F62FF15" w15:done="0"/>
  <w15:commentEx w15:paraId="0A2A2D68" w15:done="0"/>
  <w15:commentEx w15:paraId="2F4A01BA" w15:paraIdParent="0A2A2D68" w15:done="0"/>
  <w15:commentEx w15:paraId="5E34CA8F" w15:done="0"/>
  <w15:commentEx w15:paraId="487FE364" w15:paraIdParent="5E34CA8F" w15:done="0"/>
  <w15:commentEx w15:paraId="6FB17AE0" w15:done="0"/>
  <w15:commentEx w15:paraId="0FB739E0" w15:paraIdParent="6FB17AE0" w15:done="0"/>
  <w15:commentEx w15:paraId="2544C90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5B862C" w16cex:dateUtc="2023-07-14T06:30:00Z"/>
  <w16cex:commentExtensible w16cex:durableId="285B8906" w16cex:dateUtc="2023-07-14T06:42:00Z"/>
  <w16cex:commentExtensible w16cex:durableId="285B83F7" w16cex:dateUtc="2023-07-14T06:21:00Z"/>
  <w16cex:commentExtensible w16cex:durableId="285B885E" w16cex:dateUtc="2023-07-14T06:39:00Z"/>
  <w16cex:commentExtensible w16cex:durableId="285B88B5" w16cex:dateUtc="2023-07-14T06:41:00Z"/>
  <w16cex:commentExtensible w16cex:durableId="285B8979" w16cex:dateUtc="2023-07-14T06:44:00Z"/>
  <w16cex:commentExtensible w16cex:durableId="285B8B83" w16cex:dateUtc="2023-07-14T06:53:00Z"/>
  <w16cex:commentExtensible w16cex:durableId="285B8C47" w16cex:dateUtc="2023-07-14T06:56:00Z"/>
  <w16cex:commentExtensible w16cex:durableId="285B8CBF" w16cex:dateUtc="2023-07-14T06:58:00Z"/>
  <w16cex:commentExtensible w16cex:durableId="285B8CF2" w16cex:dateUtc="2023-07-14T06:59:00Z"/>
  <w16cex:commentExtensible w16cex:durableId="2832D448" w16cex:dateUtc="2023-06-13T09:40:00Z"/>
  <w16cex:commentExtensible w16cex:durableId="2859191C" w16cex:dateUtc="2023-07-12T10:20:00Z"/>
  <w16cex:commentExtensible w16cex:durableId="2832D453" w16cex:dateUtc="2023-06-13T09:41:00Z"/>
  <w16cex:commentExtensible w16cex:durableId="285919C0" w16cex:dateUtc="2023-07-12T10:23:00Z"/>
  <w16cex:commentExtensible w16cex:durableId="283311F1" w16cex:dateUtc="2023-06-13T14:04:00Z"/>
  <w16cex:commentExtensible w16cex:durableId="28591A81" w16cex:dateUtc="2023-07-12T10:26:00Z"/>
  <w16cex:commentExtensible w16cex:durableId="28591BDF" w16cex:dateUtc="2023-07-12T10: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1829B63" w16cid:durableId="285B862C"/>
  <w16cid:commentId w16cid:paraId="6AEA3F0C" w16cid:durableId="285B8906"/>
  <w16cid:commentId w16cid:paraId="563C5F6F" w16cid:durableId="285B83F7"/>
  <w16cid:commentId w16cid:paraId="4D861043" w16cid:durableId="285B885E"/>
  <w16cid:commentId w16cid:paraId="666DA12C" w16cid:durableId="285B88B5"/>
  <w16cid:commentId w16cid:paraId="3702E492" w16cid:durableId="285B8979"/>
  <w16cid:commentId w16cid:paraId="58032AB1" w16cid:durableId="285B8B83"/>
  <w16cid:commentId w16cid:paraId="1EA78DE6" w16cid:durableId="285B8C47"/>
  <w16cid:commentId w16cid:paraId="508EB812" w16cid:durableId="285B8CBF"/>
  <w16cid:commentId w16cid:paraId="6F62FF15" w16cid:durableId="285B8CF2"/>
  <w16cid:commentId w16cid:paraId="0A2A2D68" w16cid:durableId="2832D448"/>
  <w16cid:commentId w16cid:paraId="2F4A01BA" w16cid:durableId="2859191C"/>
  <w16cid:commentId w16cid:paraId="5E34CA8F" w16cid:durableId="2832D453"/>
  <w16cid:commentId w16cid:paraId="487FE364" w16cid:durableId="285919C0"/>
  <w16cid:commentId w16cid:paraId="6FB17AE0" w16cid:durableId="283311F1"/>
  <w16cid:commentId w16cid:paraId="0FB739E0" w16cid:durableId="28591A81"/>
  <w16cid:commentId w16cid:paraId="2544C903" w16cid:durableId="28591BD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CF4942" w14:textId="77777777" w:rsidR="00991891" w:rsidRDefault="00991891" w:rsidP="000D52A8">
      <w:r>
        <w:separator/>
      </w:r>
    </w:p>
    <w:p w14:paraId="303A3D0C" w14:textId="77777777" w:rsidR="00991891" w:rsidRDefault="00991891" w:rsidP="000D52A8"/>
  </w:endnote>
  <w:endnote w:type="continuationSeparator" w:id="0">
    <w:p w14:paraId="7AA87663" w14:textId="77777777" w:rsidR="00991891" w:rsidRDefault="00991891" w:rsidP="000D52A8">
      <w:r>
        <w:continuationSeparator/>
      </w:r>
    </w:p>
    <w:p w14:paraId="2BD2B212" w14:textId="77777777" w:rsidR="00991891" w:rsidRDefault="00991891" w:rsidP="000D52A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NeueLT Pro 45 Lt">
    <w:altName w:val="Arial"/>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5211200"/>
      <w:docPartObj>
        <w:docPartGallery w:val="Page Numbers (Bottom of Page)"/>
        <w:docPartUnique/>
      </w:docPartObj>
    </w:sdtPr>
    <w:sdtEndPr>
      <w:rPr>
        <w:noProof/>
      </w:rPr>
    </w:sdtEndPr>
    <w:sdtContent>
      <w:p w14:paraId="06CDA55E" w14:textId="217C7F30" w:rsidR="00B86CCD" w:rsidRDefault="004F1878" w:rsidP="00565C28">
        <w:pPr>
          <w:pStyle w:val="Piedepgina"/>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4217A5" w14:textId="77777777" w:rsidR="00991891" w:rsidRDefault="00991891" w:rsidP="000D52A8">
      <w:r>
        <w:separator/>
      </w:r>
    </w:p>
    <w:p w14:paraId="0091E139" w14:textId="77777777" w:rsidR="00991891" w:rsidRDefault="00991891" w:rsidP="000D52A8"/>
  </w:footnote>
  <w:footnote w:type="continuationSeparator" w:id="0">
    <w:p w14:paraId="1D21D1B3" w14:textId="77777777" w:rsidR="00991891" w:rsidRDefault="00991891" w:rsidP="000D52A8">
      <w:r>
        <w:continuationSeparator/>
      </w:r>
    </w:p>
    <w:p w14:paraId="35767C58" w14:textId="77777777" w:rsidR="00991891" w:rsidRDefault="00991891" w:rsidP="000D52A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A0B2741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169050F5"/>
    <w:multiLevelType w:val="multilevel"/>
    <w:tmpl w:val="01A093B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4D1FFE"/>
    <w:multiLevelType w:val="multilevel"/>
    <w:tmpl w:val="F7E2652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EA7C3E"/>
    <w:multiLevelType w:val="hybridMultilevel"/>
    <w:tmpl w:val="2F74BF22"/>
    <w:lvl w:ilvl="0" w:tplc="7FE63BB8">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C1AE401"/>
    <w:multiLevelType w:val="multilevel"/>
    <w:tmpl w:val="444C918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5" w15:restartNumberingAfterBreak="0">
    <w:nsid w:val="2F9B0185"/>
    <w:multiLevelType w:val="multilevel"/>
    <w:tmpl w:val="1640F75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DF8161B"/>
    <w:multiLevelType w:val="hybridMultilevel"/>
    <w:tmpl w:val="65FC0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B31805"/>
    <w:multiLevelType w:val="multilevel"/>
    <w:tmpl w:val="4F7847B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FA2384D"/>
    <w:multiLevelType w:val="hybridMultilevel"/>
    <w:tmpl w:val="A40AA5A8"/>
    <w:lvl w:ilvl="0" w:tplc="05FCDDA6">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7663EA5"/>
    <w:multiLevelType w:val="multilevel"/>
    <w:tmpl w:val="106C71D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2954B33"/>
    <w:multiLevelType w:val="multilevel"/>
    <w:tmpl w:val="45D42D3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39C0A1B"/>
    <w:multiLevelType w:val="multilevel"/>
    <w:tmpl w:val="D1D20B3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B0240F3"/>
    <w:multiLevelType w:val="multilevel"/>
    <w:tmpl w:val="D41CD50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2058429716">
    <w:abstractNumId w:val="4"/>
  </w:num>
  <w:num w:numId="2" w16cid:durableId="1267735231">
    <w:abstractNumId w:val="0"/>
  </w:num>
  <w:num w:numId="3" w16cid:durableId="1896623534">
    <w:abstractNumId w:val="0"/>
  </w:num>
  <w:num w:numId="4" w16cid:durableId="800655415">
    <w:abstractNumId w:val="0"/>
  </w:num>
  <w:num w:numId="5" w16cid:durableId="1607541791">
    <w:abstractNumId w:val="0"/>
  </w:num>
  <w:num w:numId="6" w16cid:durableId="518814850">
    <w:abstractNumId w:val="0"/>
  </w:num>
  <w:num w:numId="7" w16cid:durableId="28992041">
    <w:abstractNumId w:val="0"/>
  </w:num>
  <w:num w:numId="8" w16cid:durableId="1592162724">
    <w:abstractNumId w:val="0"/>
  </w:num>
  <w:num w:numId="9" w16cid:durableId="1928229063">
    <w:abstractNumId w:val="0"/>
  </w:num>
  <w:num w:numId="10" w16cid:durableId="228198729">
    <w:abstractNumId w:val="9"/>
  </w:num>
  <w:num w:numId="11" w16cid:durableId="1457993241">
    <w:abstractNumId w:val="10"/>
  </w:num>
  <w:num w:numId="12" w16cid:durableId="388767132">
    <w:abstractNumId w:val="5"/>
  </w:num>
  <w:num w:numId="13" w16cid:durableId="580138261">
    <w:abstractNumId w:val="7"/>
  </w:num>
  <w:num w:numId="14" w16cid:durableId="918712514">
    <w:abstractNumId w:val="2"/>
  </w:num>
  <w:num w:numId="15" w16cid:durableId="218632472">
    <w:abstractNumId w:val="11"/>
  </w:num>
  <w:num w:numId="16" w16cid:durableId="1753967004">
    <w:abstractNumId w:val="1"/>
  </w:num>
  <w:num w:numId="17" w16cid:durableId="1356494469">
    <w:abstractNumId w:val="12"/>
  </w:num>
  <w:num w:numId="18" w16cid:durableId="497427592">
    <w:abstractNumId w:val="6"/>
  </w:num>
  <w:num w:numId="19" w16cid:durableId="255788321">
    <w:abstractNumId w:val="8"/>
  </w:num>
  <w:num w:numId="20" w16cid:durableId="1325432273">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DUARDO FERNANDEZ PASCUAL">
    <w15:presenceInfo w15:providerId="AD" w15:userId="S::fernandezpeduardo@uniovi.es::0e8328ed-56ff-4d0a-9c6e-ed6996099a11"/>
  </w15:person>
  <w15:person w15:author="FRANCISCO DE BORJA JIMENEZ-ALFARO GONZALEZ">
    <w15:presenceInfo w15:providerId="AD" w15:userId="S::jimenezalfaro@uniovi.es::7a07debb-7299-4e3a-b4e7-bb63edf1c6c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006DF"/>
    <w:rsid w:val="0000209F"/>
    <w:rsid w:val="000033FD"/>
    <w:rsid w:val="00003F49"/>
    <w:rsid w:val="00004056"/>
    <w:rsid w:val="00004B0B"/>
    <w:rsid w:val="0000541C"/>
    <w:rsid w:val="00005432"/>
    <w:rsid w:val="000065B8"/>
    <w:rsid w:val="000066EF"/>
    <w:rsid w:val="00006718"/>
    <w:rsid w:val="000072C0"/>
    <w:rsid w:val="00007936"/>
    <w:rsid w:val="00007E99"/>
    <w:rsid w:val="00011A5F"/>
    <w:rsid w:val="00011C8B"/>
    <w:rsid w:val="000120CE"/>
    <w:rsid w:val="0001210A"/>
    <w:rsid w:val="000134F3"/>
    <w:rsid w:val="00013649"/>
    <w:rsid w:val="00013ABF"/>
    <w:rsid w:val="00014465"/>
    <w:rsid w:val="00014630"/>
    <w:rsid w:val="00014A4D"/>
    <w:rsid w:val="00015A56"/>
    <w:rsid w:val="0001726D"/>
    <w:rsid w:val="00017D2C"/>
    <w:rsid w:val="00021B61"/>
    <w:rsid w:val="000226C5"/>
    <w:rsid w:val="000230E8"/>
    <w:rsid w:val="0002397E"/>
    <w:rsid w:val="000249B4"/>
    <w:rsid w:val="00024E29"/>
    <w:rsid w:val="00024F1A"/>
    <w:rsid w:val="00024F39"/>
    <w:rsid w:val="00025D62"/>
    <w:rsid w:val="00027BF8"/>
    <w:rsid w:val="00030535"/>
    <w:rsid w:val="00030AC8"/>
    <w:rsid w:val="00030DBE"/>
    <w:rsid w:val="000312EC"/>
    <w:rsid w:val="00031879"/>
    <w:rsid w:val="00031AED"/>
    <w:rsid w:val="00032EF4"/>
    <w:rsid w:val="00033EB4"/>
    <w:rsid w:val="00034247"/>
    <w:rsid w:val="00035158"/>
    <w:rsid w:val="0003550D"/>
    <w:rsid w:val="00036290"/>
    <w:rsid w:val="00036E0F"/>
    <w:rsid w:val="00037834"/>
    <w:rsid w:val="0003794C"/>
    <w:rsid w:val="00040966"/>
    <w:rsid w:val="00041265"/>
    <w:rsid w:val="00042319"/>
    <w:rsid w:val="000423E1"/>
    <w:rsid w:val="00042815"/>
    <w:rsid w:val="0004401C"/>
    <w:rsid w:val="00044486"/>
    <w:rsid w:val="00044BDE"/>
    <w:rsid w:val="00044F06"/>
    <w:rsid w:val="000456F0"/>
    <w:rsid w:val="00046F4D"/>
    <w:rsid w:val="00047790"/>
    <w:rsid w:val="00047E9C"/>
    <w:rsid w:val="00050288"/>
    <w:rsid w:val="000503B6"/>
    <w:rsid w:val="000513BF"/>
    <w:rsid w:val="0005149C"/>
    <w:rsid w:val="00051AAF"/>
    <w:rsid w:val="00052836"/>
    <w:rsid w:val="0005355B"/>
    <w:rsid w:val="0005436A"/>
    <w:rsid w:val="00054926"/>
    <w:rsid w:val="0005521A"/>
    <w:rsid w:val="00055586"/>
    <w:rsid w:val="00055901"/>
    <w:rsid w:val="00055CE3"/>
    <w:rsid w:val="00056365"/>
    <w:rsid w:val="000567E9"/>
    <w:rsid w:val="00057330"/>
    <w:rsid w:val="00057E92"/>
    <w:rsid w:val="00060757"/>
    <w:rsid w:val="00061067"/>
    <w:rsid w:val="000611FA"/>
    <w:rsid w:val="00062D87"/>
    <w:rsid w:val="00063047"/>
    <w:rsid w:val="00063633"/>
    <w:rsid w:val="0006375E"/>
    <w:rsid w:val="00064191"/>
    <w:rsid w:val="000648AE"/>
    <w:rsid w:val="00064913"/>
    <w:rsid w:val="0006567D"/>
    <w:rsid w:val="00065799"/>
    <w:rsid w:val="00065D65"/>
    <w:rsid w:val="00065DFC"/>
    <w:rsid w:val="00066308"/>
    <w:rsid w:val="00066322"/>
    <w:rsid w:val="000668E6"/>
    <w:rsid w:val="00066FE8"/>
    <w:rsid w:val="00067911"/>
    <w:rsid w:val="00067BBD"/>
    <w:rsid w:val="0007107A"/>
    <w:rsid w:val="00071CD0"/>
    <w:rsid w:val="00071FAF"/>
    <w:rsid w:val="00072C35"/>
    <w:rsid w:val="00075167"/>
    <w:rsid w:val="0007565E"/>
    <w:rsid w:val="0007580B"/>
    <w:rsid w:val="00076842"/>
    <w:rsid w:val="00076FD5"/>
    <w:rsid w:val="000800BE"/>
    <w:rsid w:val="0008063C"/>
    <w:rsid w:val="000836F3"/>
    <w:rsid w:val="00083CA8"/>
    <w:rsid w:val="00084354"/>
    <w:rsid w:val="000854B4"/>
    <w:rsid w:val="000854F8"/>
    <w:rsid w:val="00085A08"/>
    <w:rsid w:val="00086EDF"/>
    <w:rsid w:val="000876AC"/>
    <w:rsid w:val="00087DF2"/>
    <w:rsid w:val="00090775"/>
    <w:rsid w:val="00090BF4"/>
    <w:rsid w:val="00092F15"/>
    <w:rsid w:val="00093943"/>
    <w:rsid w:val="00093C5D"/>
    <w:rsid w:val="00094078"/>
    <w:rsid w:val="00095074"/>
    <w:rsid w:val="0009616A"/>
    <w:rsid w:val="000978F7"/>
    <w:rsid w:val="000979ED"/>
    <w:rsid w:val="00097D6D"/>
    <w:rsid w:val="000A04E9"/>
    <w:rsid w:val="000A0824"/>
    <w:rsid w:val="000A0E28"/>
    <w:rsid w:val="000A17E7"/>
    <w:rsid w:val="000A1831"/>
    <w:rsid w:val="000A188A"/>
    <w:rsid w:val="000A1F4C"/>
    <w:rsid w:val="000A27FD"/>
    <w:rsid w:val="000A2E8E"/>
    <w:rsid w:val="000A2ED4"/>
    <w:rsid w:val="000A3F72"/>
    <w:rsid w:val="000A4148"/>
    <w:rsid w:val="000A42A8"/>
    <w:rsid w:val="000A5535"/>
    <w:rsid w:val="000A605C"/>
    <w:rsid w:val="000A7783"/>
    <w:rsid w:val="000A788C"/>
    <w:rsid w:val="000B0300"/>
    <w:rsid w:val="000B036C"/>
    <w:rsid w:val="000B129C"/>
    <w:rsid w:val="000B1BEF"/>
    <w:rsid w:val="000B1E19"/>
    <w:rsid w:val="000B2A99"/>
    <w:rsid w:val="000B35E0"/>
    <w:rsid w:val="000B40C4"/>
    <w:rsid w:val="000B4E48"/>
    <w:rsid w:val="000B5AAC"/>
    <w:rsid w:val="000B5E67"/>
    <w:rsid w:val="000B67C2"/>
    <w:rsid w:val="000B691E"/>
    <w:rsid w:val="000B72D2"/>
    <w:rsid w:val="000B75BD"/>
    <w:rsid w:val="000C0068"/>
    <w:rsid w:val="000C1092"/>
    <w:rsid w:val="000C13CF"/>
    <w:rsid w:val="000C1702"/>
    <w:rsid w:val="000C2338"/>
    <w:rsid w:val="000C392D"/>
    <w:rsid w:val="000C3B42"/>
    <w:rsid w:val="000C4BDC"/>
    <w:rsid w:val="000C5077"/>
    <w:rsid w:val="000C55EB"/>
    <w:rsid w:val="000C631C"/>
    <w:rsid w:val="000C6A53"/>
    <w:rsid w:val="000C6A7F"/>
    <w:rsid w:val="000C7BE2"/>
    <w:rsid w:val="000D0900"/>
    <w:rsid w:val="000D1274"/>
    <w:rsid w:val="000D3218"/>
    <w:rsid w:val="000D392A"/>
    <w:rsid w:val="000D4370"/>
    <w:rsid w:val="000D4B15"/>
    <w:rsid w:val="000D5040"/>
    <w:rsid w:val="000D5106"/>
    <w:rsid w:val="000D52A8"/>
    <w:rsid w:val="000D59C9"/>
    <w:rsid w:val="000D6879"/>
    <w:rsid w:val="000E00CD"/>
    <w:rsid w:val="000E054D"/>
    <w:rsid w:val="000E061F"/>
    <w:rsid w:val="000E0F80"/>
    <w:rsid w:val="000E16BF"/>
    <w:rsid w:val="000E1D84"/>
    <w:rsid w:val="000E1F45"/>
    <w:rsid w:val="000E20A4"/>
    <w:rsid w:val="000E28DD"/>
    <w:rsid w:val="000E2AE6"/>
    <w:rsid w:val="000E2D3D"/>
    <w:rsid w:val="000E2E1F"/>
    <w:rsid w:val="000E4113"/>
    <w:rsid w:val="000E4E1B"/>
    <w:rsid w:val="000E57AD"/>
    <w:rsid w:val="000E5A95"/>
    <w:rsid w:val="000E5BB9"/>
    <w:rsid w:val="000E66A9"/>
    <w:rsid w:val="000E7101"/>
    <w:rsid w:val="000E7305"/>
    <w:rsid w:val="000E74A0"/>
    <w:rsid w:val="000F03BB"/>
    <w:rsid w:val="000F0929"/>
    <w:rsid w:val="000F19AA"/>
    <w:rsid w:val="000F2DF6"/>
    <w:rsid w:val="000F34FC"/>
    <w:rsid w:val="000F3CDB"/>
    <w:rsid w:val="000F4D99"/>
    <w:rsid w:val="000F61FC"/>
    <w:rsid w:val="000F7242"/>
    <w:rsid w:val="000F73A4"/>
    <w:rsid w:val="000F7705"/>
    <w:rsid w:val="000F7748"/>
    <w:rsid w:val="000F7770"/>
    <w:rsid w:val="000F77C5"/>
    <w:rsid w:val="0010095D"/>
    <w:rsid w:val="00100DD7"/>
    <w:rsid w:val="00101D51"/>
    <w:rsid w:val="00101E2D"/>
    <w:rsid w:val="00102356"/>
    <w:rsid w:val="00102BC6"/>
    <w:rsid w:val="00103151"/>
    <w:rsid w:val="00103D8C"/>
    <w:rsid w:val="00104558"/>
    <w:rsid w:val="00105055"/>
    <w:rsid w:val="00105CFA"/>
    <w:rsid w:val="00105D64"/>
    <w:rsid w:val="00107070"/>
    <w:rsid w:val="00107CDF"/>
    <w:rsid w:val="00107F78"/>
    <w:rsid w:val="00110145"/>
    <w:rsid w:val="001106E0"/>
    <w:rsid w:val="001108BF"/>
    <w:rsid w:val="001113D7"/>
    <w:rsid w:val="001132E5"/>
    <w:rsid w:val="0011399A"/>
    <w:rsid w:val="00113D60"/>
    <w:rsid w:val="00113D72"/>
    <w:rsid w:val="001140BF"/>
    <w:rsid w:val="00114DC7"/>
    <w:rsid w:val="00114FAA"/>
    <w:rsid w:val="001151A5"/>
    <w:rsid w:val="001158C8"/>
    <w:rsid w:val="0011684B"/>
    <w:rsid w:val="00117210"/>
    <w:rsid w:val="00117F0D"/>
    <w:rsid w:val="00120F80"/>
    <w:rsid w:val="0012376C"/>
    <w:rsid w:val="00123EBF"/>
    <w:rsid w:val="00124B0C"/>
    <w:rsid w:val="0012561A"/>
    <w:rsid w:val="00125D45"/>
    <w:rsid w:val="00125FA5"/>
    <w:rsid w:val="00126894"/>
    <w:rsid w:val="00127C66"/>
    <w:rsid w:val="00127F07"/>
    <w:rsid w:val="001301DE"/>
    <w:rsid w:val="00130FE8"/>
    <w:rsid w:val="001319EB"/>
    <w:rsid w:val="00132370"/>
    <w:rsid w:val="001333DC"/>
    <w:rsid w:val="0013472D"/>
    <w:rsid w:val="00134A52"/>
    <w:rsid w:val="00134D75"/>
    <w:rsid w:val="00135985"/>
    <w:rsid w:val="001365B0"/>
    <w:rsid w:val="0013699F"/>
    <w:rsid w:val="00143104"/>
    <w:rsid w:val="00143A72"/>
    <w:rsid w:val="00143E47"/>
    <w:rsid w:val="00144C23"/>
    <w:rsid w:val="00145443"/>
    <w:rsid w:val="001455E8"/>
    <w:rsid w:val="001458F5"/>
    <w:rsid w:val="00145CD6"/>
    <w:rsid w:val="001468D7"/>
    <w:rsid w:val="00146E1C"/>
    <w:rsid w:val="001477AC"/>
    <w:rsid w:val="00147929"/>
    <w:rsid w:val="0014792A"/>
    <w:rsid w:val="00147D4E"/>
    <w:rsid w:val="0015013A"/>
    <w:rsid w:val="001504A6"/>
    <w:rsid w:val="001506DD"/>
    <w:rsid w:val="0015340F"/>
    <w:rsid w:val="00153421"/>
    <w:rsid w:val="00153E22"/>
    <w:rsid w:val="00154322"/>
    <w:rsid w:val="00154FD5"/>
    <w:rsid w:val="001559B7"/>
    <w:rsid w:val="001569F7"/>
    <w:rsid w:val="00156F60"/>
    <w:rsid w:val="001570B9"/>
    <w:rsid w:val="00157554"/>
    <w:rsid w:val="00160CAC"/>
    <w:rsid w:val="0016101C"/>
    <w:rsid w:val="001614D2"/>
    <w:rsid w:val="00161AF9"/>
    <w:rsid w:val="00161B31"/>
    <w:rsid w:val="00161F93"/>
    <w:rsid w:val="00162981"/>
    <w:rsid w:val="00162C0B"/>
    <w:rsid w:val="00162E97"/>
    <w:rsid w:val="001630CA"/>
    <w:rsid w:val="00163330"/>
    <w:rsid w:val="0016335E"/>
    <w:rsid w:val="001635C6"/>
    <w:rsid w:val="00165705"/>
    <w:rsid w:val="00166FD5"/>
    <w:rsid w:val="001672C1"/>
    <w:rsid w:val="00170302"/>
    <w:rsid w:val="001713E8"/>
    <w:rsid w:val="00171F3B"/>
    <w:rsid w:val="00171FF7"/>
    <w:rsid w:val="00172182"/>
    <w:rsid w:val="00172FDF"/>
    <w:rsid w:val="00174806"/>
    <w:rsid w:val="001760B2"/>
    <w:rsid w:val="001774B5"/>
    <w:rsid w:val="00180829"/>
    <w:rsid w:val="001821C7"/>
    <w:rsid w:val="001822F2"/>
    <w:rsid w:val="0018262E"/>
    <w:rsid w:val="00182C4B"/>
    <w:rsid w:val="00182E01"/>
    <w:rsid w:val="00183D4B"/>
    <w:rsid w:val="0018438C"/>
    <w:rsid w:val="00184772"/>
    <w:rsid w:val="0018576A"/>
    <w:rsid w:val="00185E1E"/>
    <w:rsid w:val="00185EAE"/>
    <w:rsid w:val="00186302"/>
    <w:rsid w:val="001866CF"/>
    <w:rsid w:val="00187A7E"/>
    <w:rsid w:val="00190821"/>
    <w:rsid w:val="00190AF3"/>
    <w:rsid w:val="00190BAC"/>
    <w:rsid w:val="00191436"/>
    <w:rsid w:val="001918EF"/>
    <w:rsid w:val="00192370"/>
    <w:rsid w:val="00192718"/>
    <w:rsid w:val="00193695"/>
    <w:rsid w:val="0019409F"/>
    <w:rsid w:val="00195C25"/>
    <w:rsid w:val="001965E1"/>
    <w:rsid w:val="00196BDD"/>
    <w:rsid w:val="001979E7"/>
    <w:rsid w:val="001A0B3B"/>
    <w:rsid w:val="001A1C38"/>
    <w:rsid w:val="001A208F"/>
    <w:rsid w:val="001A2908"/>
    <w:rsid w:val="001A3239"/>
    <w:rsid w:val="001A3F2C"/>
    <w:rsid w:val="001A4802"/>
    <w:rsid w:val="001A5311"/>
    <w:rsid w:val="001A5CBD"/>
    <w:rsid w:val="001A5EBE"/>
    <w:rsid w:val="001A6077"/>
    <w:rsid w:val="001A71E0"/>
    <w:rsid w:val="001B01BF"/>
    <w:rsid w:val="001B0806"/>
    <w:rsid w:val="001B14E9"/>
    <w:rsid w:val="001B18AD"/>
    <w:rsid w:val="001B2035"/>
    <w:rsid w:val="001B2CFC"/>
    <w:rsid w:val="001B3E95"/>
    <w:rsid w:val="001B4B90"/>
    <w:rsid w:val="001B4D5B"/>
    <w:rsid w:val="001B5720"/>
    <w:rsid w:val="001B5E5B"/>
    <w:rsid w:val="001B5F97"/>
    <w:rsid w:val="001B60E4"/>
    <w:rsid w:val="001B63C6"/>
    <w:rsid w:val="001B6707"/>
    <w:rsid w:val="001B6ED2"/>
    <w:rsid w:val="001B7003"/>
    <w:rsid w:val="001B7044"/>
    <w:rsid w:val="001B71B7"/>
    <w:rsid w:val="001B72ED"/>
    <w:rsid w:val="001B7C6F"/>
    <w:rsid w:val="001C0C59"/>
    <w:rsid w:val="001C1F59"/>
    <w:rsid w:val="001C2039"/>
    <w:rsid w:val="001C2168"/>
    <w:rsid w:val="001C4261"/>
    <w:rsid w:val="001C4715"/>
    <w:rsid w:val="001C4A7F"/>
    <w:rsid w:val="001C5220"/>
    <w:rsid w:val="001C5F42"/>
    <w:rsid w:val="001C6BA9"/>
    <w:rsid w:val="001D17D7"/>
    <w:rsid w:val="001D1895"/>
    <w:rsid w:val="001D2D21"/>
    <w:rsid w:val="001D3E31"/>
    <w:rsid w:val="001D49D0"/>
    <w:rsid w:val="001D4AC7"/>
    <w:rsid w:val="001D4BFA"/>
    <w:rsid w:val="001D56DC"/>
    <w:rsid w:val="001D6229"/>
    <w:rsid w:val="001D6DE0"/>
    <w:rsid w:val="001D7780"/>
    <w:rsid w:val="001E06DF"/>
    <w:rsid w:val="001E07D6"/>
    <w:rsid w:val="001E0BD6"/>
    <w:rsid w:val="001E0DD5"/>
    <w:rsid w:val="001E255B"/>
    <w:rsid w:val="001E2EA8"/>
    <w:rsid w:val="001E3084"/>
    <w:rsid w:val="001E3302"/>
    <w:rsid w:val="001E34EB"/>
    <w:rsid w:val="001E3B98"/>
    <w:rsid w:val="001E451D"/>
    <w:rsid w:val="001E4620"/>
    <w:rsid w:val="001E47A1"/>
    <w:rsid w:val="001E5B89"/>
    <w:rsid w:val="001E6070"/>
    <w:rsid w:val="001E644B"/>
    <w:rsid w:val="001E6457"/>
    <w:rsid w:val="001E64C5"/>
    <w:rsid w:val="001E6551"/>
    <w:rsid w:val="001E729F"/>
    <w:rsid w:val="001E73FB"/>
    <w:rsid w:val="001E780C"/>
    <w:rsid w:val="001F0955"/>
    <w:rsid w:val="001F09CE"/>
    <w:rsid w:val="001F0BF3"/>
    <w:rsid w:val="001F1F6B"/>
    <w:rsid w:val="001F21D5"/>
    <w:rsid w:val="001F29F8"/>
    <w:rsid w:val="001F3122"/>
    <w:rsid w:val="001F32B5"/>
    <w:rsid w:val="001F3936"/>
    <w:rsid w:val="001F3D25"/>
    <w:rsid w:val="001F46F2"/>
    <w:rsid w:val="001F4A43"/>
    <w:rsid w:val="001F4D75"/>
    <w:rsid w:val="001F5EFC"/>
    <w:rsid w:val="001F6051"/>
    <w:rsid w:val="001F67D5"/>
    <w:rsid w:val="001F6CAC"/>
    <w:rsid w:val="001F7BA5"/>
    <w:rsid w:val="001F7D79"/>
    <w:rsid w:val="002004D4"/>
    <w:rsid w:val="00200954"/>
    <w:rsid w:val="00200ECE"/>
    <w:rsid w:val="00200ED9"/>
    <w:rsid w:val="00201BA1"/>
    <w:rsid w:val="00201C43"/>
    <w:rsid w:val="00203B9A"/>
    <w:rsid w:val="0020484D"/>
    <w:rsid w:val="00205771"/>
    <w:rsid w:val="002057E2"/>
    <w:rsid w:val="00205F0D"/>
    <w:rsid w:val="00205F11"/>
    <w:rsid w:val="00205FE5"/>
    <w:rsid w:val="002063BB"/>
    <w:rsid w:val="00207F1C"/>
    <w:rsid w:val="0021033E"/>
    <w:rsid w:val="002107DD"/>
    <w:rsid w:val="00210B37"/>
    <w:rsid w:val="00211228"/>
    <w:rsid w:val="002119BD"/>
    <w:rsid w:val="002124EC"/>
    <w:rsid w:val="00212C11"/>
    <w:rsid w:val="002134E7"/>
    <w:rsid w:val="0021621C"/>
    <w:rsid w:val="00216395"/>
    <w:rsid w:val="0021640D"/>
    <w:rsid w:val="0021672A"/>
    <w:rsid w:val="00216A68"/>
    <w:rsid w:val="00216E65"/>
    <w:rsid w:val="00217229"/>
    <w:rsid w:val="00217DC3"/>
    <w:rsid w:val="00217DD1"/>
    <w:rsid w:val="00220317"/>
    <w:rsid w:val="00220BC8"/>
    <w:rsid w:val="0022190F"/>
    <w:rsid w:val="00221C1A"/>
    <w:rsid w:val="00221E02"/>
    <w:rsid w:val="002220A5"/>
    <w:rsid w:val="00223244"/>
    <w:rsid w:val="00223B5C"/>
    <w:rsid w:val="00223C43"/>
    <w:rsid w:val="00223F2C"/>
    <w:rsid w:val="002241E1"/>
    <w:rsid w:val="0022458E"/>
    <w:rsid w:val="00224EBC"/>
    <w:rsid w:val="00225998"/>
    <w:rsid w:val="00225C01"/>
    <w:rsid w:val="00226035"/>
    <w:rsid w:val="00227849"/>
    <w:rsid w:val="00227A8F"/>
    <w:rsid w:val="0023006B"/>
    <w:rsid w:val="00231051"/>
    <w:rsid w:val="00231722"/>
    <w:rsid w:val="00231D6C"/>
    <w:rsid w:val="002327A3"/>
    <w:rsid w:val="00232A35"/>
    <w:rsid w:val="00233544"/>
    <w:rsid w:val="00233DAA"/>
    <w:rsid w:val="0023440C"/>
    <w:rsid w:val="0023494D"/>
    <w:rsid w:val="00234C63"/>
    <w:rsid w:val="002354AC"/>
    <w:rsid w:val="00235AB7"/>
    <w:rsid w:val="002360B6"/>
    <w:rsid w:val="00236175"/>
    <w:rsid w:val="002363D5"/>
    <w:rsid w:val="00236A87"/>
    <w:rsid w:val="002374C6"/>
    <w:rsid w:val="00237517"/>
    <w:rsid w:val="00237B45"/>
    <w:rsid w:val="00237D03"/>
    <w:rsid w:val="00241ACA"/>
    <w:rsid w:val="00244551"/>
    <w:rsid w:val="00244F93"/>
    <w:rsid w:val="00245CC4"/>
    <w:rsid w:val="00246838"/>
    <w:rsid w:val="00246C79"/>
    <w:rsid w:val="00247E81"/>
    <w:rsid w:val="00247F6F"/>
    <w:rsid w:val="002507AA"/>
    <w:rsid w:val="00250B7F"/>
    <w:rsid w:val="00250E37"/>
    <w:rsid w:val="00251113"/>
    <w:rsid w:val="00251722"/>
    <w:rsid w:val="0025196A"/>
    <w:rsid w:val="00251A11"/>
    <w:rsid w:val="00252EB2"/>
    <w:rsid w:val="00253265"/>
    <w:rsid w:val="00253942"/>
    <w:rsid w:val="00254650"/>
    <w:rsid w:val="002550B4"/>
    <w:rsid w:val="00255786"/>
    <w:rsid w:val="00255C75"/>
    <w:rsid w:val="00255D96"/>
    <w:rsid w:val="0025642B"/>
    <w:rsid w:val="002565B4"/>
    <w:rsid w:val="002567BC"/>
    <w:rsid w:val="002573DB"/>
    <w:rsid w:val="002601EA"/>
    <w:rsid w:val="0026080C"/>
    <w:rsid w:val="00261208"/>
    <w:rsid w:val="002617D9"/>
    <w:rsid w:val="00261D76"/>
    <w:rsid w:val="002629D1"/>
    <w:rsid w:val="0026335C"/>
    <w:rsid w:val="00264AC5"/>
    <w:rsid w:val="00264DAB"/>
    <w:rsid w:val="002652C8"/>
    <w:rsid w:val="00265B9E"/>
    <w:rsid w:val="00265BC2"/>
    <w:rsid w:val="00265D6D"/>
    <w:rsid w:val="002664BC"/>
    <w:rsid w:val="002667A6"/>
    <w:rsid w:val="0027043E"/>
    <w:rsid w:val="002707D3"/>
    <w:rsid w:val="00272A93"/>
    <w:rsid w:val="00272FAB"/>
    <w:rsid w:val="0027417F"/>
    <w:rsid w:val="0027489E"/>
    <w:rsid w:val="00274ED2"/>
    <w:rsid w:val="0027586C"/>
    <w:rsid w:val="00275A41"/>
    <w:rsid w:val="002762BF"/>
    <w:rsid w:val="00276AE5"/>
    <w:rsid w:val="00276EDC"/>
    <w:rsid w:val="002809FA"/>
    <w:rsid w:val="00280CCE"/>
    <w:rsid w:val="00282EAD"/>
    <w:rsid w:val="0028420A"/>
    <w:rsid w:val="002843A1"/>
    <w:rsid w:val="00284785"/>
    <w:rsid w:val="00285DF1"/>
    <w:rsid w:val="00286531"/>
    <w:rsid w:val="002867A9"/>
    <w:rsid w:val="00286C46"/>
    <w:rsid w:val="002902B4"/>
    <w:rsid w:val="00290A12"/>
    <w:rsid w:val="002923CE"/>
    <w:rsid w:val="00292777"/>
    <w:rsid w:val="0029339A"/>
    <w:rsid w:val="00293A68"/>
    <w:rsid w:val="002945A0"/>
    <w:rsid w:val="00294DC4"/>
    <w:rsid w:val="00294EA5"/>
    <w:rsid w:val="00295647"/>
    <w:rsid w:val="002957D5"/>
    <w:rsid w:val="00296EBD"/>
    <w:rsid w:val="002A04FF"/>
    <w:rsid w:val="002A0D83"/>
    <w:rsid w:val="002A0FF4"/>
    <w:rsid w:val="002A1729"/>
    <w:rsid w:val="002A17E1"/>
    <w:rsid w:val="002A1BC7"/>
    <w:rsid w:val="002A21A7"/>
    <w:rsid w:val="002A2A71"/>
    <w:rsid w:val="002A2C8F"/>
    <w:rsid w:val="002A2CC1"/>
    <w:rsid w:val="002A2EF4"/>
    <w:rsid w:val="002A4A40"/>
    <w:rsid w:val="002A4D97"/>
    <w:rsid w:val="002A4E07"/>
    <w:rsid w:val="002A6210"/>
    <w:rsid w:val="002A63B4"/>
    <w:rsid w:val="002A6B0F"/>
    <w:rsid w:val="002A7149"/>
    <w:rsid w:val="002A75A8"/>
    <w:rsid w:val="002A7F01"/>
    <w:rsid w:val="002B075C"/>
    <w:rsid w:val="002B0EEE"/>
    <w:rsid w:val="002B21B0"/>
    <w:rsid w:val="002B245B"/>
    <w:rsid w:val="002B2F81"/>
    <w:rsid w:val="002B384D"/>
    <w:rsid w:val="002B3C78"/>
    <w:rsid w:val="002B3CAA"/>
    <w:rsid w:val="002B4732"/>
    <w:rsid w:val="002B5BB1"/>
    <w:rsid w:val="002B6190"/>
    <w:rsid w:val="002B628C"/>
    <w:rsid w:val="002B6721"/>
    <w:rsid w:val="002B6C4C"/>
    <w:rsid w:val="002B7689"/>
    <w:rsid w:val="002B7B45"/>
    <w:rsid w:val="002B7CDC"/>
    <w:rsid w:val="002C048C"/>
    <w:rsid w:val="002C1DCD"/>
    <w:rsid w:val="002C2262"/>
    <w:rsid w:val="002C2589"/>
    <w:rsid w:val="002C59C5"/>
    <w:rsid w:val="002C5E2B"/>
    <w:rsid w:val="002C750B"/>
    <w:rsid w:val="002C7674"/>
    <w:rsid w:val="002C7B12"/>
    <w:rsid w:val="002D1A8A"/>
    <w:rsid w:val="002D1D82"/>
    <w:rsid w:val="002D2FFA"/>
    <w:rsid w:val="002D3113"/>
    <w:rsid w:val="002D3BEA"/>
    <w:rsid w:val="002D3E03"/>
    <w:rsid w:val="002D42FA"/>
    <w:rsid w:val="002D4DC2"/>
    <w:rsid w:val="002D560E"/>
    <w:rsid w:val="002D56B4"/>
    <w:rsid w:val="002D6A7D"/>
    <w:rsid w:val="002D6E4E"/>
    <w:rsid w:val="002E00D2"/>
    <w:rsid w:val="002E0424"/>
    <w:rsid w:val="002E173D"/>
    <w:rsid w:val="002E237C"/>
    <w:rsid w:val="002E29B3"/>
    <w:rsid w:val="002E324B"/>
    <w:rsid w:val="002E3893"/>
    <w:rsid w:val="002E3ADC"/>
    <w:rsid w:val="002E3D53"/>
    <w:rsid w:val="002E440F"/>
    <w:rsid w:val="002E51CB"/>
    <w:rsid w:val="002E62F7"/>
    <w:rsid w:val="002E711E"/>
    <w:rsid w:val="002E7235"/>
    <w:rsid w:val="002E7CCA"/>
    <w:rsid w:val="002F00B7"/>
    <w:rsid w:val="002F14AF"/>
    <w:rsid w:val="002F1BE9"/>
    <w:rsid w:val="002F2839"/>
    <w:rsid w:val="002F2AC8"/>
    <w:rsid w:val="002F2C1A"/>
    <w:rsid w:val="002F3674"/>
    <w:rsid w:val="002F3EF8"/>
    <w:rsid w:val="002F4316"/>
    <w:rsid w:val="002F4548"/>
    <w:rsid w:val="002F45F4"/>
    <w:rsid w:val="002F5088"/>
    <w:rsid w:val="002F5399"/>
    <w:rsid w:val="002F6391"/>
    <w:rsid w:val="002F66A8"/>
    <w:rsid w:val="002F6E1E"/>
    <w:rsid w:val="002F6FA9"/>
    <w:rsid w:val="002F759C"/>
    <w:rsid w:val="00300EDF"/>
    <w:rsid w:val="003012C2"/>
    <w:rsid w:val="00301799"/>
    <w:rsid w:val="00304204"/>
    <w:rsid w:val="003046E9"/>
    <w:rsid w:val="00304C6A"/>
    <w:rsid w:val="0030553E"/>
    <w:rsid w:val="0030553F"/>
    <w:rsid w:val="00306A44"/>
    <w:rsid w:val="00307BDE"/>
    <w:rsid w:val="00310594"/>
    <w:rsid w:val="00311511"/>
    <w:rsid w:val="00311E7D"/>
    <w:rsid w:val="00312906"/>
    <w:rsid w:val="00313C2F"/>
    <w:rsid w:val="00314116"/>
    <w:rsid w:val="00314B3D"/>
    <w:rsid w:val="00315849"/>
    <w:rsid w:val="0031635C"/>
    <w:rsid w:val="00316376"/>
    <w:rsid w:val="00316B96"/>
    <w:rsid w:val="00316D91"/>
    <w:rsid w:val="0031769B"/>
    <w:rsid w:val="00317A8F"/>
    <w:rsid w:val="00321A61"/>
    <w:rsid w:val="00322156"/>
    <w:rsid w:val="0032267D"/>
    <w:rsid w:val="00322865"/>
    <w:rsid w:val="00323E86"/>
    <w:rsid w:val="00324A37"/>
    <w:rsid w:val="00324CB4"/>
    <w:rsid w:val="003268A2"/>
    <w:rsid w:val="00326DB3"/>
    <w:rsid w:val="00331575"/>
    <w:rsid w:val="00332330"/>
    <w:rsid w:val="0033235C"/>
    <w:rsid w:val="0033363D"/>
    <w:rsid w:val="003346FC"/>
    <w:rsid w:val="00334C75"/>
    <w:rsid w:val="0033522B"/>
    <w:rsid w:val="0033647C"/>
    <w:rsid w:val="00336912"/>
    <w:rsid w:val="003379DF"/>
    <w:rsid w:val="00337D24"/>
    <w:rsid w:val="00337D28"/>
    <w:rsid w:val="00340446"/>
    <w:rsid w:val="0034128F"/>
    <w:rsid w:val="00342FBA"/>
    <w:rsid w:val="003430BD"/>
    <w:rsid w:val="00344251"/>
    <w:rsid w:val="00344EC0"/>
    <w:rsid w:val="00345BC1"/>
    <w:rsid w:val="00346F57"/>
    <w:rsid w:val="0034747D"/>
    <w:rsid w:val="00347985"/>
    <w:rsid w:val="0035010E"/>
    <w:rsid w:val="0035094C"/>
    <w:rsid w:val="00350ABA"/>
    <w:rsid w:val="0035344E"/>
    <w:rsid w:val="00353896"/>
    <w:rsid w:val="00353AC0"/>
    <w:rsid w:val="00354E6C"/>
    <w:rsid w:val="003558BE"/>
    <w:rsid w:val="003562A0"/>
    <w:rsid w:val="00356AFE"/>
    <w:rsid w:val="00357551"/>
    <w:rsid w:val="00357E76"/>
    <w:rsid w:val="00362942"/>
    <w:rsid w:val="00362A2E"/>
    <w:rsid w:val="00362F8F"/>
    <w:rsid w:val="003639C0"/>
    <w:rsid w:val="00363BEA"/>
    <w:rsid w:val="00364401"/>
    <w:rsid w:val="0036452E"/>
    <w:rsid w:val="00364A55"/>
    <w:rsid w:val="003653D6"/>
    <w:rsid w:val="003656FC"/>
    <w:rsid w:val="00365925"/>
    <w:rsid w:val="00366680"/>
    <w:rsid w:val="0036713E"/>
    <w:rsid w:val="00367409"/>
    <w:rsid w:val="003677E2"/>
    <w:rsid w:val="00367FA4"/>
    <w:rsid w:val="003701F6"/>
    <w:rsid w:val="0037048B"/>
    <w:rsid w:val="003723A3"/>
    <w:rsid w:val="00372DCA"/>
    <w:rsid w:val="003736EF"/>
    <w:rsid w:val="003744C1"/>
    <w:rsid w:val="00375553"/>
    <w:rsid w:val="0037559B"/>
    <w:rsid w:val="00375C7F"/>
    <w:rsid w:val="00376228"/>
    <w:rsid w:val="00376B17"/>
    <w:rsid w:val="00376FF6"/>
    <w:rsid w:val="00377A34"/>
    <w:rsid w:val="003800AF"/>
    <w:rsid w:val="003803BF"/>
    <w:rsid w:val="00380828"/>
    <w:rsid w:val="003813DE"/>
    <w:rsid w:val="003816C2"/>
    <w:rsid w:val="003816EA"/>
    <w:rsid w:val="00381BC5"/>
    <w:rsid w:val="00381C90"/>
    <w:rsid w:val="00381DC1"/>
    <w:rsid w:val="00382AAF"/>
    <w:rsid w:val="00382B7A"/>
    <w:rsid w:val="00383259"/>
    <w:rsid w:val="00383D5D"/>
    <w:rsid w:val="0038404E"/>
    <w:rsid w:val="003853F3"/>
    <w:rsid w:val="00386049"/>
    <w:rsid w:val="0038641A"/>
    <w:rsid w:val="0038738C"/>
    <w:rsid w:val="003919CB"/>
    <w:rsid w:val="00391D65"/>
    <w:rsid w:val="00391E7C"/>
    <w:rsid w:val="00392035"/>
    <w:rsid w:val="0039217C"/>
    <w:rsid w:val="00392E48"/>
    <w:rsid w:val="003939F8"/>
    <w:rsid w:val="00394523"/>
    <w:rsid w:val="00395006"/>
    <w:rsid w:val="0039539F"/>
    <w:rsid w:val="00395FA9"/>
    <w:rsid w:val="0039650D"/>
    <w:rsid w:val="003965B1"/>
    <w:rsid w:val="00397C47"/>
    <w:rsid w:val="003A099C"/>
    <w:rsid w:val="003A14BD"/>
    <w:rsid w:val="003A16A2"/>
    <w:rsid w:val="003A1AF9"/>
    <w:rsid w:val="003A3406"/>
    <w:rsid w:val="003A34B5"/>
    <w:rsid w:val="003A3623"/>
    <w:rsid w:val="003A3865"/>
    <w:rsid w:val="003A387A"/>
    <w:rsid w:val="003A3D53"/>
    <w:rsid w:val="003A59E5"/>
    <w:rsid w:val="003A5D26"/>
    <w:rsid w:val="003A66E5"/>
    <w:rsid w:val="003B09AD"/>
    <w:rsid w:val="003B1879"/>
    <w:rsid w:val="003B2004"/>
    <w:rsid w:val="003B312B"/>
    <w:rsid w:val="003B3698"/>
    <w:rsid w:val="003B3C32"/>
    <w:rsid w:val="003B55A7"/>
    <w:rsid w:val="003B582C"/>
    <w:rsid w:val="003B59FA"/>
    <w:rsid w:val="003B68D0"/>
    <w:rsid w:val="003B698F"/>
    <w:rsid w:val="003B77CE"/>
    <w:rsid w:val="003B7BB8"/>
    <w:rsid w:val="003B7CFE"/>
    <w:rsid w:val="003B7D51"/>
    <w:rsid w:val="003B7F62"/>
    <w:rsid w:val="003B7F68"/>
    <w:rsid w:val="003C081E"/>
    <w:rsid w:val="003C1788"/>
    <w:rsid w:val="003C181D"/>
    <w:rsid w:val="003C1E4B"/>
    <w:rsid w:val="003C2D57"/>
    <w:rsid w:val="003C3844"/>
    <w:rsid w:val="003C4B18"/>
    <w:rsid w:val="003C4E30"/>
    <w:rsid w:val="003C6B90"/>
    <w:rsid w:val="003C7A8B"/>
    <w:rsid w:val="003C7F81"/>
    <w:rsid w:val="003D11C4"/>
    <w:rsid w:val="003D17A5"/>
    <w:rsid w:val="003D20D9"/>
    <w:rsid w:val="003D275A"/>
    <w:rsid w:val="003D296F"/>
    <w:rsid w:val="003D3E08"/>
    <w:rsid w:val="003D402D"/>
    <w:rsid w:val="003D412D"/>
    <w:rsid w:val="003D49A6"/>
    <w:rsid w:val="003D76D4"/>
    <w:rsid w:val="003E013D"/>
    <w:rsid w:val="003E21A6"/>
    <w:rsid w:val="003E2F8A"/>
    <w:rsid w:val="003E3851"/>
    <w:rsid w:val="003E3F4C"/>
    <w:rsid w:val="003E45A1"/>
    <w:rsid w:val="003E4F44"/>
    <w:rsid w:val="003E6287"/>
    <w:rsid w:val="003E6FDE"/>
    <w:rsid w:val="003E7475"/>
    <w:rsid w:val="003F11E1"/>
    <w:rsid w:val="003F1C24"/>
    <w:rsid w:val="003F1F4B"/>
    <w:rsid w:val="003F4FB0"/>
    <w:rsid w:val="003F5FD9"/>
    <w:rsid w:val="003F61D6"/>
    <w:rsid w:val="003F6EF0"/>
    <w:rsid w:val="003F7591"/>
    <w:rsid w:val="004011B3"/>
    <w:rsid w:val="00401A07"/>
    <w:rsid w:val="00401F92"/>
    <w:rsid w:val="00403C88"/>
    <w:rsid w:val="00404048"/>
    <w:rsid w:val="00404145"/>
    <w:rsid w:val="004065FE"/>
    <w:rsid w:val="0040680C"/>
    <w:rsid w:val="00406B2F"/>
    <w:rsid w:val="00407006"/>
    <w:rsid w:val="004072B6"/>
    <w:rsid w:val="00407940"/>
    <w:rsid w:val="00407A08"/>
    <w:rsid w:val="00410448"/>
    <w:rsid w:val="00410F86"/>
    <w:rsid w:val="00412C05"/>
    <w:rsid w:val="00413509"/>
    <w:rsid w:val="00413971"/>
    <w:rsid w:val="00415295"/>
    <w:rsid w:val="004152B1"/>
    <w:rsid w:val="00416A1F"/>
    <w:rsid w:val="00416DC5"/>
    <w:rsid w:val="00416E39"/>
    <w:rsid w:val="00420121"/>
    <w:rsid w:val="004205D6"/>
    <w:rsid w:val="00421B96"/>
    <w:rsid w:val="00421E25"/>
    <w:rsid w:val="00422953"/>
    <w:rsid w:val="00422A62"/>
    <w:rsid w:val="00423F1E"/>
    <w:rsid w:val="00423FA2"/>
    <w:rsid w:val="0043092B"/>
    <w:rsid w:val="00431282"/>
    <w:rsid w:val="004322CA"/>
    <w:rsid w:val="004329BA"/>
    <w:rsid w:val="00432DA3"/>
    <w:rsid w:val="00433506"/>
    <w:rsid w:val="00433819"/>
    <w:rsid w:val="0043386D"/>
    <w:rsid w:val="004343F3"/>
    <w:rsid w:val="0043445A"/>
    <w:rsid w:val="004365D9"/>
    <w:rsid w:val="00436FFB"/>
    <w:rsid w:val="00437217"/>
    <w:rsid w:val="004377F8"/>
    <w:rsid w:val="00437AD3"/>
    <w:rsid w:val="0044094D"/>
    <w:rsid w:val="0044142C"/>
    <w:rsid w:val="00445B4E"/>
    <w:rsid w:val="00446306"/>
    <w:rsid w:val="00446486"/>
    <w:rsid w:val="00446E38"/>
    <w:rsid w:val="00447540"/>
    <w:rsid w:val="00447AD9"/>
    <w:rsid w:val="00450BBA"/>
    <w:rsid w:val="00450CB4"/>
    <w:rsid w:val="00451F06"/>
    <w:rsid w:val="0045244F"/>
    <w:rsid w:val="00452B20"/>
    <w:rsid w:val="00452B69"/>
    <w:rsid w:val="00452C22"/>
    <w:rsid w:val="00453A85"/>
    <w:rsid w:val="00453D88"/>
    <w:rsid w:val="00453E84"/>
    <w:rsid w:val="0045447D"/>
    <w:rsid w:val="00454829"/>
    <w:rsid w:val="00454B9E"/>
    <w:rsid w:val="00456AA0"/>
    <w:rsid w:val="004605E8"/>
    <w:rsid w:val="00460D5C"/>
    <w:rsid w:val="0046115C"/>
    <w:rsid w:val="00461B15"/>
    <w:rsid w:val="004621DB"/>
    <w:rsid w:val="00462ED0"/>
    <w:rsid w:val="00463160"/>
    <w:rsid w:val="00463AC4"/>
    <w:rsid w:val="0046416F"/>
    <w:rsid w:val="0046422C"/>
    <w:rsid w:val="0046472B"/>
    <w:rsid w:val="00464931"/>
    <w:rsid w:val="00464AF8"/>
    <w:rsid w:val="00464E34"/>
    <w:rsid w:val="00464F27"/>
    <w:rsid w:val="0046618F"/>
    <w:rsid w:val="00466204"/>
    <w:rsid w:val="004666B5"/>
    <w:rsid w:val="00466B69"/>
    <w:rsid w:val="00466DBE"/>
    <w:rsid w:val="00470266"/>
    <w:rsid w:val="004713BF"/>
    <w:rsid w:val="004714FB"/>
    <w:rsid w:val="0047159E"/>
    <w:rsid w:val="0047217D"/>
    <w:rsid w:val="0047225B"/>
    <w:rsid w:val="00473A43"/>
    <w:rsid w:val="00474F81"/>
    <w:rsid w:val="00475CE1"/>
    <w:rsid w:val="0047608D"/>
    <w:rsid w:val="0047643B"/>
    <w:rsid w:val="004764AB"/>
    <w:rsid w:val="00477C44"/>
    <w:rsid w:val="00480309"/>
    <w:rsid w:val="0048056F"/>
    <w:rsid w:val="004821A0"/>
    <w:rsid w:val="00482947"/>
    <w:rsid w:val="004842F0"/>
    <w:rsid w:val="00484E43"/>
    <w:rsid w:val="00485726"/>
    <w:rsid w:val="0048614B"/>
    <w:rsid w:val="00487C8E"/>
    <w:rsid w:val="00487DAA"/>
    <w:rsid w:val="004902E4"/>
    <w:rsid w:val="004905F8"/>
    <w:rsid w:val="004907CD"/>
    <w:rsid w:val="004911BA"/>
    <w:rsid w:val="00491B08"/>
    <w:rsid w:val="004923F2"/>
    <w:rsid w:val="0049280B"/>
    <w:rsid w:val="00492A34"/>
    <w:rsid w:val="00493AD2"/>
    <w:rsid w:val="00493EA7"/>
    <w:rsid w:val="004944E2"/>
    <w:rsid w:val="00494594"/>
    <w:rsid w:val="00494B7C"/>
    <w:rsid w:val="00495533"/>
    <w:rsid w:val="00495D7E"/>
    <w:rsid w:val="00495DEE"/>
    <w:rsid w:val="004974FE"/>
    <w:rsid w:val="004979E2"/>
    <w:rsid w:val="004A1F05"/>
    <w:rsid w:val="004A25CD"/>
    <w:rsid w:val="004A38C0"/>
    <w:rsid w:val="004A3E59"/>
    <w:rsid w:val="004A3EE9"/>
    <w:rsid w:val="004A43A7"/>
    <w:rsid w:val="004A45F2"/>
    <w:rsid w:val="004A58C6"/>
    <w:rsid w:val="004A607B"/>
    <w:rsid w:val="004A6682"/>
    <w:rsid w:val="004A7FB3"/>
    <w:rsid w:val="004B03A9"/>
    <w:rsid w:val="004B10C5"/>
    <w:rsid w:val="004B2797"/>
    <w:rsid w:val="004B2DB1"/>
    <w:rsid w:val="004B2EE8"/>
    <w:rsid w:val="004B3510"/>
    <w:rsid w:val="004B3B58"/>
    <w:rsid w:val="004B5899"/>
    <w:rsid w:val="004B61DA"/>
    <w:rsid w:val="004B784F"/>
    <w:rsid w:val="004C123E"/>
    <w:rsid w:val="004C12A5"/>
    <w:rsid w:val="004C1DCF"/>
    <w:rsid w:val="004C1F4D"/>
    <w:rsid w:val="004C2CB4"/>
    <w:rsid w:val="004C2EC6"/>
    <w:rsid w:val="004C43AD"/>
    <w:rsid w:val="004C4A77"/>
    <w:rsid w:val="004C4C35"/>
    <w:rsid w:val="004C6050"/>
    <w:rsid w:val="004C78BA"/>
    <w:rsid w:val="004C7DAB"/>
    <w:rsid w:val="004D013F"/>
    <w:rsid w:val="004D0358"/>
    <w:rsid w:val="004D0D93"/>
    <w:rsid w:val="004D134E"/>
    <w:rsid w:val="004D13A0"/>
    <w:rsid w:val="004D18D7"/>
    <w:rsid w:val="004D289A"/>
    <w:rsid w:val="004D3D89"/>
    <w:rsid w:val="004D3F72"/>
    <w:rsid w:val="004D52F0"/>
    <w:rsid w:val="004D53B3"/>
    <w:rsid w:val="004D7128"/>
    <w:rsid w:val="004D71E3"/>
    <w:rsid w:val="004D74A2"/>
    <w:rsid w:val="004D793E"/>
    <w:rsid w:val="004D7E02"/>
    <w:rsid w:val="004D7EEE"/>
    <w:rsid w:val="004E05A1"/>
    <w:rsid w:val="004E0D44"/>
    <w:rsid w:val="004E0DB5"/>
    <w:rsid w:val="004E0E99"/>
    <w:rsid w:val="004E1394"/>
    <w:rsid w:val="004E1470"/>
    <w:rsid w:val="004E1869"/>
    <w:rsid w:val="004E1C17"/>
    <w:rsid w:val="004E23A5"/>
    <w:rsid w:val="004E2429"/>
    <w:rsid w:val="004E245F"/>
    <w:rsid w:val="004E29B3"/>
    <w:rsid w:val="004E2B46"/>
    <w:rsid w:val="004E2FCC"/>
    <w:rsid w:val="004E3A54"/>
    <w:rsid w:val="004E3B0E"/>
    <w:rsid w:val="004E3F07"/>
    <w:rsid w:val="004E461E"/>
    <w:rsid w:val="004E479B"/>
    <w:rsid w:val="004E54F3"/>
    <w:rsid w:val="004E5581"/>
    <w:rsid w:val="004E593D"/>
    <w:rsid w:val="004E59CB"/>
    <w:rsid w:val="004E6F41"/>
    <w:rsid w:val="004E72F2"/>
    <w:rsid w:val="004E7EBA"/>
    <w:rsid w:val="004E7EED"/>
    <w:rsid w:val="004E7F60"/>
    <w:rsid w:val="004F00D9"/>
    <w:rsid w:val="004F0344"/>
    <w:rsid w:val="004F0B38"/>
    <w:rsid w:val="004F0B7F"/>
    <w:rsid w:val="004F1878"/>
    <w:rsid w:val="004F1A20"/>
    <w:rsid w:val="004F37B6"/>
    <w:rsid w:val="004F4D7C"/>
    <w:rsid w:val="004F5264"/>
    <w:rsid w:val="004F5C66"/>
    <w:rsid w:val="004F5F2E"/>
    <w:rsid w:val="004F6399"/>
    <w:rsid w:val="004F6B46"/>
    <w:rsid w:val="004F74C5"/>
    <w:rsid w:val="004F7609"/>
    <w:rsid w:val="004F7613"/>
    <w:rsid w:val="005006DF"/>
    <w:rsid w:val="00500E63"/>
    <w:rsid w:val="00500F89"/>
    <w:rsid w:val="00501218"/>
    <w:rsid w:val="00501C61"/>
    <w:rsid w:val="00502853"/>
    <w:rsid w:val="00502EE9"/>
    <w:rsid w:val="00503247"/>
    <w:rsid w:val="0050329B"/>
    <w:rsid w:val="00503F41"/>
    <w:rsid w:val="00504694"/>
    <w:rsid w:val="00504AD8"/>
    <w:rsid w:val="00505189"/>
    <w:rsid w:val="00506BDF"/>
    <w:rsid w:val="00507A99"/>
    <w:rsid w:val="00510036"/>
    <w:rsid w:val="00510150"/>
    <w:rsid w:val="00510299"/>
    <w:rsid w:val="0051069A"/>
    <w:rsid w:val="00511354"/>
    <w:rsid w:val="0051167C"/>
    <w:rsid w:val="005129BD"/>
    <w:rsid w:val="0051336A"/>
    <w:rsid w:val="00513731"/>
    <w:rsid w:val="00513D48"/>
    <w:rsid w:val="00513EE5"/>
    <w:rsid w:val="0051415D"/>
    <w:rsid w:val="00515092"/>
    <w:rsid w:val="0051660A"/>
    <w:rsid w:val="00516C09"/>
    <w:rsid w:val="00516F64"/>
    <w:rsid w:val="00516F72"/>
    <w:rsid w:val="005172B0"/>
    <w:rsid w:val="00517D3A"/>
    <w:rsid w:val="00520249"/>
    <w:rsid w:val="00520E14"/>
    <w:rsid w:val="00522264"/>
    <w:rsid w:val="0052232F"/>
    <w:rsid w:val="00524287"/>
    <w:rsid w:val="0052440E"/>
    <w:rsid w:val="00524455"/>
    <w:rsid w:val="00525AD9"/>
    <w:rsid w:val="00526C01"/>
    <w:rsid w:val="00526C26"/>
    <w:rsid w:val="00530F04"/>
    <w:rsid w:val="00531194"/>
    <w:rsid w:val="005316BC"/>
    <w:rsid w:val="00531DEC"/>
    <w:rsid w:val="00532A99"/>
    <w:rsid w:val="005332D3"/>
    <w:rsid w:val="005335AF"/>
    <w:rsid w:val="00533A95"/>
    <w:rsid w:val="00534582"/>
    <w:rsid w:val="00534653"/>
    <w:rsid w:val="00535DB6"/>
    <w:rsid w:val="005364C1"/>
    <w:rsid w:val="005364DA"/>
    <w:rsid w:val="00536BF8"/>
    <w:rsid w:val="005415A0"/>
    <w:rsid w:val="00541766"/>
    <w:rsid w:val="00541FB4"/>
    <w:rsid w:val="005429B8"/>
    <w:rsid w:val="00543267"/>
    <w:rsid w:val="00543A23"/>
    <w:rsid w:val="00544087"/>
    <w:rsid w:val="00544D91"/>
    <w:rsid w:val="00544ED4"/>
    <w:rsid w:val="005453B3"/>
    <w:rsid w:val="00546196"/>
    <w:rsid w:val="00547365"/>
    <w:rsid w:val="005474F2"/>
    <w:rsid w:val="00547554"/>
    <w:rsid w:val="00547DE4"/>
    <w:rsid w:val="0055040C"/>
    <w:rsid w:val="005505FD"/>
    <w:rsid w:val="005513A3"/>
    <w:rsid w:val="00552224"/>
    <w:rsid w:val="00552C45"/>
    <w:rsid w:val="0055370C"/>
    <w:rsid w:val="00553AF2"/>
    <w:rsid w:val="00553BEC"/>
    <w:rsid w:val="005551EA"/>
    <w:rsid w:val="00555861"/>
    <w:rsid w:val="005560AD"/>
    <w:rsid w:val="00556A66"/>
    <w:rsid w:val="00557709"/>
    <w:rsid w:val="00557C49"/>
    <w:rsid w:val="00560CD2"/>
    <w:rsid w:val="005613B3"/>
    <w:rsid w:val="0056330F"/>
    <w:rsid w:val="00563C96"/>
    <w:rsid w:val="00563EDF"/>
    <w:rsid w:val="0056454A"/>
    <w:rsid w:val="0056459F"/>
    <w:rsid w:val="00564D32"/>
    <w:rsid w:val="00565B7C"/>
    <w:rsid w:val="00565C28"/>
    <w:rsid w:val="00566101"/>
    <w:rsid w:val="00566A15"/>
    <w:rsid w:val="00566C3C"/>
    <w:rsid w:val="005672E6"/>
    <w:rsid w:val="00567744"/>
    <w:rsid w:val="00567B0D"/>
    <w:rsid w:val="00567FA2"/>
    <w:rsid w:val="005712C0"/>
    <w:rsid w:val="00571620"/>
    <w:rsid w:val="0057280C"/>
    <w:rsid w:val="00573168"/>
    <w:rsid w:val="00573E1B"/>
    <w:rsid w:val="00574ABD"/>
    <w:rsid w:val="00574D22"/>
    <w:rsid w:val="00575C35"/>
    <w:rsid w:val="00575FB4"/>
    <w:rsid w:val="00576F1B"/>
    <w:rsid w:val="00577026"/>
    <w:rsid w:val="00577793"/>
    <w:rsid w:val="00580E93"/>
    <w:rsid w:val="00581779"/>
    <w:rsid w:val="005821F8"/>
    <w:rsid w:val="00582ECC"/>
    <w:rsid w:val="005843B7"/>
    <w:rsid w:val="00584584"/>
    <w:rsid w:val="005852FE"/>
    <w:rsid w:val="00585AEE"/>
    <w:rsid w:val="005861E4"/>
    <w:rsid w:val="00586639"/>
    <w:rsid w:val="00590D07"/>
    <w:rsid w:val="00591EFF"/>
    <w:rsid w:val="00592058"/>
    <w:rsid w:val="00592189"/>
    <w:rsid w:val="005922F9"/>
    <w:rsid w:val="00593C99"/>
    <w:rsid w:val="00593D9C"/>
    <w:rsid w:val="00594294"/>
    <w:rsid w:val="005942AA"/>
    <w:rsid w:val="00594C71"/>
    <w:rsid w:val="005950B5"/>
    <w:rsid w:val="005950C3"/>
    <w:rsid w:val="00595CC8"/>
    <w:rsid w:val="00595FD4"/>
    <w:rsid w:val="00596763"/>
    <w:rsid w:val="00596B13"/>
    <w:rsid w:val="00597767"/>
    <w:rsid w:val="00597C3C"/>
    <w:rsid w:val="00597D58"/>
    <w:rsid w:val="005A0A5E"/>
    <w:rsid w:val="005A1CC5"/>
    <w:rsid w:val="005A1FCB"/>
    <w:rsid w:val="005A4442"/>
    <w:rsid w:val="005A49BA"/>
    <w:rsid w:val="005A4CAD"/>
    <w:rsid w:val="005A5BB4"/>
    <w:rsid w:val="005A5BFA"/>
    <w:rsid w:val="005A5EC3"/>
    <w:rsid w:val="005A657F"/>
    <w:rsid w:val="005A65E7"/>
    <w:rsid w:val="005A66C6"/>
    <w:rsid w:val="005A7137"/>
    <w:rsid w:val="005B0792"/>
    <w:rsid w:val="005B0D6C"/>
    <w:rsid w:val="005B0F3B"/>
    <w:rsid w:val="005B2C59"/>
    <w:rsid w:val="005B32E9"/>
    <w:rsid w:val="005B347B"/>
    <w:rsid w:val="005B40AF"/>
    <w:rsid w:val="005B41D0"/>
    <w:rsid w:val="005B426D"/>
    <w:rsid w:val="005B43FE"/>
    <w:rsid w:val="005B50D4"/>
    <w:rsid w:val="005B68B2"/>
    <w:rsid w:val="005B7954"/>
    <w:rsid w:val="005C05F8"/>
    <w:rsid w:val="005C0979"/>
    <w:rsid w:val="005C12AD"/>
    <w:rsid w:val="005C1662"/>
    <w:rsid w:val="005C16DF"/>
    <w:rsid w:val="005C2119"/>
    <w:rsid w:val="005C37B9"/>
    <w:rsid w:val="005C3B20"/>
    <w:rsid w:val="005C5756"/>
    <w:rsid w:val="005C65B3"/>
    <w:rsid w:val="005C668C"/>
    <w:rsid w:val="005C6B25"/>
    <w:rsid w:val="005C6F64"/>
    <w:rsid w:val="005C74C1"/>
    <w:rsid w:val="005D0138"/>
    <w:rsid w:val="005D1B0C"/>
    <w:rsid w:val="005D203F"/>
    <w:rsid w:val="005D2163"/>
    <w:rsid w:val="005D25E8"/>
    <w:rsid w:val="005D2EA4"/>
    <w:rsid w:val="005D30A2"/>
    <w:rsid w:val="005D331F"/>
    <w:rsid w:val="005D3F5F"/>
    <w:rsid w:val="005D48C5"/>
    <w:rsid w:val="005D5079"/>
    <w:rsid w:val="005D6E23"/>
    <w:rsid w:val="005D6E42"/>
    <w:rsid w:val="005E0048"/>
    <w:rsid w:val="005E03F6"/>
    <w:rsid w:val="005E16F2"/>
    <w:rsid w:val="005E1745"/>
    <w:rsid w:val="005E1B71"/>
    <w:rsid w:val="005E244E"/>
    <w:rsid w:val="005E291B"/>
    <w:rsid w:val="005E2DD1"/>
    <w:rsid w:val="005E32C2"/>
    <w:rsid w:val="005E36C1"/>
    <w:rsid w:val="005E39C6"/>
    <w:rsid w:val="005E4FDA"/>
    <w:rsid w:val="005F0149"/>
    <w:rsid w:val="005F0575"/>
    <w:rsid w:val="005F06BD"/>
    <w:rsid w:val="005F151D"/>
    <w:rsid w:val="005F15EB"/>
    <w:rsid w:val="005F15FE"/>
    <w:rsid w:val="005F220C"/>
    <w:rsid w:val="005F5552"/>
    <w:rsid w:val="005F6DCC"/>
    <w:rsid w:val="005F70EB"/>
    <w:rsid w:val="0060037E"/>
    <w:rsid w:val="00600E53"/>
    <w:rsid w:val="00601134"/>
    <w:rsid w:val="006011E5"/>
    <w:rsid w:val="00601C2A"/>
    <w:rsid w:val="006031B0"/>
    <w:rsid w:val="00603500"/>
    <w:rsid w:val="006047E1"/>
    <w:rsid w:val="00604BA2"/>
    <w:rsid w:val="00604C09"/>
    <w:rsid w:val="00607077"/>
    <w:rsid w:val="00610980"/>
    <w:rsid w:val="00610C3E"/>
    <w:rsid w:val="00612C68"/>
    <w:rsid w:val="0061374A"/>
    <w:rsid w:val="00613D31"/>
    <w:rsid w:val="00613FFE"/>
    <w:rsid w:val="00614126"/>
    <w:rsid w:val="00614EF6"/>
    <w:rsid w:val="00615089"/>
    <w:rsid w:val="00615D57"/>
    <w:rsid w:val="00616ECA"/>
    <w:rsid w:val="006170B2"/>
    <w:rsid w:val="006173C6"/>
    <w:rsid w:val="00617EA7"/>
    <w:rsid w:val="00622255"/>
    <w:rsid w:val="00623C67"/>
    <w:rsid w:val="00624658"/>
    <w:rsid w:val="00624863"/>
    <w:rsid w:val="00625305"/>
    <w:rsid w:val="006265DF"/>
    <w:rsid w:val="00626F4C"/>
    <w:rsid w:val="00630138"/>
    <w:rsid w:val="006303C6"/>
    <w:rsid w:val="006306EF"/>
    <w:rsid w:val="00630E2E"/>
    <w:rsid w:val="0063113F"/>
    <w:rsid w:val="0063124E"/>
    <w:rsid w:val="00631468"/>
    <w:rsid w:val="0063176C"/>
    <w:rsid w:val="00631957"/>
    <w:rsid w:val="00632428"/>
    <w:rsid w:val="00634798"/>
    <w:rsid w:val="0063484F"/>
    <w:rsid w:val="00634A10"/>
    <w:rsid w:val="006360EF"/>
    <w:rsid w:val="00636346"/>
    <w:rsid w:val="00636A49"/>
    <w:rsid w:val="00637C38"/>
    <w:rsid w:val="0064037F"/>
    <w:rsid w:val="00640C3E"/>
    <w:rsid w:val="00641753"/>
    <w:rsid w:val="00641CC2"/>
    <w:rsid w:val="00641D18"/>
    <w:rsid w:val="006428D8"/>
    <w:rsid w:val="00642C5D"/>
    <w:rsid w:val="00642D67"/>
    <w:rsid w:val="006438A4"/>
    <w:rsid w:val="00643B81"/>
    <w:rsid w:val="00644466"/>
    <w:rsid w:val="006450FC"/>
    <w:rsid w:val="006451CD"/>
    <w:rsid w:val="00645340"/>
    <w:rsid w:val="00645611"/>
    <w:rsid w:val="00645698"/>
    <w:rsid w:val="0064575F"/>
    <w:rsid w:val="006459DC"/>
    <w:rsid w:val="00646E78"/>
    <w:rsid w:val="006479C0"/>
    <w:rsid w:val="006503F6"/>
    <w:rsid w:val="00651076"/>
    <w:rsid w:val="006517CB"/>
    <w:rsid w:val="00651EDF"/>
    <w:rsid w:val="00652903"/>
    <w:rsid w:val="00653313"/>
    <w:rsid w:val="00653931"/>
    <w:rsid w:val="00653A5C"/>
    <w:rsid w:val="00653B5A"/>
    <w:rsid w:val="00653DC3"/>
    <w:rsid w:val="00655A36"/>
    <w:rsid w:val="00655BB0"/>
    <w:rsid w:val="006568A3"/>
    <w:rsid w:val="00656C91"/>
    <w:rsid w:val="00660017"/>
    <w:rsid w:val="00660044"/>
    <w:rsid w:val="00660088"/>
    <w:rsid w:val="006618CA"/>
    <w:rsid w:val="006618CF"/>
    <w:rsid w:val="00662D20"/>
    <w:rsid w:val="006633AB"/>
    <w:rsid w:val="006633DD"/>
    <w:rsid w:val="00663A96"/>
    <w:rsid w:val="006656E2"/>
    <w:rsid w:val="006664C7"/>
    <w:rsid w:val="00666AF6"/>
    <w:rsid w:val="006674B4"/>
    <w:rsid w:val="006677B6"/>
    <w:rsid w:val="0067070B"/>
    <w:rsid w:val="00670973"/>
    <w:rsid w:val="00670CE8"/>
    <w:rsid w:val="00672261"/>
    <w:rsid w:val="00673085"/>
    <w:rsid w:val="00673140"/>
    <w:rsid w:val="006734D9"/>
    <w:rsid w:val="006740DA"/>
    <w:rsid w:val="00674719"/>
    <w:rsid w:val="00675A65"/>
    <w:rsid w:val="00675AFA"/>
    <w:rsid w:val="00676619"/>
    <w:rsid w:val="00677AEE"/>
    <w:rsid w:val="0068008C"/>
    <w:rsid w:val="006806FB"/>
    <w:rsid w:val="0068073C"/>
    <w:rsid w:val="0068096C"/>
    <w:rsid w:val="00680E6F"/>
    <w:rsid w:val="006813D5"/>
    <w:rsid w:val="0068265A"/>
    <w:rsid w:val="006833CD"/>
    <w:rsid w:val="006833F1"/>
    <w:rsid w:val="00683AEB"/>
    <w:rsid w:val="006840A9"/>
    <w:rsid w:val="006844C3"/>
    <w:rsid w:val="00685435"/>
    <w:rsid w:val="00685A91"/>
    <w:rsid w:val="00685FBE"/>
    <w:rsid w:val="006866C8"/>
    <w:rsid w:val="0068788F"/>
    <w:rsid w:val="00690AFF"/>
    <w:rsid w:val="00690F46"/>
    <w:rsid w:val="0069195C"/>
    <w:rsid w:val="00692015"/>
    <w:rsid w:val="0069240C"/>
    <w:rsid w:val="00692CEC"/>
    <w:rsid w:val="00693B38"/>
    <w:rsid w:val="00694A17"/>
    <w:rsid w:val="00694EF1"/>
    <w:rsid w:val="00695F80"/>
    <w:rsid w:val="00696325"/>
    <w:rsid w:val="0069782B"/>
    <w:rsid w:val="00697870"/>
    <w:rsid w:val="00697A1E"/>
    <w:rsid w:val="00697F38"/>
    <w:rsid w:val="006A0201"/>
    <w:rsid w:val="006A1087"/>
    <w:rsid w:val="006A1286"/>
    <w:rsid w:val="006A12E2"/>
    <w:rsid w:val="006A1D6B"/>
    <w:rsid w:val="006A2763"/>
    <w:rsid w:val="006A27B0"/>
    <w:rsid w:val="006A2FB3"/>
    <w:rsid w:val="006A4033"/>
    <w:rsid w:val="006A430E"/>
    <w:rsid w:val="006A43A7"/>
    <w:rsid w:val="006A4643"/>
    <w:rsid w:val="006A4A43"/>
    <w:rsid w:val="006A50F3"/>
    <w:rsid w:val="006A5150"/>
    <w:rsid w:val="006A5753"/>
    <w:rsid w:val="006A66B3"/>
    <w:rsid w:val="006A6CC9"/>
    <w:rsid w:val="006A7AF9"/>
    <w:rsid w:val="006B152D"/>
    <w:rsid w:val="006B16C6"/>
    <w:rsid w:val="006B226C"/>
    <w:rsid w:val="006B2CAA"/>
    <w:rsid w:val="006B2CF4"/>
    <w:rsid w:val="006B36F4"/>
    <w:rsid w:val="006B38FC"/>
    <w:rsid w:val="006B4F1A"/>
    <w:rsid w:val="006B5084"/>
    <w:rsid w:val="006B5BCF"/>
    <w:rsid w:val="006B5D74"/>
    <w:rsid w:val="006B60DD"/>
    <w:rsid w:val="006B60E4"/>
    <w:rsid w:val="006B6202"/>
    <w:rsid w:val="006B71F9"/>
    <w:rsid w:val="006B7F3D"/>
    <w:rsid w:val="006C101F"/>
    <w:rsid w:val="006C21A2"/>
    <w:rsid w:val="006C338C"/>
    <w:rsid w:val="006C3476"/>
    <w:rsid w:val="006C4F19"/>
    <w:rsid w:val="006C52FD"/>
    <w:rsid w:val="006C5584"/>
    <w:rsid w:val="006C65F5"/>
    <w:rsid w:val="006C7B6A"/>
    <w:rsid w:val="006D0A3B"/>
    <w:rsid w:val="006D0C44"/>
    <w:rsid w:val="006D108D"/>
    <w:rsid w:val="006D127C"/>
    <w:rsid w:val="006D32A6"/>
    <w:rsid w:val="006D4298"/>
    <w:rsid w:val="006D4863"/>
    <w:rsid w:val="006D4F7B"/>
    <w:rsid w:val="006D5DB2"/>
    <w:rsid w:val="006D5F22"/>
    <w:rsid w:val="006D647C"/>
    <w:rsid w:val="006D7306"/>
    <w:rsid w:val="006D7655"/>
    <w:rsid w:val="006D7D9A"/>
    <w:rsid w:val="006E085E"/>
    <w:rsid w:val="006E1494"/>
    <w:rsid w:val="006E1EE8"/>
    <w:rsid w:val="006E28B2"/>
    <w:rsid w:val="006E28D8"/>
    <w:rsid w:val="006E2D1D"/>
    <w:rsid w:val="006E33F5"/>
    <w:rsid w:val="006E36CA"/>
    <w:rsid w:val="006E3B19"/>
    <w:rsid w:val="006E4C6E"/>
    <w:rsid w:val="006E4CF7"/>
    <w:rsid w:val="006E4D15"/>
    <w:rsid w:val="006E5EB5"/>
    <w:rsid w:val="006E643F"/>
    <w:rsid w:val="006E648A"/>
    <w:rsid w:val="006E69EE"/>
    <w:rsid w:val="006E79D5"/>
    <w:rsid w:val="006F036A"/>
    <w:rsid w:val="006F091A"/>
    <w:rsid w:val="006F27CB"/>
    <w:rsid w:val="006F2C05"/>
    <w:rsid w:val="006F345E"/>
    <w:rsid w:val="006F36F2"/>
    <w:rsid w:val="006F4F6E"/>
    <w:rsid w:val="006F5040"/>
    <w:rsid w:val="006F505D"/>
    <w:rsid w:val="006F5E8A"/>
    <w:rsid w:val="006F5F1A"/>
    <w:rsid w:val="006F665D"/>
    <w:rsid w:val="006F71B6"/>
    <w:rsid w:val="006F7633"/>
    <w:rsid w:val="00700368"/>
    <w:rsid w:val="00700817"/>
    <w:rsid w:val="00700895"/>
    <w:rsid w:val="007010B0"/>
    <w:rsid w:val="007016CB"/>
    <w:rsid w:val="00702699"/>
    <w:rsid w:val="00703A70"/>
    <w:rsid w:val="00704888"/>
    <w:rsid w:val="0070525C"/>
    <w:rsid w:val="0070548B"/>
    <w:rsid w:val="00705875"/>
    <w:rsid w:val="00705C23"/>
    <w:rsid w:val="007066D0"/>
    <w:rsid w:val="00706716"/>
    <w:rsid w:val="00707508"/>
    <w:rsid w:val="007079B4"/>
    <w:rsid w:val="007107FD"/>
    <w:rsid w:val="00710B5E"/>
    <w:rsid w:val="0071227C"/>
    <w:rsid w:val="00712E48"/>
    <w:rsid w:val="00713EAD"/>
    <w:rsid w:val="007145F1"/>
    <w:rsid w:val="007147BC"/>
    <w:rsid w:val="00715C56"/>
    <w:rsid w:val="00715EE5"/>
    <w:rsid w:val="00716549"/>
    <w:rsid w:val="00716F45"/>
    <w:rsid w:val="00717D1D"/>
    <w:rsid w:val="007217B3"/>
    <w:rsid w:val="007226B6"/>
    <w:rsid w:val="00722926"/>
    <w:rsid w:val="00722C3B"/>
    <w:rsid w:val="00722FD7"/>
    <w:rsid w:val="007232C9"/>
    <w:rsid w:val="007235AF"/>
    <w:rsid w:val="00723837"/>
    <w:rsid w:val="00726504"/>
    <w:rsid w:val="007266DA"/>
    <w:rsid w:val="00727392"/>
    <w:rsid w:val="007273CB"/>
    <w:rsid w:val="0072742A"/>
    <w:rsid w:val="00727658"/>
    <w:rsid w:val="00727AD0"/>
    <w:rsid w:val="007300EC"/>
    <w:rsid w:val="00730CCD"/>
    <w:rsid w:val="00731FA6"/>
    <w:rsid w:val="00732649"/>
    <w:rsid w:val="0073328B"/>
    <w:rsid w:val="007334E9"/>
    <w:rsid w:val="00733B5E"/>
    <w:rsid w:val="00733C52"/>
    <w:rsid w:val="00734173"/>
    <w:rsid w:val="007343FC"/>
    <w:rsid w:val="00735042"/>
    <w:rsid w:val="0073600D"/>
    <w:rsid w:val="00736B65"/>
    <w:rsid w:val="00737BC1"/>
    <w:rsid w:val="00740563"/>
    <w:rsid w:val="00741F2F"/>
    <w:rsid w:val="0074240D"/>
    <w:rsid w:val="0074254A"/>
    <w:rsid w:val="00742893"/>
    <w:rsid w:val="00742894"/>
    <w:rsid w:val="00742A5B"/>
    <w:rsid w:val="00743F01"/>
    <w:rsid w:val="00744919"/>
    <w:rsid w:val="00744D21"/>
    <w:rsid w:val="00745924"/>
    <w:rsid w:val="00746204"/>
    <w:rsid w:val="007467EF"/>
    <w:rsid w:val="007468D2"/>
    <w:rsid w:val="00746E00"/>
    <w:rsid w:val="00747128"/>
    <w:rsid w:val="00747150"/>
    <w:rsid w:val="00747384"/>
    <w:rsid w:val="00750346"/>
    <w:rsid w:val="0075054C"/>
    <w:rsid w:val="00750661"/>
    <w:rsid w:val="007508F7"/>
    <w:rsid w:val="00751192"/>
    <w:rsid w:val="007515FF"/>
    <w:rsid w:val="00752929"/>
    <w:rsid w:val="007534F0"/>
    <w:rsid w:val="00753920"/>
    <w:rsid w:val="00753C28"/>
    <w:rsid w:val="00756068"/>
    <w:rsid w:val="007566E3"/>
    <w:rsid w:val="0075744A"/>
    <w:rsid w:val="007575B4"/>
    <w:rsid w:val="0076002D"/>
    <w:rsid w:val="00763E18"/>
    <w:rsid w:val="00764282"/>
    <w:rsid w:val="007659FA"/>
    <w:rsid w:val="00765B60"/>
    <w:rsid w:val="007665AD"/>
    <w:rsid w:val="00766AE3"/>
    <w:rsid w:val="00766AF1"/>
    <w:rsid w:val="00766BF6"/>
    <w:rsid w:val="007701A1"/>
    <w:rsid w:val="007716DA"/>
    <w:rsid w:val="0077262A"/>
    <w:rsid w:val="007726FA"/>
    <w:rsid w:val="007730AF"/>
    <w:rsid w:val="00773914"/>
    <w:rsid w:val="00773A38"/>
    <w:rsid w:val="0077411B"/>
    <w:rsid w:val="007748E1"/>
    <w:rsid w:val="00774B6B"/>
    <w:rsid w:val="0077536E"/>
    <w:rsid w:val="00775A46"/>
    <w:rsid w:val="00775C56"/>
    <w:rsid w:val="0077656F"/>
    <w:rsid w:val="00776D1B"/>
    <w:rsid w:val="00776E70"/>
    <w:rsid w:val="007777F9"/>
    <w:rsid w:val="00777B28"/>
    <w:rsid w:val="00777F20"/>
    <w:rsid w:val="0078011C"/>
    <w:rsid w:val="00780A67"/>
    <w:rsid w:val="00780B4F"/>
    <w:rsid w:val="0078147D"/>
    <w:rsid w:val="007816DE"/>
    <w:rsid w:val="00781F9D"/>
    <w:rsid w:val="00782227"/>
    <w:rsid w:val="00782D8D"/>
    <w:rsid w:val="00782DC8"/>
    <w:rsid w:val="007831AB"/>
    <w:rsid w:val="00784D58"/>
    <w:rsid w:val="007850A5"/>
    <w:rsid w:val="007858BA"/>
    <w:rsid w:val="00786510"/>
    <w:rsid w:val="00786F63"/>
    <w:rsid w:val="007876CB"/>
    <w:rsid w:val="0078796F"/>
    <w:rsid w:val="00790C47"/>
    <w:rsid w:val="00790EE0"/>
    <w:rsid w:val="007916A8"/>
    <w:rsid w:val="007919E4"/>
    <w:rsid w:val="0079200F"/>
    <w:rsid w:val="00792D04"/>
    <w:rsid w:val="00793A45"/>
    <w:rsid w:val="00794B3B"/>
    <w:rsid w:val="00795E51"/>
    <w:rsid w:val="00796252"/>
    <w:rsid w:val="007968B1"/>
    <w:rsid w:val="00796E13"/>
    <w:rsid w:val="00796EF2"/>
    <w:rsid w:val="0079749A"/>
    <w:rsid w:val="007A0F48"/>
    <w:rsid w:val="007A12AE"/>
    <w:rsid w:val="007A2B03"/>
    <w:rsid w:val="007A2FF1"/>
    <w:rsid w:val="007A32DD"/>
    <w:rsid w:val="007A3352"/>
    <w:rsid w:val="007A381C"/>
    <w:rsid w:val="007A3D62"/>
    <w:rsid w:val="007A4924"/>
    <w:rsid w:val="007A4C35"/>
    <w:rsid w:val="007A4D36"/>
    <w:rsid w:val="007A4D4B"/>
    <w:rsid w:val="007A5500"/>
    <w:rsid w:val="007A605D"/>
    <w:rsid w:val="007A626E"/>
    <w:rsid w:val="007A6419"/>
    <w:rsid w:val="007B0C7C"/>
    <w:rsid w:val="007B178E"/>
    <w:rsid w:val="007B5DE0"/>
    <w:rsid w:val="007B7111"/>
    <w:rsid w:val="007B776A"/>
    <w:rsid w:val="007B7FF2"/>
    <w:rsid w:val="007C032E"/>
    <w:rsid w:val="007C0572"/>
    <w:rsid w:val="007C0A3D"/>
    <w:rsid w:val="007C0FDF"/>
    <w:rsid w:val="007C1C5B"/>
    <w:rsid w:val="007C27B6"/>
    <w:rsid w:val="007C2ECE"/>
    <w:rsid w:val="007C33B9"/>
    <w:rsid w:val="007C3B7D"/>
    <w:rsid w:val="007C4972"/>
    <w:rsid w:val="007C4B86"/>
    <w:rsid w:val="007C5A0F"/>
    <w:rsid w:val="007C654C"/>
    <w:rsid w:val="007C6CB3"/>
    <w:rsid w:val="007C700A"/>
    <w:rsid w:val="007C7DD0"/>
    <w:rsid w:val="007D0750"/>
    <w:rsid w:val="007D0990"/>
    <w:rsid w:val="007D0F9B"/>
    <w:rsid w:val="007D1217"/>
    <w:rsid w:val="007D19FE"/>
    <w:rsid w:val="007D1A20"/>
    <w:rsid w:val="007D3EBC"/>
    <w:rsid w:val="007D468A"/>
    <w:rsid w:val="007D4AEF"/>
    <w:rsid w:val="007D4B99"/>
    <w:rsid w:val="007D4C70"/>
    <w:rsid w:val="007D55B8"/>
    <w:rsid w:val="007D563D"/>
    <w:rsid w:val="007D5D43"/>
    <w:rsid w:val="007D6167"/>
    <w:rsid w:val="007D617D"/>
    <w:rsid w:val="007D6B7E"/>
    <w:rsid w:val="007D728B"/>
    <w:rsid w:val="007E01FC"/>
    <w:rsid w:val="007E0B38"/>
    <w:rsid w:val="007E1C81"/>
    <w:rsid w:val="007E1E3E"/>
    <w:rsid w:val="007E1EFC"/>
    <w:rsid w:val="007E20EA"/>
    <w:rsid w:val="007E313F"/>
    <w:rsid w:val="007E3783"/>
    <w:rsid w:val="007E4CB7"/>
    <w:rsid w:val="007E5697"/>
    <w:rsid w:val="007E5DA9"/>
    <w:rsid w:val="007E5FCC"/>
    <w:rsid w:val="007E6D99"/>
    <w:rsid w:val="007E6F48"/>
    <w:rsid w:val="007E6F7B"/>
    <w:rsid w:val="007E700B"/>
    <w:rsid w:val="007E7703"/>
    <w:rsid w:val="007E7D47"/>
    <w:rsid w:val="007F1227"/>
    <w:rsid w:val="007F1673"/>
    <w:rsid w:val="007F1A04"/>
    <w:rsid w:val="007F1B3E"/>
    <w:rsid w:val="007F2BD6"/>
    <w:rsid w:val="007F2F94"/>
    <w:rsid w:val="007F3E48"/>
    <w:rsid w:val="007F4F09"/>
    <w:rsid w:val="007F5287"/>
    <w:rsid w:val="007F5BDA"/>
    <w:rsid w:val="007F5BE5"/>
    <w:rsid w:val="007F5D52"/>
    <w:rsid w:val="007F629B"/>
    <w:rsid w:val="007F686C"/>
    <w:rsid w:val="007F6D6D"/>
    <w:rsid w:val="007F7550"/>
    <w:rsid w:val="007F7CF8"/>
    <w:rsid w:val="007F7F1E"/>
    <w:rsid w:val="008002E8"/>
    <w:rsid w:val="00800586"/>
    <w:rsid w:val="00801859"/>
    <w:rsid w:val="00802470"/>
    <w:rsid w:val="00802A6F"/>
    <w:rsid w:val="00803162"/>
    <w:rsid w:val="00804620"/>
    <w:rsid w:val="00805A9C"/>
    <w:rsid w:val="00805E94"/>
    <w:rsid w:val="00806B79"/>
    <w:rsid w:val="008071B8"/>
    <w:rsid w:val="0080744F"/>
    <w:rsid w:val="0081066E"/>
    <w:rsid w:val="008107A5"/>
    <w:rsid w:val="00810B48"/>
    <w:rsid w:val="008111C6"/>
    <w:rsid w:val="0081203E"/>
    <w:rsid w:val="0081230A"/>
    <w:rsid w:val="008129DE"/>
    <w:rsid w:val="0081312D"/>
    <w:rsid w:val="00813793"/>
    <w:rsid w:val="00813FE8"/>
    <w:rsid w:val="00814429"/>
    <w:rsid w:val="00816EBA"/>
    <w:rsid w:val="00816F49"/>
    <w:rsid w:val="008178CD"/>
    <w:rsid w:val="00817AB9"/>
    <w:rsid w:val="00817D2E"/>
    <w:rsid w:val="00820134"/>
    <w:rsid w:val="0082074E"/>
    <w:rsid w:val="00820F90"/>
    <w:rsid w:val="00821570"/>
    <w:rsid w:val="008215FD"/>
    <w:rsid w:val="00821FCC"/>
    <w:rsid w:val="00823286"/>
    <w:rsid w:val="0082333B"/>
    <w:rsid w:val="0082365B"/>
    <w:rsid w:val="008239F3"/>
    <w:rsid w:val="00823E6B"/>
    <w:rsid w:val="0082407D"/>
    <w:rsid w:val="008249DA"/>
    <w:rsid w:val="00825678"/>
    <w:rsid w:val="00825A38"/>
    <w:rsid w:val="00826132"/>
    <w:rsid w:val="0082615A"/>
    <w:rsid w:val="008266AA"/>
    <w:rsid w:val="0082697F"/>
    <w:rsid w:val="00827123"/>
    <w:rsid w:val="0082785B"/>
    <w:rsid w:val="00827BB4"/>
    <w:rsid w:val="0083075D"/>
    <w:rsid w:val="00830D08"/>
    <w:rsid w:val="0083102B"/>
    <w:rsid w:val="00831C1A"/>
    <w:rsid w:val="00831DEB"/>
    <w:rsid w:val="0083219D"/>
    <w:rsid w:val="00832D4D"/>
    <w:rsid w:val="0083357F"/>
    <w:rsid w:val="00834910"/>
    <w:rsid w:val="00840180"/>
    <w:rsid w:val="008401A3"/>
    <w:rsid w:val="008414BF"/>
    <w:rsid w:val="0084216C"/>
    <w:rsid w:val="008426D6"/>
    <w:rsid w:val="008426E6"/>
    <w:rsid w:val="008429CF"/>
    <w:rsid w:val="008437BD"/>
    <w:rsid w:val="0084382C"/>
    <w:rsid w:val="00843A22"/>
    <w:rsid w:val="00844022"/>
    <w:rsid w:val="008440F8"/>
    <w:rsid w:val="008456AF"/>
    <w:rsid w:val="00845A7B"/>
    <w:rsid w:val="00845E29"/>
    <w:rsid w:val="00846569"/>
    <w:rsid w:val="00846799"/>
    <w:rsid w:val="00846F22"/>
    <w:rsid w:val="008479F7"/>
    <w:rsid w:val="0085022F"/>
    <w:rsid w:val="008503B9"/>
    <w:rsid w:val="00850989"/>
    <w:rsid w:val="00850B43"/>
    <w:rsid w:val="0085154C"/>
    <w:rsid w:val="008519F4"/>
    <w:rsid w:val="00851AF5"/>
    <w:rsid w:val="00851E31"/>
    <w:rsid w:val="00851FE4"/>
    <w:rsid w:val="008531CD"/>
    <w:rsid w:val="00853260"/>
    <w:rsid w:val="00853EC4"/>
    <w:rsid w:val="008551E8"/>
    <w:rsid w:val="008556D3"/>
    <w:rsid w:val="00855EE1"/>
    <w:rsid w:val="0085628E"/>
    <w:rsid w:val="008565D7"/>
    <w:rsid w:val="00860B14"/>
    <w:rsid w:val="008628C6"/>
    <w:rsid w:val="00863BA3"/>
    <w:rsid w:val="00864C40"/>
    <w:rsid w:val="00864F64"/>
    <w:rsid w:val="008652B4"/>
    <w:rsid w:val="00865E81"/>
    <w:rsid w:val="00866019"/>
    <w:rsid w:val="00866618"/>
    <w:rsid w:val="0086681C"/>
    <w:rsid w:val="0086795C"/>
    <w:rsid w:val="008716CB"/>
    <w:rsid w:val="00871C3C"/>
    <w:rsid w:val="00871D36"/>
    <w:rsid w:val="00872599"/>
    <w:rsid w:val="00872A1D"/>
    <w:rsid w:val="00873E30"/>
    <w:rsid w:val="00873F95"/>
    <w:rsid w:val="00874339"/>
    <w:rsid w:val="0087497D"/>
    <w:rsid w:val="00874C14"/>
    <w:rsid w:val="00874DFF"/>
    <w:rsid w:val="0087637E"/>
    <w:rsid w:val="00877CFB"/>
    <w:rsid w:val="00880033"/>
    <w:rsid w:val="008802A1"/>
    <w:rsid w:val="00880906"/>
    <w:rsid w:val="00881742"/>
    <w:rsid w:val="00881FF5"/>
    <w:rsid w:val="00882C7F"/>
    <w:rsid w:val="008844DE"/>
    <w:rsid w:val="00885807"/>
    <w:rsid w:val="008859AE"/>
    <w:rsid w:val="00885B4D"/>
    <w:rsid w:val="00885CC4"/>
    <w:rsid w:val="00885E37"/>
    <w:rsid w:val="008861B4"/>
    <w:rsid w:val="008864FC"/>
    <w:rsid w:val="008866AA"/>
    <w:rsid w:val="008866DD"/>
    <w:rsid w:val="00886C52"/>
    <w:rsid w:val="00886E8D"/>
    <w:rsid w:val="008907D2"/>
    <w:rsid w:val="00891899"/>
    <w:rsid w:val="00891D30"/>
    <w:rsid w:val="00892969"/>
    <w:rsid w:val="008932CC"/>
    <w:rsid w:val="008936FA"/>
    <w:rsid w:val="008940EC"/>
    <w:rsid w:val="008946DB"/>
    <w:rsid w:val="00895919"/>
    <w:rsid w:val="00895BE4"/>
    <w:rsid w:val="008964E0"/>
    <w:rsid w:val="00896CA6"/>
    <w:rsid w:val="008971F8"/>
    <w:rsid w:val="0089739E"/>
    <w:rsid w:val="008974CA"/>
    <w:rsid w:val="00897AC6"/>
    <w:rsid w:val="00897CEE"/>
    <w:rsid w:val="008A0134"/>
    <w:rsid w:val="008A04FC"/>
    <w:rsid w:val="008A07E6"/>
    <w:rsid w:val="008A2949"/>
    <w:rsid w:val="008A2ADB"/>
    <w:rsid w:val="008A3BD6"/>
    <w:rsid w:val="008A49D8"/>
    <w:rsid w:val="008A4BB4"/>
    <w:rsid w:val="008A5060"/>
    <w:rsid w:val="008A5E91"/>
    <w:rsid w:val="008A5FB4"/>
    <w:rsid w:val="008A718D"/>
    <w:rsid w:val="008A7F28"/>
    <w:rsid w:val="008B222E"/>
    <w:rsid w:val="008B4B93"/>
    <w:rsid w:val="008B56B3"/>
    <w:rsid w:val="008B5980"/>
    <w:rsid w:val="008B5F23"/>
    <w:rsid w:val="008B626D"/>
    <w:rsid w:val="008B62E6"/>
    <w:rsid w:val="008B6BCC"/>
    <w:rsid w:val="008B78CF"/>
    <w:rsid w:val="008B78F7"/>
    <w:rsid w:val="008C00D2"/>
    <w:rsid w:val="008C0521"/>
    <w:rsid w:val="008C0600"/>
    <w:rsid w:val="008C122B"/>
    <w:rsid w:val="008C1E65"/>
    <w:rsid w:val="008C2473"/>
    <w:rsid w:val="008C2E4A"/>
    <w:rsid w:val="008C413F"/>
    <w:rsid w:val="008C4380"/>
    <w:rsid w:val="008C5333"/>
    <w:rsid w:val="008C557A"/>
    <w:rsid w:val="008C5726"/>
    <w:rsid w:val="008C5D18"/>
    <w:rsid w:val="008C60FC"/>
    <w:rsid w:val="008C653D"/>
    <w:rsid w:val="008C689F"/>
    <w:rsid w:val="008D02CF"/>
    <w:rsid w:val="008D0AFE"/>
    <w:rsid w:val="008D0C2C"/>
    <w:rsid w:val="008D15B4"/>
    <w:rsid w:val="008D173B"/>
    <w:rsid w:val="008D2354"/>
    <w:rsid w:val="008D2D97"/>
    <w:rsid w:val="008D3480"/>
    <w:rsid w:val="008D3C5A"/>
    <w:rsid w:val="008D46D9"/>
    <w:rsid w:val="008D5D5C"/>
    <w:rsid w:val="008D6863"/>
    <w:rsid w:val="008D6A1A"/>
    <w:rsid w:val="008D6F5A"/>
    <w:rsid w:val="008D74E0"/>
    <w:rsid w:val="008D7BD6"/>
    <w:rsid w:val="008E14AE"/>
    <w:rsid w:val="008E2CC5"/>
    <w:rsid w:val="008E30BA"/>
    <w:rsid w:val="008E3CF8"/>
    <w:rsid w:val="008E45F0"/>
    <w:rsid w:val="008E51F0"/>
    <w:rsid w:val="008E61C6"/>
    <w:rsid w:val="008F0263"/>
    <w:rsid w:val="008F137C"/>
    <w:rsid w:val="008F2260"/>
    <w:rsid w:val="008F2CF4"/>
    <w:rsid w:val="008F2D38"/>
    <w:rsid w:val="008F304A"/>
    <w:rsid w:val="008F33AA"/>
    <w:rsid w:val="008F36D8"/>
    <w:rsid w:val="008F3B21"/>
    <w:rsid w:val="008F4631"/>
    <w:rsid w:val="008F4ACA"/>
    <w:rsid w:val="008F4C41"/>
    <w:rsid w:val="008F5002"/>
    <w:rsid w:val="008F52D8"/>
    <w:rsid w:val="008F5BC2"/>
    <w:rsid w:val="008F5C09"/>
    <w:rsid w:val="008F659A"/>
    <w:rsid w:val="008F6D7B"/>
    <w:rsid w:val="008F70A6"/>
    <w:rsid w:val="008F7749"/>
    <w:rsid w:val="008F7B42"/>
    <w:rsid w:val="009010A2"/>
    <w:rsid w:val="0090158B"/>
    <w:rsid w:val="00901C48"/>
    <w:rsid w:val="009032CB"/>
    <w:rsid w:val="00903308"/>
    <w:rsid w:val="00903AEC"/>
    <w:rsid w:val="00903B8F"/>
    <w:rsid w:val="0090403C"/>
    <w:rsid w:val="009041CC"/>
    <w:rsid w:val="00905438"/>
    <w:rsid w:val="00905694"/>
    <w:rsid w:val="00905887"/>
    <w:rsid w:val="009059FF"/>
    <w:rsid w:val="00905BD7"/>
    <w:rsid w:val="0090627A"/>
    <w:rsid w:val="00910249"/>
    <w:rsid w:val="009102D3"/>
    <w:rsid w:val="00910340"/>
    <w:rsid w:val="00910907"/>
    <w:rsid w:val="00910B9B"/>
    <w:rsid w:val="00910BDE"/>
    <w:rsid w:val="00910D80"/>
    <w:rsid w:val="009119CB"/>
    <w:rsid w:val="00911AEF"/>
    <w:rsid w:val="00912544"/>
    <w:rsid w:val="00912725"/>
    <w:rsid w:val="00912C4E"/>
    <w:rsid w:val="0091309B"/>
    <w:rsid w:val="00913376"/>
    <w:rsid w:val="00913D14"/>
    <w:rsid w:val="009145AE"/>
    <w:rsid w:val="00914EED"/>
    <w:rsid w:val="00914F1B"/>
    <w:rsid w:val="0091606B"/>
    <w:rsid w:val="009173ED"/>
    <w:rsid w:val="009173F8"/>
    <w:rsid w:val="00920739"/>
    <w:rsid w:val="00921612"/>
    <w:rsid w:val="00921EF6"/>
    <w:rsid w:val="00923273"/>
    <w:rsid w:val="009237E1"/>
    <w:rsid w:val="00924611"/>
    <w:rsid w:val="00924B8B"/>
    <w:rsid w:val="00924C7E"/>
    <w:rsid w:val="00924CA7"/>
    <w:rsid w:val="00924F34"/>
    <w:rsid w:val="00925AE0"/>
    <w:rsid w:val="0092612C"/>
    <w:rsid w:val="0092732D"/>
    <w:rsid w:val="009279C3"/>
    <w:rsid w:val="00927BF2"/>
    <w:rsid w:val="00927D18"/>
    <w:rsid w:val="009301FA"/>
    <w:rsid w:val="009307CA"/>
    <w:rsid w:val="00930C34"/>
    <w:rsid w:val="00931E7C"/>
    <w:rsid w:val="009322CE"/>
    <w:rsid w:val="0093270A"/>
    <w:rsid w:val="00932ADE"/>
    <w:rsid w:val="00932B2F"/>
    <w:rsid w:val="00932C43"/>
    <w:rsid w:val="0093410F"/>
    <w:rsid w:val="0093533D"/>
    <w:rsid w:val="009358AF"/>
    <w:rsid w:val="00935C5F"/>
    <w:rsid w:val="00936FCB"/>
    <w:rsid w:val="00937266"/>
    <w:rsid w:val="0093743D"/>
    <w:rsid w:val="00937A20"/>
    <w:rsid w:val="0094028D"/>
    <w:rsid w:val="00940407"/>
    <w:rsid w:val="009408E4"/>
    <w:rsid w:val="0094134B"/>
    <w:rsid w:val="009413C6"/>
    <w:rsid w:val="0094169A"/>
    <w:rsid w:val="00942847"/>
    <w:rsid w:val="00942A79"/>
    <w:rsid w:val="00942F90"/>
    <w:rsid w:val="00943EFB"/>
    <w:rsid w:val="00943FD8"/>
    <w:rsid w:val="009445F5"/>
    <w:rsid w:val="00944DB0"/>
    <w:rsid w:val="00944E32"/>
    <w:rsid w:val="00944FA6"/>
    <w:rsid w:val="00950662"/>
    <w:rsid w:val="00950A77"/>
    <w:rsid w:val="00950ED2"/>
    <w:rsid w:val="0095231E"/>
    <w:rsid w:val="00952A89"/>
    <w:rsid w:val="00953009"/>
    <w:rsid w:val="00953CEF"/>
    <w:rsid w:val="00956434"/>
    <w:rsid w:val="0095794F"/>
    <w:rsid w:val="009613FB"/>
    <w:rsid w:val="009637BB"/>
    <w:rsid w:val="009647A8"/>
    <w:rsid w:val="0096487A"/>
    <w:rsid w:val="00966006"/>
    <w:rsid w:val="0096743D"/>
    <w:rsid w:val="00967C93"/>
    <w:rsid w:val="00970F47"/>
    <w:rsid w:val="009724B6"/>
    <w:rsid w:val="00972A4C"/>
    <w:rsid w:val="00972A72"/>
    <w:rsid w:val="00972F32"/>
    <w:rsid w:val="009731C7"/>
    <w:rsid w:val="00973862"/>
    <w:rsid w:val="009741F1"/>
    <w:rsid w:val="00974445"/>
    <w:rsid w:val="00974F02"/>
    <w:rsid w:val="00976027"/>
    <w:rsid w:val="0097605E"/>
    <w:rsid w:val="009760C2"/>
    <w:rsid w:val="00976E59"/>
    <w:rsid w:val="00977787"/>
    <w:rsid w:val="009802A2"/>
    <w:rsid w:val="00980D54"/>
    <w:rsid w:val="00980DFF"/>
    <w:rsid w:val="009810DB"/>
    <w:rsid w:val="00981AF3"/>
    <w:rsid w:val="00981E3A"/>
    <w:rsid w:val="00981ED2"/>
    <w:rsid w:val="0098289E"/>
    <w:rsid w:val="00982B94"/>
    <w:rsid w:val="00983F13"/>
    <w:rsid w:val="0098550B"/>
    <w:rsid w:val="009862F9"/>
    <w:rsid w:val="009875EF"/>
    <w:rsid w:val="00987C5C"/>
    <w:rsid w:val="00987E82"/>
    <w:rsid w:val="009908DC"/>
    <w:rsid w:val="00990947"/>
    <w:rsid w:val="00991456"/>
    <w:rsid w:val="00991891"/>
    <w:rsid w:val="00991B4F"/>
    <w:rsid w:val="00991BC9"/>
    <w:rsid w:val="00993142"/>
    <w:rsid w:val="00993221"/>
    <w:rsid w:val="00993820"/>
    <w:rsid w:val="009938E6"/>
    <w:rsid w:val="00994B9C"/>
    <w:rsid w:val="00996132"/>
    <w:rsid w:val="00996F6D"/>
    <w:rsid w:val="0099751E"/>
    <w:rsid w:val="00997B68"/>
    <w:rsid w:val="00997C5C"/>
    <w:rsid w:val="009A111D"/>
    <w:rsid w:val="009A2616"/>
    <w:rsid w:val="009A315E"/>
    <w:rsid w:val="009A3340"/>
    <w:rsid w:val="009A5A54"/>
    <w:rsid w:val="009A5D1D"/>
    <w:rsid w:val="009A5F8E"/>
    <w:rsid w:val="009A601C"/>
    <w:rsid w:val="009A6465"/>
    <w:rsid w:val="009A7F11"/>
    <w:rsid w:val="009B0A94"/>
    <w:rsid w:val="009B141E"/>
    <w:rsid w:val="009B2CD6"/>
    <w:rsid w:val="009B45A8"/>
    <w:rsid w:val="009B47AD"/>
    <w:rsid w:val="009B4A98"/>
    <w:rsid w:val="009B4C84"/>
    <w:rsid w:val="009B5748"/>
    <w:rsid w:val="009B5A19"/>
    <w:rsid w:val="009B6194"/>
    <w:rsid w:val="009B6703"/>
    <w:rsid w:val="009B69DC"/>
    <w:rsid w:val="009B7429"/>
    <w:rsid w:val="009B7F6C"/>
    <w:rsid w:val="009C02CA"/>
    <w:rsid w:val="009C0DBE"/>
    <w:rsid w:val="009C13BA"/>
    <w:rsid w:val="009C18E1"/>
    <w:rsid w:val="009C324E"/>
    <w:rsid w:val="009C363F"/>
    <w:rsid w:val="009C4475"/>
    <w:rsid w:val="009C46F1"/>
    <w:rsid w:val="009C5713"/>
    <w:rsid w:val="009C5E0E"/>
    <w:rsid w:val="009C6967"/>
    <w:rsid w:val="009C6EC1"/>
    <w:rsid w:val="009C7ABD"/>
    <w:rsid w:val="009D0FC6"/>
    <w:rsid w:val="009D207E"/>
    <w:rsid w:val="009D23BA"/>
    <w:rsid w:val="009D2A5D"/>
    <w:rsid w:val="009D2CCE"/>
    <w:rsid w:val="009D39B5"/>
    <w:rsid w:val="009D3A98"/>
    <w:rsid w:val="009D3BA3"/>
    <w:rsid w:val="009D42B2"/>
    <w:rsid w:val="009D470F"/>
    <w:rsid w:val="009D4AF6"/>
    <w:rsid w:val="009D552C"/>
    <w:rsid w:val="009D661C"/>
    <w:rsid w:val="009D67A0"/>
    <w:rsid w:val="009D6A13"/>
    <w:rsid w:val="009D7559"/>
    <w:rsid w:val="009D771C"/>
    <w:rsid w:val="009E06BF"/>
    <w:rsid w:val="009E0CB5"/>
    <w:rsid w:val="009E17E7"/>
    <w:rsid w:val="009E1DE6"/>
    <w:rsid w:val="009E260C"/>
    <w:rsid w:val="009E312F"/>
    <w:rsid w:val="009E34B7"/>
    <w:rsid w:val="009E38FB"/>
    <w:rsid w:val="009E603B"/>
    <w:rsid w:val="009E6DD4"/>
    <w:rsid w:val="009E727E"/>
    <w:rsid w:val="009E7D43"/>
    <w:rsid w:val="009F07C9"/>
    <w:rsid w:val="009F1011"/>
    <w:rsid w:val="009F1925"/>
    <w:rsid w:val="009F2002"/>
    <w:rsid w:val="009F22D7"/>
    <w:rsid w:val="009F3535"/>
    <w:rsid w:val="009F3AF1"/>
    <w:rsid w:val="009F3D5F"/>
    <w:rsid w:val="009F4A81"/>
    <w:rsid w:val="009F536B"/>
    <w:rsid w:val="009F5BBC"/>
    <w:rsid w:val="009F7482"/>
    <w:rsid w:val="009F79CF"/>
    <w:rsid w:val="009F7D26"/>
    <w:rsid w:val="00A01275"/>
    <w:rsid w:val="00A017F9"/>
    <w:rsid w:val="00A029B9"/>
    <w:rsid w:val="00A03398"/>
    <w:rsid w:val="00A03479"/>
    <w:rsid w:val="00A03AC4"/>
    <w:rsid w:val="00A04A03"/>
    <w:rsid w:val="00A04B2E"/>
    <w:rsid w:val="00A05334"/>
    <w:rsid w:val="00A05E7D"/>
    <w:rsid w:val="00A05F5D"/>
    <w:rsid w:val="00A06E31"/>
    <w:rsid w:val="00A10119"/>
    <w:rsid w:val="00A10B5D"/>
    <w:rsid w:val="00A113E3"/>
    <w:rsid w:val="00A12999"/>
    <w:rsid w:val="00A13231"/>
    <w:rsid w:val="00A13498"/>
    <w:rsid w:val="00A14A2E"/>
    <w:rsid w:val="00A14C85"/>
    <w:rsid w:val="00A14E5D"/>
    <w:rsid w:val="00A1568A"/>
    <w:rsid w:val="00A15CEA"/>
    <w:rsid w:val="00A1611F"/>
    <w:rsid w:val="00A16832"/>
    <w:rsid w:val="00A168A6"/>
    <w:rsid w:val="00A176AD"/>
    <w:rsid w:val="00A1774E"/>
    <w:rsid w:val="00A17A2F"/>
    <w:rsid w:val="00A2014D"/>
    <w:rsid w:val="00A219F5"/>
    <w:rsid w:val="00A21F13"/>
    <w:rsid w:val="00A21FD7"/>
    <w:rsid w:val="00A22003"/>
    <w:rsid w:val="00A2234B"/>
    <w:rsid w:val="00A22E63"/>
    <w:rsid w:val="00A235F4"/>
    <w:rsid w:val="00A23716"/>
    <w:rsid w:val="00A23E11"/>
    <w:rsid w:val="00A24159"/>
    <w:rsid w:val="00A241A3"/>
    <w:rsid w:val="00A250B2"/>
    <w:rsid w:val="00A25554"/>
    <w:rsid w:val="00A2556B"/>
    <w:rsid w:val="00A25DCB"/>
    <w:rsid w:val="00A25EB1"/>
    <w:rsid w:val="00A26235"/>
    <w:rsid w:val="00A2688F"/>
    <w:rsid w:val="00A27010"/>
    <w:rsid w:val="00A27157"/>
    <w:rsid w:val="00A27180"/>
    <w:rsid w:val="00A27803"/>
    <w:rsid w:val="00A27957"/>
    <w:rsid w:val="00A304B8"/>
    <w:rsid w:val="00A30E31"/>
    <w:rsid w:val="00A3109D"/>
    <w:rsid w:val="00A31A8B"/>
    <w:rsid w:val="00A31C1B"/>
    <w:rsid w:val="00A32CE6"/>
    <w:rsid w:val="00A32D80"/>
    <w:rsid w:val="00A33A50"/>
    <w:rsid w:val="00A343B7"/>
    <w:rsid w:val="00A34C70"/>
    <w:rsid w:val="00A3534B"/>
    <w:rsid w:val="00A359DB"/>
    <w:rsid w:val="00A35CFB"/>
    <w:rsid w:val="00A36915"/>
    <w:rsid w:val="00A36DEC"/>
    <w:rsid w:val="00A3767F"/>
    <w:rsid w:val="00A37FD8"/>
    <w:rsid w:val="00A40005"/>
    <w:rsid w:val="00A41BBC"/>
    <w:rsid w:val="00A41D5B"/>
    <w:rsid w:val="00A423C0"/>
    <w:rsid w:val="00A43140"/>
    <w:rsid w:val="00A44374"/>
    <w:rsid w:val="00A447A9"/>
    <w:rsid w:val="00A45867"/>
    <w:rsid w:val="00A5060C"/>
    <w:rsid w:val="00A50AD1"/>
    <w:rsid w:val="00A50DC3"/>
    <w:rsid w:val="00A5123F"/>
    <w:rsid w:val="00A52C86"/>
    <w:rsid w:val="00A53107"/>
    <w:rsid w:val="00A545BD"/>
    <w:rsid w:val="00A568D9"/>
    <w:rsid w:val="00A56CD4"/>
    <w:rsid w:val="00A57303"/>
    <w:rsid w:val="00A60B10"/>
    <w:rsid w:val="00A6188B"/>
    <w:rsid w:val="00A62608"/>
    <w:rsid w:val="00A62717"/>
    <w:rsid w:val="00A6337F"/>
    <w:rsid w:val="00A63A3C"/>
    <w:rsid w:val="00A63B02"/>
    <w:rsid w:val="00A63D8F"/>
    <w:rsid w:val="00A64657"/>
    <w:rsid w:val="00A64CE7"/>
    <w:rsid w:val="00A64DA4"/>
    <w:rsid w:val="00A65617"/>
    <w:rsid w:val="00A658A7"/>
    <w:rsid w:val="00A665AE"/>
    <w:rsid w:val="00A66BEB"/>
    <w:rsid w:val="00A66F44"/>
    <w:rsid w:val="00A67586"/>
    <w:rsid w:val="00A676DD"/>
    <w:rsid w:val="00A67E9C"/>
    <w:rsid w:val="00A67EF9"/>
    <w:rsid w:val="00A7023F"/>
    <w:rsid w:val="00A7044D"/>
    <w:rsid w:val="00A70548"/>
    <w:rsid w:val="00A706B0"/>
    <w:rsid w:val="00A70EF1"/>
    <w:rsid w:val="00A714B7"/>
    <w:rsid w:val="00A715CA"/>
    <w:rsid w:val="00A721D6"/>
    <w:rsid w:val="00A72B42"/>
    <w:rsid w:val="00A737BE"/>
    <w:rsid w:val="00A745FD"/>
    <w:rsid w:val="00A74AF3"/>
    <w:rsid w:val="00A7501B"/>
    <w:rsid w:val="00A76C86"/>
    <w:rsid w:val="00A77B5F"/>
    <w:rsid w:val="00A77DD2"/>
    <w:rsid w:val="00A816F6"/>
    <w:rsid w:val="00A818AF"/>
    <w:rsid w:val="00A81B06"/>
    <w:rsid w:val="00A82386"/>
    <w:rsid w:val="00A82B52"/>
    <w:rsid w:val="00A82B6A"/>
    <w:rsid w:val="00A831AA"/>
    <w:rsid w:val="00A836BD"/>
    <w:rsid w:val="00A83DE1"/>
    <w:rsid w:val="00A83E35"/>
    <w:rsid w:val="00A84844"/>
    <w:rsid w:val="00A852E0"/>
    <w:rsid w:val="00A854FF"/>
    <w:rsid w:val="00A85923"/>
    <w:rsid w:val="00A85DA6"/>
    <w:rsid w:val="00A86BD7"/>
    <w:rsid w:val="00A87C23"/>
    <w:rsid w:val="00A906E8"/>
    <w:rsid w:val="00A91CBE"/>
    <w:rsid w:val="00A91CCF"/>
    <w:rsid w:val="00A91E21"/>
    <w:rsid w:val="00A91E90"/>
    <w:rsid w:val="00A920C5"/>
    <w:rsid w:val="00A9276B"/>
    <w:rsid w:val="00A937BE"/>
    <w:rsid w:val="00A9388E"/>
    <w:rsid w:val="00A943CF"/>
    <w:rsid w:val="00A9470B"/>
    <w:rsid w:val="00A94EA9"/>
    <w:rsid w:val="00A9549C"/>
    <w:rsid w:val="00A96003"/>
    <w:rsid w:val="00A963E7"/>
    <w:rsid w:val="00A96B64"/>
    <w:rsid w:val="00A96C19"/>
    <w:rsid w:val="00A96C91"/>
    <w:rsid w:val="00A971ED"/>
    <w:rsid w:val="00A97694"/>
    <w:rsid w:val="00A97BCA"/>
    <w:rsid w:val="00AA00F0"/>
    <w:rsid w:val="00AA111E"/>
    <w:rsid w:val="00AA117D"/>
    <w:rsid w:val="00AA24DA"/>
    <w:rsid w:val="00AA26D1"/>
    <w:rsid w:val="00AA2F0C"/>
    <w:rsid w:val="00AA3230"/>
    <w:rsid w:val="00AA32C4"/>
    <w:rsid w:val="00AA3786"/>
    <w:rsid w:val="00AA3C46"/>
    <w:rsid w:val="00AA4A78"/>
    <w:rsid w:val="00AA5027"/>
    <w:rsid w:val="00AA5171"/>
    <w:rsid w:val="00AA566B"/>
    <w:rsid w:val="00AA5986"/>
    <w:rsid w:val="00AA5A65"/>
    <w:rsid w:val="00AA5F93"/>
    <w:rsid w:val="00AA76CE"/>
    <w:rsid w:val="00AA7C0F"/>
    <w:rsid w:val="00AA7CDB"/>
    <w:rsid w:val="00AB031C"/>
    <w:rsid w:val="00AB1001"/>
    <w:rsid w:val="00AB160B"/>
    <w:rsid w:val="00AB1AC7"/>
    <w:rsid w:val="00AB295A"/>
    <w:rsid w:val="00AB3756"/>
    <w:rsid w:val="00AB53CB"/>
    <w:rsid w:val="00AB5B61"/>
    <w:rsid w:val="00AB67CA"/>
    <w:rsid w:val="00AB6A38"/>
    <w:rsid w:val="00AB77B4"/>
    <w:rsid w:val="00AB77DC"/>
    <w:rsid w:val="00AB7AEF"/>
    <w:rsid w:val="00AC06B8"/>
    <w:rsid w:val="00AC21BB"/>
    <w:rsid w:val="00AC2AA3"/>
    <w:rsid w:val="00AC4AAC"/>
    <w:rsid w:val="00AC6E7A"/>
    <w:rsid w:val="00AC73BD"/>
    <w:rsid w:val="00AC7548"/>
    <w:rsid w:val="00AC7C8F"/>
    <w:rsid w:val="00AC7F7C"/>
    <w:rsid w:val="00AC7FB2"/>
    <w:rsid w:val="00AD028C"/>
    <w:rsid w:val="00AD0860"/>
    <w:rsid w:val="00AD16BD"/>
    <w:rsid w:val="00AD28FD"/>
    <w:rsid w:val="00AD2E67"/>
    <w:rsid w:val="00AD32A5"/>
    <w:rsid w:val="00AD404E"/>
    <w:rsid w:val="00AD4068"/>
    <w:rsid w:val="00AD4A81"/>
    <w:rsid w:val="00AD5CDF"/>
    <w:rsid w:val="00AD6404"/>
    <w:rsid w:val="00AD68D8"/>
    <w:rsid w:val="00AD6944"/>
    <w:rsid w:val="00AD6A91"/>
    <w:rsid w:val="00AD6C52"/>
    <w:rsid w:val="00AD6D95"/>
    <w:rsid w:val="00AD70FE"/>
    <w:rsid w:val="00AD7A4F"/>
    <w:rsid w:val="00AD7BD8"/>
    <w:rsid w:val="00AE026E"/>
    <w:rsid w:val="00AE0B51"/>
    <w:rsid w:val="00AE102B"/>
    <w:rsid w:val="00AE1D82"/>
    <w:rsid w:val="00AE20CA"/>
    <w:rsid w:val="00AE24B3"/>
    <w:rsid w:val="00AE3A42"/>
    <w:rsid w:val="00AE3CC4"/>
    <w:rsid w:val="00AE4245"/>
    <w:rsid w:val="00AE429E"/>
    <w:rsid w:val="00AE48FD"/>
    <w:rsid w:val="00AE506B"/>
    <w:rsid w:val="00AE50AA"/>
    <w:rsid w:val="00AE6D52"/>
    <w:rsid w:val="00AE74E3"/>
    <w:rsid w:val="00AE7505"/>
    <w:rsid w:val="00AE7F39"/>
    <w:rsid w:val="00AF0A07"/>
    <w:rsid w:val="00AF0F72"/>
    <w:rsid w:val="00AF2390"/>
    <w:rsid w:val="00AF3117"/>
    <w:rsid w:val="00AF32B5"/>
    <w:rsid w:val="00AF3A11"/>
    <w:rsid w:val="00AF3CA8"/>
    <w:rsid w:val="00AF3E15"/>
    <w:rsid w:val="00AF3E5C"/>
    <w:rsid w:val="00AF41DC"/>
    <w:rsid w:val="00AF443A"/>
    <w:rsid w:val="00AF48BB"/>
    <w:rsid w:val="00AF5522"/>
    <w:rsid w:val="00AF68CD"/>
    <w:rsid w:val="00AF7293"/>
    <w:rsid w:val="00AF7B58"/>
    <w:rsid w:val="00AF7F8C"/>
    <w:rsid w:val="00AF7FAA"/>
    <w:rsid w:val="00B00045"/>
    <w:rsid w:val="00B00157"/>
    <w:rsid w:val="00B00358"/>
    <w:rsid w:val="00B00678"/>
    <w:rsid w:val="00B00D93"/>
    <w:rsid w:val="00B00EE3"/>
    <w:rsid w:val="00B0122A"/>
    <w:rsid w:val="00B01C1B"/>
    <w:rsid w:val="00B01D6F"/>
    <w:rsid w:val="00B01FC4"/>
    <w:rsid w:val="00B020D1"/>
    <w:rsid w:val="00B021A4"/>
    <w:rsid w:val="00B0240A"/>
    <w:rsid w:val="00B02415"/>
    <w:rsid w:val="00B02F91"/>
    <w:rsid w:val="00B036F5"/>
    <w:rsid w:val="00B03DAF"/>
    <w:rsid w:val="00B0416A"/>
    <w:rsid w:val="00B05B5B"/>
    <w:rsid w:val="00B06295"/>
    <w:rsid w:val="00B064E9"/>
    <w:rsid w:val="00B069FC"/>
    <w:rsid w:val="00B06A53"/>
    <w:rsid w:val="00B10B6F"/>
    <w:rsid w:val="00B118C0"/>
    <w:rsid w:val="00B118E3"/>
    <w:rsid w:val="00B11A9F"/>
    <w:rsid w:val="00B11ADD"/>
    <w:rsid w:val="00B12993"/>
    <w:rsid w:val="00B130BF"/>
    <w:rsid w:val="00B13810"/>
    <w:rsid w:val="00B142DA"/>
    <w:rsid w:val="00B14FB4"/>
    <w:rsid w:val="00B15A9B"/>
    <w:rsid w:val="00B16FB9"/>
    <w:rsid w:val="00B17158"/>
    <w:rsid w:val="00B172CF"/>
    <w:rsid w:val="00B20C5E"/>
    <w:rsid w:val="00B20CD4"/>
    <w:rsid w:val="00B213A0"/>
    <w:rsid w:val="00B2149C"/>
    <w:rsid w:val="00B222A0"/>
    <w:rsid w:val="00B22723"/>
    <w:rsid w:val="00B23894"/>
    <w:rsid w:val="00B24167"/>
    <w:rsid w:val="00B24935"/>
    <w:rsid w:val="00B24AB7"/>
    <w:rsid w:val="00B254D1"/>
    <w:rsid w:val="00B255E7"/>
    <w:rsid w:val="00B25F39"/>
    <w:rsid w:val="00B26F9E"/>
    <w:rsid w:val="00B27B52"/>
    <w:rsid w:val="00B27D53"/>
    <w:rsid w:val="00B31610"/>
    <w:rsid w:val="00B321F8"/>
    <w:rsid w:val="00B32243"/>
    <w:rsid w:val="00B32CAC"/>
    <w:rsid w:val="00B345AE"/>
    <w:rsid w:val="00B353FE"/>
    <w:rsid w:val="00B3551E"/>
    <w:rsid w:val="00B35877"/>
    <w:rsid w:val="00B373F6"/>
    <w:rsid w:val="00B3752B"/>
    <w:rsid w:val="00B3780D"/>
    <w:rsid w:val="00B42273"/>
    <w:rsid w:val="00B427CE"/>
    <w:rsid w:val="00B42806"/>
    <w:rsid w:val="00B42A71"/>
    <w:rsid w:val="00B449D5"/>
    <w:rsid w:val="00B44D69"/>
    <w:rsid w:val="00B45455"/>
    <w:rsid w:val="00B455D6"/>
    <w:rsid w:val="00B4580F"/>
    <w:rsid w:val="00B45E4C"/>
    <w:rsid w:val="00B4642E"/>
    <w:rsid w:val="00B46AF4"/>
    <w:rsid w:val="00B46EA1"/>
    <w:rsid w:val="00B4741D"/>
    <w:rsid w:val="00B479F4"/>
    <w:rsid w:val="00B50439"/>
    <w:rsid w:val="00B50A1E"/>
    <w:rsid w:val="00B50F50"/>
    <w:rsid w:val="00B513EC"/>
    <w:rsid w:val="00B5166F"/>
    <w:rsid w:val="00B51A29"/>
    <w:rsid w:val="00B52906"/>
    <w:rsid w:val="00B53D45"/>
    <w:rsid w:val="00B55045"/>
    <w:rsid w:val="00B55BA9"/>
    <w:rsid w:val="00B55C01"/>
    <w:rsid w:val="00B55C08"/>
    <w:rsid w:val="00B55E9C"/>
    <w:rsid w:val="00B573D9"/>
    <w:rsid w:val="00B57448"/>
    <w:rsid w:val="00B579BE"/>
    <w:rsid w:val="00B6066A"/>
    <w:rsid w:val="00B60F45"/>
    <w:rsid w:val="00B6196C"/>
    <w:rsid w:val="00B61FF3"/>
    <w:rsid w:val="00B62085"/>
    <w:rsid w:val="00B62296"/>
    <w:rsid w:val="00B63377"/>
    <w:rsid w:val="00B63630"/>
    <w:rsid w:val="00B639B4"/>
    <w:rsid w:val="00B63CF6"/>
    <w:rsid w:val="00B64759"/>
    <w:rsid w:val="00B64F60"/>
    <w:rsid w:val="00B6568B"/>
    <w:rsid w:val="00B6638E"/>
    <w:rsid w:val="00B66693"/>
    <w:rsid w:val="00B66788"/>
    <w:rsid w:val="00B66B3A"/>
    <w:rsid w:val="00B671A5"/>
    <w:rsid w:val="00B6782E"/>
    <w:rsid w:val="00B707DD"/>
    <w:rsid w:val="00B70907"/>
    <w:rsid w:val="00B71522"/>
    <w:rsid w:val="00B71ABD"/>
    <w:rsid w:val="00B7304A"/>
    <w:rsid w:val="00B734E8"/>
    <w:rsid w:val="00B7393B"/>
    <w:rsid w:val="00B73B1B"/>
    <w:rsid w:val="00B73F60"/>
    <w:rsid w:val="00B747F2"/>
    <w:rsid w:val="00B748EC"/>
    <w:rsid w:val="00B75061"/>
    <w:rsid w:val="00B75BF1"/>
    <w:rsid w:val="00B75CAC"/>
    <w:rsid w:val="00B76071"/>
    <w:rsid w:val="00B76EB5"/>
    <w:rsid w:val="00B77A77"/>
    <w:rsid w:val="00B80338"/>
    <w:rsid w:val="00B8039F"/>
    <w:rsid w:val="00B8062C"/>
    <w:rsid w:val="00B807DD"/>
    <w:rsid w:val="00B813E1"/>
    <w:rsid w:val="00B81710"/>
    <w:rsid w:val="00B82EF0"/>
    <w:rsid w:val="00B83211"/>
    <w:rsid w:val="00B83C74"/>
    <w:rsid w:val="00B8524D"/>
    <w:rsid w:val="00B85418"/>
    <w:rsid w:val="00B85650"/>
    <w:rsid w:val="00B85F36"/>
    <w:rsid w:val="00B85F9D"/>
    <w:rsid w:val="00B86620"/>
    <w:rsid w:val="00B86B75"/>
    <w:rsid w:val="00B86CCD"/>
    <w:rsid w:val="00B87A60"/>
    <w:rsid w:val="00B87D75"/>
    <w:rsid w:val="00B90281"/>
    <w:rsid w:val="00B909AD"/>
    <w:rsid w:val="00B909F1"/>
    <w:rsid w:val="00B90BD2"/>
    <w:rsid w:val="00B90D83"/>
    <w:rsid w:val="00B90E8F"/>
    <w:rsid w:val="00B9160F"/>
    <w:rsid w:val="00B91708"/>
    <w:rsid w:val="00B9181E"/>
    <w:rsid w:val="00B9228D"/>
    <w:rsid w:val="00B92DD0"/>
    <w:rsid w:val="00B93739"/>
    <w:rsid w:val="00B938DB"/>
    <w:rsid w:val="00B93E85"/>
    <w:rsid w:val="00B944C8"/>
    <w:rsid w:val="00B9499F"/>
    <w:rsid w:val="00B951FD"/>
    <w:rsid w:val="00B956EE"/>
    <w:rsid w:val="00B959A0"/>
    <w:rsid w:val="00B95C87"/>
    <w:rsid w:val="00B960AB"/>
    <w:rsid w:val="00B961B3"/>
    <w:rsid w:val="00B96578"/>
    <w:rsid w:val="00BA07E0"/>
    <w:rsid w:val="00BA0A16"/>
    <w:rsid w:val="00BA0B8A"/>
    <w:rsid w:val="00BA218D"/>
    <w:rsid w:val="00BA2E69"/>
    <w:rsid w:val="00BA3952"/>
    <w:rsid w:val="00BA3CD3"/>
    <w:rsid w:val="00BA4A8F"/>
    <w:rsid w:val="00BA64EE"/>
    <w:rsid w:val="00BA6F83"/>
    <w:rsid w:val="00BB0BA6"/>
    <w:rsid w:val="00BB172E"/>
    <w:rsid w:val="00BB1B0E"/>
    <w:rsid w:val="00BB2275"/>
    <w:rsid w:val="00BB2497"/>
    <w:rsid w:val="00BB29CC"/>
    <w:rsid w:val="00BB3AAF"/>
    <w:rsid w:val="00BB516B"/>
    <w:rsid w:val="00BB5F38"/>
    <w:rsid w:val="00BB6521"/>
    <w:rsid w:val="00BB6DD8"/>
    <w:rsid w:val="00BB7D79"/>
    <w:rsid w:val="00BC0A93"/>
    <w:rsid w:val="00BC0B05"/>
    <w:rsid w:val="00BC0F4C"/>
    <w:rsid w:val="00BC2854"/>
    <w:rsid w:val="00BC2875"/>
    <w:rsid w:val="00BC342B"/>
    <w:rsid w:val="00BC343E"/>
    <w:rsid w:val="00BC37EA"/>
    <w:rsid w:val="00BC3B15"/>
    <w:rsid w:val="00BC3D0A"/>
    <w:rsid w:val="00BC45AF"/>
    <w:rsid w:val="00BC45FC"/>
    <w:rsid w:val="00BC487C"/>
    <w:rsid w:val="00BC48D5"/>
    <w:rsid w:val="00BC560D"/>
    <w:rsid w:val="00BC58DE"/>
    <w:rsid w:val="00BC5D7F"/>
    <w:rsid w:val="00BC5F77"/>
    <w:rsid w:val="00BC6853"/>
    <w:rsid w:val="00BC736D"/>
    <w:rsid w:val="00BD02E4"/>
    <w:rsid w:val="00BD04B1"/>
    <w:rsid w:val="00BD0809"/>
    <w:rsid w:val="00BD0845"/>
    <w:rsid w:val="00BD1233"/>
    <w:rsid w:val="00BD1FE1"/>
    <w:rsid w:val="00BD2FA1"/>
    <w:rsid w:val="00BD41C6"/>
    <w:rsid w:val="00BD4550"/>
    <w:rsid w:val="00BD469C"/>
    <w:rsid w:val="00BD4771"/>
    <w:rsid w:val="00BD491E"/>
    <w:rsid w:val="00BD5B99"/>
    <w:rsid w:val="00BD5D32"/>
    <w:rsid w:val="00BD6563"/>
    <w:rsid w:val="00BD7093"/>
    <w:rsid w:val="00BD750F"/>
    <w:rsid w:val="00BD7C6B"/>
    <w:rsid w:val="00BD7FDA"/>
    <w:rsid w:val="00BE01D0"/>
    <w:rsid w:val="00BE01D3"/>
    <w:rsid w:val="00BE01EB"/>
    <w:rsid w:val="00BE2977"/>
    <w:rsid w:val="00BE2A7E"/>
    <w:rsid w:val="00BE3E46"/>
    <w:rsid w:val="00BE3E7D"/>
    <w:rsid w:val="00BE474C"/>
    <w:rsid w:val="00BE500F"/>
    <w:rsid w:val="00BE554E"/>
    <w:rsid w:val="00BE6349"/>
    <w:rsid w:val="00BE644E"/>
    <w:rsid w:val="00BE6605"/>
    <w:rsid w:val="00BE6A9A"/>
    <w:rsid w:val="00BE72B4"/>
    <w:rsid w:val="00BE7631"/>
    <w:rsid w:val="00BE7FF9"/>
    <w:rsid w:val="00BF037E"/>
    <w:rsid w:val="00BF0C4C"/>
    <w:rsid w:val="00BF0F10"/>
    <w:rsid w:val="00BF255A"/>
    <w:rsid w:val="00BF2F33"/>
    <w:rsid w:val="00BF3576"/>
    <w:rsid w:val="00BF3B28"/>
    <w:rsid w:val="00BF4C39"/>
    <w:rsid w:val="00BF5D4B"/>
    <w:rsid w:val="00BF6E21"/>
    <w:rsid w:val="00BF7D1C"/>
    <w:rsid w:val="00C00200"/>
    <w:rsid w:val="00C019C2"/>
    <w:rsid w:val="00C01F0A"/>
    <w:rsid w:val="00C01FEC"/>
    <w:rsid w:val="00C02196"/>
    <w:rsid w:val="00C02373"/>
    <w:rsid w:val="00C02AAD"/>
    <w:rsid w:val="00C03A9C"/>
    <w:rsid w:val="00C03F81"/>
    <w:rsid w:val="00C048C3"/>
    <w:rsid w:val="00C049A9"/>
    <w:rsid w:val="00C04F99"/>
    <w:rsid w:val="00C053FF"/>
    <w:rsid w:val="00C057BF"/>
    <w:rsid w:val="00C06353"/>
    <w:rsid w:val="00C07B7D"/>
    <w:rsid w:val="00C07BB4"/>
    <w:rsid w:val="00C12143"/>
    <w:rsid w:val="00C12831"/>
    <w:rsid w:val="00C12F84"/>
    <w:rsid w:val="00C13213"/>
    <w:rsid w:val="00C13F2B"/>
    <w:rsid w:val="00C14338"/>
    <w:rsid w:val="00C144B2"/>
    <w:rsid w:val="00C14537"/>
    <w:rsid w:val="00C156AE"/>
    <w:rsid w:val="00C1641D"/>
    <w:rsid w:val="00C16C73"/>
    <w:rsid w:val="00C20B72"/>
    <w:rsid w:val="00C21291"/>
    <w:rsid w:val="00C2193E"/>
    <w:rsid w:val="00C239CC"/>
    <w:rsid w:val="00C25959"/>
    <w:rsid w:val="00C26B00"/>
    <w:rsid w:val="00C27120"/>
    <w:rsid w:val="00C276E3"/>
    <w:rsid w:val="00C278E5"/>
    <w:rsid w:val="00C27AAF"/>
    <w:rsid w:val="00C31FAB"/>
    <w:rsid w:val="00C325B9"/>
    <w:rsid w:val="00C32F3E"/>
    <w:rsid w:val="00C339E5"/>
    <w:rsid w:val="00C34906"/>
    <w:rsid w:val="00C34C6B"/>
    <w:rsid w:val="00C35151"/>
    <w:rsid w:val="00C35199"/>
    <w:rsid w:val="00C35CE0"/>
    <w:rsid w:val="00C36117"/>
    <w:rsid w:val="00C361F5"/>
    <w:rsid w:val="00C36279"/>
    <w:rsid w:val="00C366B1"/>
    <w:rsid w:val="00C369DB"/>
    <w:rsid w:val="00C36D34"/>
    <w:rsid w:val="00C371AC"/>
    <w:rsid w:val="00C3770D"/>
    <w:rsid w:val="00C377FE"/>
    <w:rsid w:val="00C40067"/>
    <w:rsid w:val="00C405A3"/>
    <w:rsid w:val="00C41A93"/>
    <w:rsid w:val="00C41FE3"/>
    <w:rsid w:val="00C43943"/>
    <w:rsid w:val="00C43EBA"/>
    <w:rsid w:val="00C43F53"/>
    <w:rsid w:val="00C4458C"/>
    <w:rsid w:val="00C45378"/>
    <w:rsid w:val="00C4539F"/>
    <w:rsid w:val="00C45586"/>
    <w:rsid w:val="00C457CA"/>
    <w:rsid w:val="00C45F63"/>
    <w:rsid w:val="00C461F8"/>
    <w:rsid w:val="00C46770"/>
    <w:rsid w:val="00C47803"/>
    <w:rsid w:val="00C47920"/>
    <w:rsid w:val="00C47FE6"/>
    <w:rsid w:val="00C50299"/>
    <w:rsid w:val="00C506C0"/>
    <w:rsid w:val="00C5076D"/>
    <w:rsid w:val="00C51BB2"/>
    <w:rsid w:val="00C52DEE"/>
    <w:rsid w:val="00C52FE9"/>
    <w:rsid w:val="00C53932"/>
    <w:rsid w:val="00C53AC3"/>
    <w:rsid w:val="00C54677"/>
    <w:rsid w:val="00C55272"/>
    <w:rsid w:val="00C557BE"/>
    <w:rsid w:val="00C55A8E"/>
    <w:rsid w:val="00C55E4A"/>
    <w:rsid w:val="00C56947"/>
    <w:rsid w:val="00C56A02"/>
    <w:rsid w:val="00C570DF"/>
    <w:rsid w:val="00C57E45"/>
    <w:rsid w:val="00C608BA"/>
    <w:rsid w:val="00C60A44"/>
    <w:rsid w:val="00C60B34"/>
    <w:rsid w:val="00C61A30"/>
    <w:rsid w:val="00C634E4"/>
    <w:rsid w:val="00C64400"/>
    <w:rsid w:val="00C6485D"/>
    <w:rsid w:val="00C6537C"/>
    <w:rsid w:val="00C65C0A"/>
    <w:rsid w:val="00C66124"/>
    <w:rsid w:val="00C66596"/>
    <w:rsid w:val="00C669A1"/>
    <w:rsid w:val="00C66AB8"/>
    <w:rsid w:val="00C66D62"/>
    <w:rsid w:val="00C66D9B"/>
    <w:rsid w:val="00C66F47"/>
    <w:rsid w:val="00C66F4B"/>
    <w:rsid w:val="00C708CA"/>
    <w:rsid w:val="00C71895"/>
    <w:rsid w:val="00C71DDA"/>
    <w:rsid w:val="00C73E7E"/>
    <w:rsid w:val="00C75B83"/>
    <w:rsid w:val="00C75D61"/>
    <w:rsid w:val="00C7622B"/>
    <w:rsid w:val="00C764B8"/>
    <w:rsid w:val="00C76B0D"/>
    <w:rsid w:val="00C76F3F"/>
    <w:rsid w:val="00C77A64"/>
    <w:rsid w:val="00C77F82"/>
    <w:rsid w:val="00C80429"/>
    <w:rsid w:val="00C80495"/>
    <w:rsid w:val="00C807D3"/>
    <w:rsid w:val="00C8126D"/>
    <w:rsid w:val="00C82AB1"/>
    <w:rsid w:val="00C82C67"/>
    <w:rsid w:val="00C834D2"/>
    <w:rsid w:val="00C83A04"/>
    <w:rsid w:val="00C84947"/>
    <w:rsid w:val="00C85073"/>
    <w:rsid w:val="00C854D4"/>
    <w:rsid w:val="00C854F4"/>
    <w:rsid w:val="00C85CBB"/>
    <w:rsid w:val="00C86873"/>
    <w:rsid w:val="00C87225"/>
    <w:rsid w:val="00C8746B"/>
    <w:rsid w:val="00C905B5"/>
    <w:rsid w:val="00C9127F"/>
    <w:rsid w:val="00C92EED"/>
    <w:rsid w:val="00C93582"/>
    <w:rsid w:val="00C937A7"/>
    <w:rsid w:val="00C941C2"/>
    <w:rsid w:val="00C946D4"/>
    <w:rsid w:val="00C94BC2"/>
    <w:rsid w:val="00C94EB4"/>
    <w:rsid w:val="00C9514F"/>
    <w:rsid w:val="00C9548C"/>
    <w:rsid w:val="00C95975"/>
    <w:rsid w:val="00C96042"/>
    <w:rsid w:val="00C9667B"/>
    <w:rsid w:val="00C97073"/>
    <w:rsid w:val="00C97F0C"/>
    <w:rsid w:val="00CA0BA9"/>
    <w:rsid w:val="00CA0F4B"/>
    <w:rsid w:val="00CA13D3"/>
    <w:rsid w:val="00CA18BB"/>
    <w:rsid w:val="00CA1A58"/>
    <w:rsid w:val="00CA1EC6"/>
    <w:rsid w:val="00CA2436"/>
    <w:rsid w:val="00CA278F"/>
    <w:rsid w:val="00CA4841"/>
    <w:rsid w:val="00CA4929"/>
    <w:rsid w:val="00CA4CC4"/>
    <w:rsid w:val="00CA4D9E"/>
    <w:rsid w:val="00CA5910"/>
    <w:rsid w:val="00CA5985"/>
    <w:rsid w:val="00CA6032"/>
    <w:rsid w:val="00CA6E08"/>
    <w:rsid w:val="00CA7742"/>
    <w:rsid w:val="00CA797A"/>
    <w:rsid w:val="00CA7ABF"/>
    <w:rsid w:val="00CB08A0"/>
    <w:rsid w:val="00CB0ADB"/>
    <w:rsid w:val="00CB170B"/>
    <w:rsid w:val="00CB3664"/>
    <w:rsid w:val="00CB3C26"/>
    <w:rsid w:val="00CB3C83"/>
    <w:rsid w:val="00CB5F03"/>
    <w:rsid w:val="00CB5FA8"/>
    <w:rsid w:val="00CB60E3"/>
    <w:rsid w:val="00CB68A6"/>
    <w:rsid w:val="00CB6A49"/>
    <w:rsid w:val="00CB7058"/>
    <w:rsid w:val="00CB7B08"/>
    <w:rsid w:val="00CB7DDC"/>
    <w:rsid w:val="00CB7F23"/>
    <w:rsid w:val="00CB7F3F"/>
    <w:rsid w:val="00CC2511"/>
    <w:rsid w:val="00CC25FD"/>
    <w:rsid w:val="00CC2822"/>
    <w:rsid w:val="00CC33B9"/>
    <w:rsid w:val="00CC3449"/>
    <w:rsid w:val="00CC39D3"/>
    <w:rsid w:val="00CC4F58"/>
    <w:rsid w:val="00CC52F1"/>
    <w:rsid w:val="00CC5851"/>
    <w:rsid w:val="00CC609F"/>
    <w:rsid w:val="00CC6FD0"/>
    <w:rsid w:val="00CC7040"/>
    <w:rsid w:val="00CD07FE"/>
    <w:rsid w:val="00CD0AB6"/>
    <w:rsid w:val="00CD1061"/>
    <w:rsid w:val="00CD10E8"/>
    <w:rsid w:val="00CD2F85"/>
    <w:rsid w:val="00CD49AA"/>
    <w:rsid w:val="00CD4DBB"/>
    <w:rsid w:val="00CD517D"/>
    <w:rsid w:val="00CD5FC1"/>
    <w:rsid w:val="00CD6757"/>
    <w:rsid w:val="00CE035B"/>
    <w:rsid w:val="00CE0977"/>
    <w:rsid w:val="00CE113E"/>
    <w:rsid w:val="00CE11CF"/>
    <w:rsid w:val="00CE3161"/>
    <w:rsid w:val="00CE459C"/>
    <w:rsid w:val="00CE498E"/>
    <w:rsid w:val="00CE5EE6"/>
    <w:rsid w:val="00CE6068"/>
    <w:rsid w:val="00CE67AD"/>
    <w:rsid w:val="00CE79A0"/>
    <w:rsid w:val="00CE7CC1"/>
    <w:rsid w:val="00CE7E29"/>
    <w:rsid w:val="00CE7FA1"/>
    <w:rsid w:val="00CF23DE"/>
    <w:rsid w:val="00CF250F"/>
    <w:rsid w:val="00CF37C0"/>
    <w:rsid w:val="00CF432A"/>
    <w:rsid w:val="00CF4929"/>
    <w:rsid w:val="00CF51F1"/>
    <w:rsid w:val="00CF529F"/>
    <w:rsid w:val="00CF5543"/>
    <w:rsid w:val="00CF5801"/>
    <w:rsid w:val="00CF5F66"/>
    <w:rsid w:val="00CF5FE2"/>
    <w:rsid w:val="00CF6F67"/>
    <w:rsid w:val="00CF7AF7"/>
    <w:rsid w:val="00D01419"/>
    <w:rsid w:val="00D015D7"/>
    <w:rsid w:val="00D019F2"/>
    <w:rsid w:val="00D01FCD"/>
    <w:rsid w:val="00D02066"/>
    <w:rsid w:val="00D025A9"/>
    <w:rsid w:val="00D025C8"/>
    <w:rsid w:val="00D046AD"/>
    <w:rsid w:val="00D049D0"/>
    <w:rsid w:val="00D0618A"/>
    <w:rsid w:val="00D0666A"/>
    <w:rsid w:val="00D06D73"/>
    <w:rsid w:val="00D07298"/>
    <w:rsid w:val="00D07E3A"/>
    <w:rsid w:val="00D100D0"/>
    <w:rsid w:val="00D1021D"/>
    <w:rsid w:val="00D10279"/>
    <w:rsid w:val="00D10913"/>
    <w:rsid w:val="00D10969"/>
    <w:rsid w:val="00D10BEF"/>
    <w:rsid w:val="00D10C74"/>
    <w:rsid w:val="00D11581"/>
    <w:rsid w:val="00D11C3F"/>
    <w:rsid w:val="00D12152"/>
    <w:rsid w:val="00D12572"/>
    <w:rsid w:val="00D125D3"/>
    <w:rsid w:val="00D129A3"/>
    <w:rsid w:val="00D15110"/>
    <w:rsid w:val="00D15199"/>
    <w:rsid w:val="00D154FB"/>
    <w:rsid w:val="00D15C42"/>
    <w:rsid w:val="00D16FAB"/>
    <w:rsid w:val="00D16FDD"/>
    <w:rsid w:val="00D17152"/>
    <w:rsid w:val="00D17BD6"/>
    <w:rsid w:val="00D17EBF"/>
    <w:rsid w:val="00D2105B"/>
    <w:rsid w:val="00D21C82"/>
    <w:rsid w:val="00D222CB"/>
    <w:rsid w:val="00D2291D"/>
    <w:rsid w:val="00D23A51"/>
    <w:rsid w:val="00D244C6"/>
    <w:rsid w:val="00D24AD0"/>
    <w:rsid w:val="00D25052"/>
    <w:rsid w:val="00D259AD"/>
    <w:rsid w:val="00D266CD"/>
    <w:rsid w:val="00D26BA6"/>
    <w:rsid w:val="00D26F79"/>
    <w:rsid w:val="00D270F2"/>
    <w:rsid w:val="00D2764D"/>
    <w:rsid w:val="00D27665"/>
    <w:rsid w:val="00D279C7"/>
    <w:rsid w:val="00D27AC9"/>
    <w:rsid w:val="00D32668"/>
    <w:rsid w:val="00D335CE"/>
    <w:rsid w:val="00D34543"/>
    <w:rsid w:val="00D35185"/>
    <w:rsid w:val="00D36DD8"/>
    <w:rsid w:val="00D36ED1"/>
    <w:rsid w:val="00D373AA"/>
    <w:rsid w:val="00D373E7"/>
    <w:rsid w:val="00D375B0"/>
    <w:rsid w:val="00D376D4"/>
    <w:rsid w:val="00D40566"/>
    <w:rsid w:val="00D4072C"/>
    <w:rsid w:val="00D413E3"/>
    <w:rsid w:val="00D41F68"/>
    <w:rsid w:val="00D420D5"/>
    <w:rsid w:val="00D4241D"/>
    <w:rsid w:val="00D426A9"/>
    <w:rsid w:val="00D42F13"/>
    <w:rsid w:val="00D430A0"/>
    <w:rsid w:val="00D432DB"/>
    <w:rsid w:val="00D43CB6"/>
    <w:rsid w:val="00D46357"/>
    <w:rsid w:val="00D4635F"/>
    <w:rsid w:val="00D475B6"/>
    <w:rsid w:val="00D47602"/>
    <w:rsid w:val="00D5064F"/>
    <w:rsid w:val="00D51192"/>
    <w:rsid w:val="00D5152F"/>
    <w:rsid w:val="00D51D96"/>
    <w:rsid w:val="00D51F51"/>
    <w:rsid w:val="00D52297"/>
    <w:rsid w:val="00D5259F"/>
    <w:rsid w:val="00D528C2"/>
    <w:rsid w:val="00D53332"/>
    <w:rsid w:val="00D535D0"/>
    <w:rsid w:val="00D54149"/>
    <w:rsid w:val="00D54487"/>
    <w:rsid w:val="00D55597"/>
    <w:rsid w:val="00D56DCF"/>
    <w:rsid w:val="00D57966"/>
    <w:rsid w:val="00D627E1"/>
    <w:rsid w:val="00D636FC"/>
    <w:rsid w:val="00D63BBA"/>
    <w:rsid w:val="00D63CB0"/>
    <w:rsid w:val="00D65034"/>
    <w:rsid w:val="00D6559E"/>
    <w:rsid w:val="00D65CA6"/>
    <w:rsid w:val="00D66264"/>
    <w:rsid w:val="00D662F1"/>
    <w:rsid w:val="00D66DEA"/>
    <w:rsid w:val="00D67090"/>
    <w:rsid w:val="00D67B51"/>
    <w:rsid w:val="00D67C9B"/>
    <w:rsid w:val="00D67DF7"/>
    <w:rsid w:val="00D704D0"/>
    <w:rsid w:val="00D70FFE"/>
    <w:rsid w:val="00D71696"/>
    <w:rsid w:val="00D726C3"/>
    <w:rsid w:val="00D729B1"/>
    <w:rsid w:val="00D72CB6"/>
    <w:rsid w:val="00D73701"/>
    <w:rsid w:val="00D73AF6"/>
    <w:rsid w:val="00D742F6"/>
    <w:rsid w:val="00D74AF1"/>
    <w:rsid w:val="00D75A59"/>
    <w:rsid w:val="00D75D4C"/>
    <w:rsid w:val="00D76B9A"/>
    <w:rsid w:val="00D80393"/>
    <w:rsid w:val="00D80A1A"/>
    <w:rsid w:val="00D81829"/>
    <w:rsid w:val="00D81B4E"/>
    <w:rsid w:val="00D81E11"/>
    <w:rsid w:val="00D823CD"/>
    <w:rsid w:val="00D83A69"/>
    <w:rsid w:val="00D83BF3"/>
    <w:rsid w:val="00D8458F"/>
    <w:rsid w:val="00D84983"/>
    <w:rsid w:val="00D84D67"/>
    <w:rsid w:val="00D8576D"/>
    <w:rsid w:val="00D85A2A"/>
    <w:rsid w:val="00D85D5D"/>
    <w:rsid w:val="00D86006"/>
    <w:rsid w:val="00D870CF"/>
    <w:rsid w:val="00D87661"/>
    <w:rsid w:val="00D90014"/>
    <w:rsid w:val="00D902C9"/>
    <w:rsid w:val="00D90493"/>
    <w:rsid w:val="00D9053E"/>
    <w:rsid w:val="00D90CC9"/>
    <w:rsid w:val="00D910E0"/>
    <w:rsid w:val="00D91A39"/>
    <w:rsid w:val="00D91A80"/>
    <w:rsid w:val="00D920BC"/>
    <w:rsid w:val="00D9294F"/>
    <w:rsid w:val="00D95150"/>
    <w:rsid w:val="00D95C2C"/>
    <w:rsid w:val="00D96333"/>
    <w:rsid w:val="00D96375"/>
    <w:rsid w:val="00D96B6C"/>
    <w:rsid w:val="00D96D2C"/>
    <w:rsid w:val="00D97268"/>
    <w:rsid w:val="00D975B7"/>
    <w:rsid w:val="00D9765D"/>
    <w:rsid w:val="00D97EC4"/>
    <w:rsid w:val="00DA0908"/>
    <w:rsid w:val="00DA0FC0"/>
    <w:rsid w:val="00DA100E"/>
    <w:rsid w:val="00DA18E3"/>
    <w:rsid w:val="00DA19DC"/>
    <w:rsid w:val="00DA2EFD"/>
    <w:rsid w:val="00DA3896"/>
    <w:rsid w:val="00DA3EED"/>
    <w:rsid w:val="00DA4038"/>
    <w:rsid w:val="00DA4580"/>
    <w:rsid w:val="00DA49A8"/>
    <w:rsid w:val="00DA4A80"/>
    <w:rsid w:val="00DA515C"/>
    <w:rsid w:val="00DA518A"/>
    <w:rsid w:val="00DA5260"/>
    <w:rsid w:val="00DA5501"/>
    <w:rsid w:val="00DA6115"/>
    <w:rsid w:val="00DB0B44"/>
    <w:rsid w:val="00DB0E7A"/>
    <w:rsid w:val="00DB0F11"/>
    <w:rsid w:val="00DB1533"/>
    <w:rsid w:val="00DB1EFF"/>
    <w:rsid w:val="00DB21B0"/>
    <w:rsid w:val="00DB3AA5"/>
    <w:rsid w:val="00DB5A2F"/>
    <w:rsid w:val="00DB60F6"/>
    <w:rsid w:val="00DB697A"/>
    <w:rsid w:val="00DB6F8C"/>
    <w:rsid w:val="00DC09A8"/>
    <w:rsid w:val="00DC0A5A"/>
    <w:rsid w:val="00DC4A99"/>
    <w:rsid w:val="00DC532F"/>
    <w:rsid w:val="00DC580A"/>
    <w:rsid w:val="00DC6DDF"/>
    <w:rsid w:val="00DC711F"/>
    <w:rsid w:val="00DD136A"/>
    <w:rsid w:val="00DD2374"/>
    <w:rsid w:val="00DD2CFB"/>
    <w:rsid w:val="00DD3A03"/>
    <w:rsid w:val="00DD43BE"/>
    <w:rsid w:val="00DD4C60"/>
    <w:rsid w:val="00DD5023"/>
    <w:rsid w:val="00DD6489"/>
    <w:rsid w:val="00DD6854"/>
    <w:rsid w:val="00DD7030"/>
    <w:rsid w:val="00DE0407"/>
    <w:rsid w:val="00DE0B70"/>
    <w:rsid w:val="00DE1B22"/>
    <w:rsid w:val="00DE2880"/>
    <w:rsid w:val="00DE2902"/>
    <w:rsid w:val="00DE3217"/>
    <w:rsid w:val="00DE5638"/>
    <w:rsid w:val="00DE5927"/>
    <w:rsid w:val="00DE6C41"/>
    <w:rsid w:val="00DE7EFF"/>
    <w:rsid w:val="00DF09E7"/>
    <w:rsid w:val="00DF0B6D"/>
    <w:rsid w:val="00DF0D93"/>
    <w:rsid w:val="00DF1BD8"/>
    <w:rsid w:val="00DF206E"/>
    <w:rsid w:val="00DF33B1"/>
    <w:rsid w:val="00DF5621"/>
    <w:rsid w:val="00DF5A1D"/>
    <w:rsid w:val="00DF7228"/>
    <w:rsid w:val="00DF7312"/>
    <w:rsid w:val="00E0033F"/>
    <w:rsid w:val="00E00E06"/>
    <w:rsid w:val="00E01354"/>
    <w:rsid w:val="00E0161A"/>
    <w:rsid w:val="00E022A1"/>
    <w:rsid w:val="00E02C44"/>
    <w:rsid w:val="00E02DD3"/>
    <w:rsid w:val="00E03966"/>
    <w:rsid w:val="00E04942"/>
    <w:rsid w:val="00E059BB"/>
    <w:rsid w:val="00E05A1A"/>
    <w:rsid w:val="00E0648F"/>
    <w:rsid w:val="00E064CA"/>
    <w:rsid w:val="00E06D19"/>
    <w:rsid w:val="00E06D72"/>
    <w:rsid w:val="00E0721D"/>
    <w:rsid w:val="00E07578"/>
    <w:rsid w:val="00E07D23"/>
    <w:rsid w:val="00E07EB8"/>
    <w:rsid w:val="00E10C77"/>
    <w:rsid w:val="00E11AFC"/>
    <w:rsid w:val="00E11C46"/>
    <w:rsid w:val="00E11F75"/>
    <w:rsid w:val="00E12032"/>
    <w:rsid w:val="00E12463"/>
    <w:rsid w:val="00E152E3"/>
    <w:rsid w:val="00E154F3"/>
    <w:rsid w:val="00E1601B"/>
    <w:rsid w:val="00E16F3D"/>
    <w:rsid w:val="00E20A5B"/>
    <w:rsid w:val="00E211F4"/>
    <w:rsid w:val="00E23AB5"/>
    <w:rsid w:val="00E243EF"/>
    <w:rsid w:val="00E25465"/>
    <w:rsid w:val="00E273E2"/>
    <w:rsid w:val="00E27556"/>
    <w:rsid w:val="00E27C2F"/>
    <w:rsid w:val="00E27F75"/>
    <w:rsid w:val="00E30436"/>
    <w:rsid w:val="00E313C9"/>
    <w:rsid w:val="00E315A3"/>
    <w:rsid w:val="00E31789"/>
    <w:rsid w:val="00E31C97"/>
    <w:rsid w:val="00E31E7B"/>
    <w:rsid w:val="00E334FD"/>
    <w:rsid w:val="00E337AB"/>
    <w:rsid w:val="00E33AAE"/>
    <w:rsid w:val="00E34A1A"/>
    <w:rsid w:val="00E3643E"/>
    <w:rsid w:val="00E3787B"/>
    <w:rsid w:val="00E40597"/>
    <w:rsid w:val="00E4195D"/>
    <w:rsid w:val="00E46616"/>
    <w:rsid w:val="00E46680"/>
    <w:rsid w:val="00E46B4B"/>
    <w:rsid w:val="00E472F2"/>
    <w:rsid w:val="00E501CA"/>
    <w:rsid w:val="00E504A2"/>
    <w:rsid w:val="00E504B0"/>
    <w:rsid w:val="00E512B0"/>
    <w:rsid w:val="00E51410"/>
    <w:rsid w:val="00E51EE9"/>
    <w:rsid w:val="00E53326"/>
    <w:rsid w:val="00E53B32"/>
    <w:rsid w:val="00E5441A"/>
    <w:rsid w:val="00E55BAF"/>
    <w:rsid w:val="00E5680A"/>
    <w:rsid w:val="00E5703F"/>
    <w:rsid w:val="00E5760A"/>
    <w:rsid w:val="00E577D6"/>
    <w:rsid w:val="00E57FC9"/>
    <w:rsid w:val="00E60241"/>
    <w:rsid w:val="00E61721"/>
    <w:rsid w:val="00E62CC0"/>
    <w:rsid w:val="00E63434"/>
    <w:rsid w:val="00E6384D"/>
    <w:rsid w:val="00E639CA"/>
    <w:rsid w:val="00E645C1"/>
    <w:rsid w:val="00E64CB3"/>
    <w:rsid w:val="00E65EB4"/>
    <w:rsid w:val="00E6622C"/>
    <w:rsid w:val="00E66A68"/>
    <w:rsid w:val="00E70408"/>
    <w:rsid w:val="00E70578"/>
    <w:rsid w:val="00E71A52"/>
    <w:rsid w:val="00E72608"/>
    <w:rsid w:val="00E72C33"/>
    <w:rsid w:val="00E743F3"/>
    <w:rsid w:val="00E743F5"/>
    <w:rsid w:val="00E7494F"/>
    <w:rsid w:val="00E75938"/>
    <w:rsid w:val="00E75E9B"/>
    <w:rsid w:val="00E765F2"/>
    <w:rsid w:val="00E76BC5"/>
    <w:rsid w:val="00E77433"/>
    <w:rsid w:val="00E80338"/>
    <w:rsid w:val="00E807E7"/>
    <w:rsid w:val="00E80F67"/>
    <w:rsid w:val="00E82695"/>
    <w:rsid w:val="00E82A81"/>
    <w:rsid w:val="00E82BC0"/>
    <w:rsid w:val="00E82C34"/>
    <w:rsid w:val="00E832B8"/>
    <w:rsid w:val="00E8359B"/>
    <w:rsid w:val="00E83BA0"/>
    <w:rsid w:val="00E83F0B"/>
    <w:rsid w:val="00E84D12"/>
    <w:rsid w:val="00E86AB2"/>
    <w:rsid w:val="00E87478"/>
    <w:rsid w:val="00E877E3"/>
    <w:rsid w:val="00E91ACF"/>
    <w:rsid w:val="00E9246E"/>
    <w:rsid w:val="00E92C4D"/>
    <w:rsid w:val="00E93163"/>
    <w:rsid w:val="00E934D0"/>
    <w:rsid w:val="00E935D9"/>
    <w:rsid w:val="00E93B1E"/>
    <w:rsid w:val="00E9409E"/>
    <w:rsid w:val="00E943F5"/>
    <w:rsid w:val="00E95E7F"/>
    <w:rsid w:val="00E963B8"/>
    <w:rsid w:val="00E97DCC"/>
    <w:rsid w:val="00E97F3F"/>
    <w:rsid w:val="00EA1B15"/>
    <w:rsid w:val="00EA21E9"/>
    <w:rsid w:val="00EA2BA4"/>
    <w:rsid w:val="00EA2D29"/>
    <w:rsid w:val="00EA376B"/>
    <w:rsid w:val="00EA3BFA"/>
    <w:rsid w:val="00EA45F2"/>
    <w:rsid w:val="00EA5C66"/>
    <w:rsid w:val="00EA6B1E"/>
    <w:rsid w:val="00EA71DD"/>
    <w:rsid w:val="00EA7765"/>
    <w:rsid w:val="00EA7C85"/>
    <w:rsid w:val="00EA7DC1"/>
    <w:rsid w:val="00EA7F3B"/>
    <w:rsid w:val="00EB033E"/>
    <w:rsid w:val="00EB05E7"/>
    <w:rsid w:val="00EB0A8C"/>
    <w:rsid w:val="00EB1ABC"/>
    <w:rsid w:val="00EB1AC9"/>
    <w:rsid w:val="00EB1AEC"/>
    <w:rsid w:val="00EB2117"/>
    <w:rsid w:val="00EB3431"/>
    <w:rsid w:val="00EB41CA"/>
    <w:rsid w:val="00EB4212"/>
    <w:rsid w:val="00EB4648"/>
    <w:rsid w:val="00EB52C4"/>
    <w:rsid w:val="00EB5724"/>
    <w:rsid w:val="00EB5B34"/>
    <w:rsid w:val="00EC1263"/>
    <w:rsid w:val="00EC13C8"/>
    <w:rsid w:val="00EC142E"/>
    <w:rsid w:val="00EC1AD3"/>
    <w:rsid w:val="00EC22D6"/>
    <w:rsid w:val="00EC2C0B"/>
    <w:rsid w:val="00EC4152"/>
    <w:rsid w:val="00EC4C05"/>
    <w:rsid w:val="00EC4EB3"/>
    <w:rsid w:val="00EC56BB"/>
    <w:rsid w:val="00EC5B2D"/>
    <w:rsid w:val="00EC61DD"/>
    <w:rsid w:val="00EC62F2"/>
    <w:rsid w:val="00EC7439"/>
    <w:rsid w:val="00ED034D"/>
    <w:rsid w:val="00ED0BA8"/>
    <w:rsid w:val="00ED259A"/>
    <w:rsid w:val="00ED2784"/>
    <w:rsid w:val="00ED3603"/>
    <w:rsid w:val="00ED45B1"/>
    <w:rsid w:val="00ED5811"/>
    <w:rsid w:val="00ED6454"/>
    <w:rsid w:val="00ED6966"/>
    <w:rsid w:val="00ED7807"/>
    <w:rsid w:val="00EE0657"/>
    <w:rsid w:val="00EE091E"/>
    <w:rsid w:val="00EE1C48"/>
    <w:rsid w:val="00EE24BF"/>
    <w:rsid w:val="00EE2DDF"/>
    <w:rsid w:val="00EE2F34"/>
    <w:rsid w:val="00EE5120"/>
    <w:rsid w:val="00EE5AB2"/>
    <w:rsid w:val="00EE5F99"/>
    <w:rsid w:val="00EE6491"/>
    <w:rsid w:val="00EE6A54"/>
    <w:rsid w:val="00EE6D50"/>
    <w:rsid w:val="00EE7C69"/>
    <w:rsid w:val="00EE7F74"/>
    <w:rsid w:val="00EF1AFA"/>
    <w:rsid w:val="00EF1CC6"/>
    <w:rsid w:val="00EF26D9"/>
    <w:rsid w:val="00EF3051"/>
    <w:rsid w:val="00EF4855"/>
    <w:rsid w:val="00EF4A62"/>
    <w:rsid w:val="00EF565B"/>
    <w:rsid w:val="00EF57B1"/>
    <w:rsid w:val="00EF590E"/>
    <w:rsid w:val="00EF5C10"/>
    <w:rsid w:val="00EF6DCF"/>
    <w:rsid w:val="00F00569"/>
    <w:rsid w:val="00F0070E"/>
    <w:rsid w:val="00F00832"/>
    <w:rsid w:val="00F0099E"/>
    <w:rsid w:val="00F0112B"/>
    <w:rsid w:val="00F0291F"/>
    <w:rsid w:val="00F02AF5"/>
    <w:rsid w:val="00F0369F"/>
    <w:rsid w:val="00F03B79"/>
    <w:rsid w:val="00F0500E"/>
    <w:rsid w:val="00F06153"/>
    <w:rsid w:val="00F061A1"/>
    <w:rsid w:val="00F0674D"/>
    <w:rsid w:val="00F106D5"/>
    <w:rsid w:val="00F10CC9"/>
    <w:rsid w:val="00F11896"/>
    <w:rsid w:val="00F11BF0"/>
    <w:rsid w:val="00F11F42"/>
    <w:rsid w:val="00F12B81"/>
    <w:rsid w:val="00F1381F"/>
    <w:rsid w:val="00F138E5"/>
    <w:rsid w:val="00F144F9"/>
    <w:rsid w:val="00F1481A"/>
    <w:rsid w:val="00F14C5E"/>
    <w:rsid w:val="00F14D7D"/>
    <w:rsid w:val="00F14FE6"/>
    <w:rsid w:val="00F16CD6"/>
    <w:rsid w:val="00F17FF0"/>
    <w:rsid w:val="00F20206"/>
    <w:rsid w:val="00F20D76"/>
    <w:rsid w:val="00F21CB7"/>
    <w:rsid w:val="00F2201D"/>
    <w:rsid w:val="00F22317"/>
    <w:rsid w:val="00F22B27"/>
    <w:rsid w:val="00F2525C"/>
    <w:rsid w:val="00F25AF9"/>
    <w:rsid w:val="00F26316"/>
    <w:rsid w:val="00F26410"/>
    <w:rsid w:val="00F264DA"/>
    <w:rsid w:val="00F26939"/>
    <w:rsid w:val="00F269B8"/>
    <w:rsid w:val="00F26F95"/>
    <w:rsid w:val="00F270B1"/>
    <w:rsid w:val="00F30257"/>
    <w:rsid w:val="00F31709"/>
    <w:rsid w:val="00F318E5"/>
    <w:rsid w:val="00F32E1C"/>
    <w:rsid w:val="00F34826"/>
    <w:rsid w:val="00F349C4"/>
    <w:rsid w:val="00F34C7A"/>
    <w:rsid w:val="00F34F8D"/>
    <w:rsid w:val="00F35166"/>
    <w:rsid w:val="00F3797E"/>
    <w:rsid w:val="00F4016E"/>
    <w:rsid w:val="00F40CA9"/>
    <w:rsid w:val="00F414C1"/>
    <w:rsid w:val="00F41A10"/>
    <w:rsid w:val="00F41B13"/>
    <w:rsid w:val="00F41D49"/>
    <w:rsid w:val="00F4267A"/>
    <w:rsid w:val="00F4297C"/>
    <w:rsid w:val="00F42AFA"/>
    <w:rsid w:val="00F42E0D"/>
    <w:rsid w:val="00F431CF"/>
    <w:rsid w:val="00F446A2"/>
    <w:rsid w:val="00F47667"/>
    <w:rsid w:val="00F47D83"/>
    <w:rsid w:val="00F50689"/>
    <w:rsid w:val="00F5192B"/>
    <w:rsid w:val="00F51B7E"/>
    <w:rsid w:val="00F5288C"/>
    <w:rsid w:val="00F55A28"/>
    <w:rsid w:val="00F56022"/>
    <w:rsid w:val="00F56C90"/>
    <w:rsid w:val="00F5767A"/>
    <w:rsid w:val="00F60433"/>
    <w:rsid w:val="00F607B5"/>
    <w:rsid w:val="00F6094A"/>
    <w:rsid w:val="00F60CDD"/>
    <w:rsid w:val="00F6105D"/>
    <w:rsid w:val="00F61062"/>
    <w:rsid w:val="00F622C4"/>
    <w:rsid w:val="00F6236B"/>
    <w:rsid w:val="00F62466"/>
    <w:rsid w:val="00F62C44"/>
    <w:rsid w:val="00F62F4D"/>
    <w:rsid w:val="00F6352A"/>
    <w:rsid w:val="00F64762"/>
    <w:rsid w:val="00F65168"/>
    <w:rsid w:val="00F65AA9"/>
    <w:rsid w:val="00F65BAB"/>
    <w:rsid w:val="00F6652B"/>
    <w:rsid w:val="00F66BE2"/>
    <w:rsid w:val="00F67413"/>
    <w:rsid w:val="00F676D6"/>
    <w:rsid w:val="00F67868"/>
    <w:rsid w:val="00F67E70"/>
    <w:rsid w:val="00F70080"/>
    <w:rsid w:val="00F70F8A"/>
    <w:rsid w:val="00F711DD"/>
    <w:rsid w:val="00F71667"/>
    <w:rsid w:val="00F71766"/>
    <w:rsid w:val="00F7231F"/>
    <w:rsid w:val="00F72A1C"/>
    <w:rsid w:val="00F72ACB"/>
    <w:rsid w:val="00F7308F"/>
    <w:rsid w:val="00F73095"/>
    <w:rsid w:val="00F7406C"/>
    <w:rsid w:val="00F742C5"/>
    <w:rsid w:val="00F74454"/>
    <w:rsid w:val="00F7476E"/>
    <w:rsid w:val="00F749A0"/>
    <w:rsid w:val="00F74CF6"/>
    <w:rsid w:val="00F755C7"/>
    <w:rsid w:val="00F75A6B"/>
    <w:rsid w:val="00F76329"/>
    <w:rsid w:val="00F76444"/>
    <w:rsid w:val="00F76680"/>
    <w:rsid w:val="00F766ED"/>
    <w:rsid w:val="00F77665"/>
    <w:rsid w:val="00F8007B"/>
    <w:rsid w:val="00F810D8"/>
    <w:rsid w:val="00F817DC"/>
    <w:rsid w:val="00F81F09"/>
    <w:rsid w:val="00F82853"/>
    <w:rsid w:val="00F82875"/>
    <w:rsid w:val="00F82D44"/>
    <w:rsid w:val="00F83380"/>
    <w:rsid w:val="00F83507"/>
    <w:rsid w:val="00F83680"/>
    <w:rsid w:val="00F83833"/>
    <w:rsid w:val="00F83E50"/>
    <w:rsid w:val="00F841B0"/>
    <w:rsid w:val="00F841E5"/>
    <w:rsid w:val="00F8476B"/>
    <w:rsid w:val="00F84D11"/>
    <w:rsid w:val="00F861AC"/>
    <w:rsid w:val="00F86AC1"/>
    <w:rsid w:val="00F86DFE"/>
    <w:rsid w:val="00F9041F"/>
    <w:rsid w:val="00F90681"/>
    <w:rsid w:val="00F91102"/>
    <w:rsid w:val="00F9127B"/>
    <w:rsid w:val="00F93693"/>
    <w:rsid w:val="00F9386A"/>
    <w:rsid w:val="00F96F7E"/>
    <w:rsid w:val="00FA0601"/>
    <w:rsid w:val="00FA1187"/>
    <w:rsid w:val="00FA2181"/>
    <w:rsid w:val="00FA3752"/>
    <w:rsid w:val="00FA38E9"/>
    <w:rsid w:val="00FA5C82"/>
    <w:rsid w:val="00FA6768"/>
    <w:rsid w:val="00FA763C"/>
    <w:rsid w:val="00FB052D"/>
    <w:rsid w:val="00FB1833"/>
    <w:rsid w:val="00FB313C"/>
    <w:rsid w:val="00FB34E9"/>
    <w:rsid w:val="00FB35A5"/>
    <w:rsid w:val="00FB3D26"/>
    <w:rsid w:val="00FB42B6"/>
    <w:rsid w:val="00FB44E3"/>
    <w:rsid w:val="00FB5070"/>
    <w:rsid w:val="00FB50FE"/>
    <w:rsid w:val="00FB50FF"/>
    <w:rsid w:val="00FB5351"/>
    <w:rsid w:val="00FB5DD9"/>
    <w:rsid w:val="00FB70DF"/>
    <w:rsid w:val="00FC0467"/>
    <w:rsid w:val="00FC1401"/>
    <w:rsid w:val="00FC1FD1"/>
    <w:rsid w:val="00FC3180"/>
    <w:rsid w:val="00FC3D72"/>
    <w:rsid w:val="00FC3EAD"/>
    <w:rsid w:val="00FC4A37"/>
    <w:rsid w:val="00FC5671"/>
    <w:rsid w:val="00FC5A65"/>
    <w:rsid w:val="00FC5C41"/>
    <w:rsid w:val="00FC5CA4"/>
    <w:rsid w:val="00FC6E6F"/>
    <w:rsid w:val="00FC6F55"/>
    <w:rsid w:val="00FC721A"/>
    <w:rsid w:val="00FC79D2"/>
    <w:rsid w:val="00FD160B"/>
    <w:rsid w:val="00FD1D3E"/>
    <w:rsid w:val="00FD1FC2"/>
    <w:rsid w:val="00FD29B4"/>
    <w:rsid w:val="00FD2C00"/>
    <w:rsid w:val="00FD37EE"/>
    <w:rsid w:val="00FD3EBF"/>
    <w:rsid w:val="00FD4AAC"/>
    <w:rsid w:val="00FD4ED8"/>
    <w:rsid w:val="00FD4F52"/>
    <w:rsid w:val="00FD54F3"/>
    <w:rsid w:val="00FD5B66"/>
    <w:rsid w:val="00FD61EB"/>
    <w:rsid w:val="00FD65FB"/>
    <w:rsid w:val="00FD6BC2"/>
    <w:rsid w:val="00FD7500"/>
    <w:rsid w:val="00FD779D"/>
    <w:rsid w:val="00FE012A"/>
    <w:rsid w:val="00FE177F"/>
    <w:rsid w:val="00FE2BD7"/>
    <w:rsid w:val="00FE5BBA"/>
    <w:rsid w:val="00FE605E"/>
    <w:rsid w:val="00FE74C5"/>
    <w:rsid w:val="00FF015C"/>
    <w:rsid w:val="00FF07D9"/>
    <w:rsid w:val="00FF24CD"/>
    <w:rsid w:val="00FF2909"/>
    <w:rsid w:val="00FF2EEB"/>
    <w:rsid w:val="00FF3875"/>
    <w:rsid w:val="00FF5DFF"/>
    <w:rsid w:val="00FF5E6E"/>
    <w:rsid w:val="00FF6098"/>
    <w:rsid w:val="00FF615E"/>
    <w:rsid w:val="00FF6F5C"/>
    <w:rsid w:val="47FE2BCA"/>
    <w:rsid w:val="665DFAA2"/>
    <w:rsid w:val="7892D872"/>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477A2E"/>
  <w15:docId w15:val="{40C05BDE-ADED-4575-BAFA-2EC368945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D52A8"/>
    <w:pPr>
      <w:spacing w:before="180" w:after="180" w:line="360" w:lineRule="auto"/>
      <w:jc w:val="both"/>
    </w:pPr>
    <w:rPr>
      <w:rFonts w:ascii="Arial" w:hAnsi="Arial" w:cs="Arial"/>
    </w:rPr>
  </w:style>
  <w:style w:type="paragraph" w:styleId="Ttulo1">
    <w:name w:val="heading 1"/>
    <w:basedOn w:val="Normal"/>
    <w:next w:val="Textoindependiente"/>
    <w:uiPriority w:val="9"/>
    <w:qFormat/>
    <w:rsid w:val="00D729B1"/>
    <w:pPr>
      <w:keepNext/>
      <w:keepLines/>
      <w:spacing w:before="480" w:after="0"/>
      <w:outlineLvl w:val="0"/>
    </w:pPr>
    <w:rPr>
      <w:rFonts w:eastAsiaTheme="majorEastAsia"/>
      <w:b/>
      <w:bCs/>
    </w:rPr>
  </w:style>
  <w:style w:type="paragraph" w:styleId="Ttulo2">
    <w:name w:val="heading 2"/>
    <w:basedOn w:val="Normal"/>
    <w:next w:val="Textoindependiente"/>
    <w:uiPriority w:val="9"/>
    <w:unhideWhenUsed/>
    <w:qFormat/>
    <w:rsid w:val="00D729B1"/>
    <w:pPr>
      <w:keepNext/>
      <w:keepLines/>
      <w:spacing w:before="200" w:after="0"/>
      <w:outlineLvl w:val="1"/>
    </w:pPr>
    <w:rPr>
      <w:rFonts w:eastAsiaTheme="majorEastAsia"/>
      <w:i/>
      <w:iCs/>
    </w:rPr>
  </w:style>
  <w:style w:type="paragraph" w:styleId="Ttulo3">
    <w:name w:val="heading 3"/>
    <w:basedOn w:val="Normal"/>
    <w:next w:val="Textoindependiente"/>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Textoindependiente"/>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tulo5">
    <w:name w:val="heading 5"/>
    <w:basedOn w:val="Normal"/>
    <w:next w:val="Textoindependiente"/>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tulo6">
    <w:name w:val="heading 6"/>
    <w:basedOn w:val="Normal"/>
    <w:next w:val="Textoindependien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tulo7">
    <w:name w:val="heading 7"/>
    <w:basedOn w:val="Normal"/>
    <w:next w:val="Textoindependien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tulo8">
    <w:name w:val="heading 8"/>
    <w:basedOn w:val="Normal"/>
    <w:next w:val="Textoindependien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tulo9">
    <w:name w:val="heading 9"/>
    <w:basedOn w:val="Normal"/>
    <w:next w:val="Textoindependien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qFormat/>
  </w:style>
  <w:style w:type="paragraph" w:customStyle="1" w:styleId="FirstParagraph">
    <w:name w:val="First Paragraph"/>
    <w:basedOn w:val="Textoindependiente"/>
    <w:next w:val="Textoindependiente"/>
    <w:qFormat/>
  </w:style>
  <w:style w:type="paragraph" w:customStyle="1" w:styleId="Compact">
    <w:name w:val="Compact"/>
    <w:basedOn w:val="Textoindependiente"/>
    <w:qFormat/>
    <w:pPr>
      <w:spacing w:before="36" w:after="36"/>
    </w:pPr>
  </w:style>
  <w:style w:type="paragraph" w:styleId="Ttulo">
    <w:name w:val="Title"/>
    <w:basedOn w:val="Normal"/>
    <w:next w:val="Textoindependien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tulo">
    <w:name w:val="Subtitle"/>
    <w:basedOn w:val="Ttulo"/>
    <w:next w:val="Textoindependiente"/>
    <w:qFormat/>
    <w:pPr>
      <w:spacing w:before="240"/>
    </w:pPr>
    <w:rPr>
      <w:sz w:val="30"/>
      <w:szCs w:val="30"/>
    </w:rPr>
  </w:style>
  <w:style w:type="paragraph" w:customStyle="1" w:styleId="Author">
    <w:name w:val="Author"/>
    <w:next w:val="Textoindependiente"/>
    <w:qFormat/>
    <w:pPr>
      <w:keepNext/>
      <w:keepLines/>
      <w:jc w:val="center"/>
    </w:pPr>
  </w:style>
  <w:style w:type="paragraph" w:styleId="Fecha">
    <w:name w:val="Date"/>
    <w:next w:val="Textoindependiente"/>
    <w:qFormat/>
    <w:pPr>
      <w:keepNext/>
      <w:keepLines/>
      <w:jc w:val="center"/>
    </w:pPr>
  </w:style>
  <w:style w:type="paragraph" w:customStyle="1" w:styleId="Abstract">
    <w:name w:val="Abstract"/>
    <w:basedOn w:val="Normal"/>
    <w:next w:val="Textoindependiente"/>
    <w:qFormat/>
    <w:pPr>
      <w:keepNext/>
      <w:keepLines/>
      <w:spacing w:before="300" w:after="300"/>
    </w:pPr>
    <w:rPr>
      <w:sz w:val="20"/>
      <w:szCs w:val="20"/>
    </w:rPr>
  </w:style>
  <w:style w:type="paragraph" w:styleId="Bibliografa">
    <w:name w:val="Bibliography"/>
    <w:basedOn w:val="Normal"/>
    <w:qFormat/>
  </w:style>
  <w:style w:type="paragraph" w:styleId="Textodebloque">
    <w:name w:val="Block Text"/>
    <w:basedOn w:val="Textoindependiente"/>
    <w:next w:val="Textoindependiente"/>
    <w:uiPriority w:val="9"/>
    <w:unhideWhenUsed/>
    <w:qFormat/>
    <w:pPr>
      <w:spacing w:before="100" w:after="100"/>
      <w:ind w:left="480" w:right="480"/>
    </w:pPr>
  </w:style>
  <w:style w:type="paragraph" w:styleId="Textonotapi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pPr>
      <w:spacing w:after="120"/>
    </w:pPr>
    <w:rPr>
      <w:i/>
    </w:rPr>
  </w:style>
  <w:style w:type="paragraph" w:customStyle="1" w:styleId="TableCaption">
    <w:name w:val="Table Caption"/>
    <w:basedOn w:val="Descripcin"/>
    <w:pPr>
      <w:keepNext/>
    </w:pPr>
  </w:style>
  <w:style w:type="paragraph" w:customStyle="1" w:styleId="ImageCaption">
    <w:name w:val="Image Caption"/>
    <w:basedOn w:val="Descripci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Pr>
      <w:rFonts w:ascii="Consolas" w:hAnsi="Consolas"/>
      <w:sz w:val="22"/>
    </w:rPr>
  </w:style>
  <w:style w:type="character" w:customStyle="1" w:styleId="SectionNumber">
    <w:name w:val="Section Number"/>
    <w:basedOn w:val="DescripcinCar"/>
  </w:style>
  <w:style w:type="character" w:styleId="Refdenotaalpie">
    <w:name w:val="footnote reference"/>
    <w:basedOn w:val="DescripcinCar"/>
    <w:rPr>
      <w:vertAlign w:val="superscript"/>
    </w:rPr>
  </w:style>
  <w:style w:type="character" w:styleId="Hipervnculo">
    <w:name w:val="Hyperlink"/>
    <w:basedOn w:val="DescripcinCar"/>
    <w:rPr>
      <w:color w:val="4F81BD" w:themeColor="accent1"/>
    </w:rPr>
  </w:style>
  <w:style w:type="paragraph" w:styleId="TtuloTDC">
    <w:name w:val="TOC Heading"/>
    <w:basedOn w:val="Ttulo1"/>
    <w:next w:val="Textoindependien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Encabezado">
    <w:name w:val="header"/>
    <w:basedOn w:val="Normal"/>
    <w:link w:val="EncabezadoCar"/>
    <w:unhideWhenUsed/>
    <w:rsid w:val="004F1878"/>
    <w:pPr>
      <w:tabs>
        <w:tab w:val="center" w:pos="4680"/>
        <w:tab w:val="right" w:pos="9360"/>
      </w:tabs>
      <w:spacing w:after="0"/>
    </w:pPr>
  </w:style>
  <w:style w:type="character" w:customStyle="1" w:styleId="EncabezadoCar">
    <w:name w:val="Encabezado Car"/>
    <w:basedOn w:val="Fuentedeprrafopredeter"/>
    <w:link w:val="Encabezado"/>
    <w:rsid w:val="004F1878"/>
  </w:style>
  <w:style w:type="paragraph" w:styleId="Piedepgina">
    <w:name w:val="footer"/>
    <w:basedOn w:val="Normal"/>
    <w:link w:val="PiedepginaCar"/>
    <w:uiPriority w:val="99"/>
    <w:unhideWhenUsed/>
    <w:rsid w:val="004F1878"/>
    <w:pPr>
      <w:tabs>
        <w:tab w:val="center" w:pos="4680"/>
        <w:tab w:val="right" w:pos="9360"/>
      </w:tabs>
      <w:spacing w:after="0"/>
    </w:pPr>
  </w:style>
  <w:style w:type="character" w:customStyle="1" w:styleId="PiedepginaCar">
    <w:name w:val="Pie de página Car"/>
    <w:basedOn w:val="Fuentedeprrafopredeter"/>
    <w:link w:val="Piedepgina"/>
    <w:uiPriority w:val="99"/>
    <w:rsid w:val="004F1878"/>
  </w:style>
  <w:style w:type="table" w:styleId="Tablaconcuadrcula">
    <w:name w:val="Table Grid"/>
    <w:basedOn w:val="Tablanormal"/>
    <w:uiPriority w:val="39"/>
    <w:rsid w:val="00816F4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comentario">
    <w:name w:val="annotation text"/>
    <w:basedOn w:val="Normal"/>
    <w:link w:val="TextocomentarioCar"/>
    <w:unhideWhenUsed/>
    <w:rPr>
      <w:sz w:val="20"/>
      <w:szCs w:val="20"/>
    </w:rPr>
  </w:style>
  <w:style w:type="character" w:customStyle="1" w:styleId="TextocomentarioCar">
    <w:name w:val="Texto comentario Car"/>
    <w:basedOn w:val="Fuentedeprrafopredeter"/>
    <w:link w:val="Textocomentario"/>
    <w:rPr>
      <w:sz w:val="20"/>
      <w:szCs w:val="20"/>
    </w:rPr>
  </w:style>
  <w:style w:type="character" w:styleId="Refdecomentario">
    <w:name w:val="annotation reference"/>
    <w:basedOn w:val="Fuentedeprrafopredeter"/>
    <w:semiHidden/>
    <w:unhideWhenUsed/>
    <w:rPr>
      <w:sz w:val="16"/>
      <w:szCs w:val="16"/>
    </w:rPr>
  </w:style>
  <w:style w:type="paragraph" w:customStyle="1" w:styleId="Default">
    <w:name w:val="Default"/>
    <w:rsid w:val="0095231E"/>
    <w:pPr>
      <w:autoSpaceDE w:val="0"/>
      <w:autoSpaceDN w:val="0"/>
      <w:adjustRightInd w:val="0"/>
      <w:spacing w:after="0"/>
    </w:pPr>
    <w:rPr>
      <w:rFonts w:ascii="HelveticaNeueLT Pro 45 Lt" w:hAnsi="HelveticaNeueLT Pro 45 Lt" w:cs="HelveticaNeueLT Pro 45 Lt"/>
      <w:color w:val="000000"/>
    </w:rPr>
  </w:style>
  <w:style w:type="paragraph" w:customStyle="1" w:styleId="Pa4">
    <w:name w:val="Pa4"/>
    <w:basedOn w:val="Default"/>
    <w:next w:val="Default"/>
    <w:uiPriority w:val="99"/>
    <w:rsid w:val="005E1B71"/>
    <w:pPr>
      <w:spacing w:line="221" w:lineRule="atLeast"/>
    </w:pPr>
    <w:rPr>
      <w:rFonts w:cstheme="minorBidi"/>
      <w:color w:val="auto"/>
    </w:rPr>
  </w:style>
  <w:style w:type="paragraph" w:customStyle="1" w:styleId="pf0">
    <w:name w:val="pf0"/>
    <w:basedOn w:val="Normal"/>
    <w:rsid w:val="00BD1FE1"/>
    <w:pPr>
      <w:spacing w:before="100" w:beforeAutospacing="1" w:after="100" w:afterAutospacing="1"/>
    </w:pPr>
    <w:rPr>
      <w:rFonts w:ascii="Times New Roman" w:eastAsia="Times New Roman" w:hAnsi="Times New Roman" w:cs="Times New Roman"/>
    </w:rPr>
  </w:style>
  <w:style w:type="character" w:customStyle="1" w:styleId="cf01">
    <w:name w:val="cf01"/>
    <w:basedOn w:val="Fuentedeprrafopredeter"/>
    <w:rsid w:val="00BD1FE1"/>
    <w:rPr>
      <w:rFonts w:ascii="Segoe UI" w:hAnsi="Segoe UI" w:cs="Segoe UI" w:hint="default"/>
      <w:sz w:val="18"/>
      <w:szCs w:val="18"/>
    </w:rPr>
  </w:style>
  <w:style w:type="paragraph" w:styleId="Asuntodelcomentario">
    <w:name w:val="annotation subject"/>
    <w:basedOn w:val="Textocomentario"/>
    <w:next w:val="Textocomentario"/>
    <w:link w:val="AsuntodelcomentarioCar"/>
    <w:semiHidden/>
    <w:unhideWhenUsed/>
    <w:rsid w:val="002C2589"/>
    <w:pPr>
      <w:spacing w:line="240" w:lineRule="auto"/>
    </w:pPr>
    <w:rPr>
      <w:b/>
      <w:bCs/>
    </w:rPr>
  </w:style>
  <w:style w:type="character" w:customStyle="1" w:styleId="AsuntodelcomentarioCar">
    <w:name w:val="Asunto del comentario Car"/>
    <w:basedOn w:val="TextocomentarioCar"/>
    <w:link w:val="Asuntodelcomentario"/>
    <w:semiHidden/>
    <w:rsid w:val="002C2589"/>
    <w:rPr>
      <w:rFonts w:ascii="Arial" w:hAnsi="Arial" w:cs="Arial"/>
      <w:b/>
      <w:bCs/>
      <w:sz w:val="20"/>
      <w:szCs w:val="20"/>
    </w:rPr>
  </w:style>
  <w:style w:type="character" w:styleId="Mencinsinresolver">
    <w:name w:val="Unresolved Mention"/>
    <w:basedOn w:val="Fuentedeprrafopredeter"/>
    <w:uiPriority w:val="99"/>
    <w:semiHidden/>
    <w:unhideWhenUsed/>
    <w:rsid w:val="000C7BE2"/>
    <w:rPr>
      <w:color w:val="605E5C"/>
      <w:shd w:val="clear" w:color="auto" w:fill="E1DFDD"/>
    </w:rPr>
  </w:style>
  <w:style w:type="character" w:styleId="Nmerodelnea">
    <w:name w:val="line number"/>
    <w:basedOn w:val="Fuentedeprrafopredeter"/>
    <w:semiHidden/>
    <w:unhideWhenUsed/>
    <w:rsid w:val="00C85073"/>
  </w:style>
  <w:style w:type="paragraph" w:styleId="Revisin">
    <w:name w:val="Revision"/>
    <w:hidden/>
    <w:semiHidden/>
    <w:rsid w:val="00943FD8"/>
    <w:pPr>
      <w:spacing w:after="0"/>
    </w:pPr>
    <w:rPr>
      <w:rFonts w:ascii="Arial" w:hAnsi="Arial" w:cs="Arial"/>
    </w:rPr>
  </w:style>
  <w:style w:type="paragraph" w:styleId="NormalWeb">
    <w:name w:val="Normal (Web)"/>
    <w:basedOn w:val="Normal"/>
    <w:uiPriority w:val="99"/>
    <w:semiHidden/>
    <w:unhideWhenUsed/>
    <w:rsid w:val="000B35E0"/>
    <w:pPr>
      <w:spacing w:before="100" w:beforeAutospacing="1" w:after="100" w:afterAutospacing="1" w:line="240" w:lineRule="auto"/>
      <w:jc w:val="left"/>
    </w:pPr>
    <w:rPr>
      <w:rFonts w:ascii="Times New Roman" w:eastAsia="Times New Roman" w:hAnsi="Times New Roman" w:cs="Times New Roman"/>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950352">
      <w:bodyDiv w:val="1"/>
      <w:marLeft w:val="0"/>
      <w:marRight w:val="0"/>
      <w:marTop w:val="0"/>
      <w:marBottom w:val="0"/>
      <w:divBdr>
        <w:top w:val="none" w:sz="0" w:space="0" w:color="auto"/>
        <w:left w:val="none" w:sz="0" w:space="0" w:color="auto"/>
        <w:bottom w:val="none" w:sz="0" w:space="0" w:color="auto"/>
        <w:right w:val="none" w:sz="0" w:space="0" w:color="auto"/>
      </w:divBdr>
    </w:div>
    <w:div w:id="170340162">
      <w:bodyDiv w:val="1"/>
      <w:marLeft w:val="0"/>
      <w:marRight w:val="0"/>
      <w:marTop w:val="0"/>
      <w:marBottom w:val="0"/>
      <w:divBdr>
        <w:top w:val="none" w:sz="0" w:space="0" w:color="auto"/>
        <w:left w:val="none" w:sz="0" w:space="0" w:color="auto"/>
        <w:bottom w:val="none" w:sz="0" w:space="0" w:color="auto"/>
        <w:right w:val="none" w:sz="0" w:space="0" w:color="auto"/>
      </w:divBdr>
    </w:div>
    <w:div w:id="213811139">
      <w:bodyDiv w:val="1"/>
      <w:marLeft w:val="0"/>
      <w:marRight w:val="0"/>
      <w:marTop w:val="0"/>
      <w:marBottom w:val="0"/>
      <w:divBdr>
        <w:top w:val="none" w:sz="0" w:space="0" w:color="auto"/>
        <w:left w:val="none" w:sz="0" w:space="0" w:color="auto"/>
        <w:bottom w:val="none" w:sz="0" w:space="0" w:color="auto"/>
        <w:right w:val="none" w:sz="0" w:space="0" w:color="auto"/>
      </w:divBdr>
    </w:div>
    <w:div w:id="228006569">
      <w:bodyDiv w:val="1"/>
      <w:marLeft w:val="0"/>
      <w:marRight w:val="0"/>
      <w:marTop w:val="0"/>
      <w:marBottom w:val="0"/>
      <w:divBdr>
        <w:top w:val="none" w:sz="0" w:space="0" w:color="auto"/>
        <w:left w:val="none" w:sz="0" w:space="0" w:color="auto"/>
        <w:bottom w:val="none" w:sz="0" w:space="0" w:color="auto"/>
        <w:right w:val="none" w:sz="0" w:space="0" w:color="auto"/>
      </w:divBdr>
    </w:div>
    <w:div w:id="403378184">
      <w:bodyDiv w:val="1"/>
      <w:marLeft w:val="0"/>
      <w:marRight w:val="0"/>
      <w:marTop w:val="0"/>
      <w:marBottom w:val="0"/>
      <w:divBdr>
        <w:top w:val="none" w:sz="0" w:space="0" w:color="auto"/>
        <w:left w:val="none" w:sz="0" w:space="0" w:color="auto"/>
        <w:bottom w:val="none" w:sz="0" w:space="0" w:color="auto"/>
        <w:right w:val="none" w:sz="0" w:space="0" w:color="auto"/>
      </w:divBdr>
    </w:div>
    <w:div w:id="439374601">
      <w:bodyDiv w:val="1"/>
      <w:marLeft w:val="0"/>
      <w:marRight w:val="0"/>
      <w:marTop w:val="0"/>
      <w:marBottom w:val="0"/>
      <w:divBdr>
        <w:top w:val="none" w:sz="0" w:space="0" w:color="auto"/>
        <w:left w:val="none" w:sz="0" w:space="0" w:color="auto"/>
        <w:bottom w:val="none" w:sz="0" w:space="0" w:color="auto"/>
        <w:right w:val="none" w:sz="0" w:space="0" w:color="auto"/>
      </w:divBdr>
    </w:div>
    <w:div w:id="667635623">
      <w:bodyDiv w:val="1"/>
      <w:marLeft w:val="0"/>
      <w:marRight w:val="0"/>
      <w:marTop w:val="0"/>
      <w:marBottom w:val="0"/>
      <w:divBdr>
        <w:top w:val="none" w:sz="0" w:space="0" w:color="auto"/>
        <w:left w:val="none" w:sz="0" w:space="0" w:color="auto"/>
        <w:bottom w:val="none" w:sz="0" w:space="0" w:color="auto"/>
        <w:right w:val="none" w:sz="0" w:space="0" w:color="auto"/>
      </w:divBdr>
    </w:div>
    <w:div w:id="879783419">
      <w:bodyDiv w:val="1"/>
      <w:marLeft w:val="0"/>
      <w:marRight w:val="0"/>
      <w:marTop w:val="0"/>
      <w:marBottom w:val="0"/>
      <w:divBdr>
        <w:top w:val="none" w:sz="0" w:space="0" w:color="auto"/>
        <w:left w:val="none" w:sz="0" w:space="0" w:color="auto"/>
        <w:bottom w:val="none" w:sz="0" w:space="0" w:color="auto"/>
        <w:right w:val="none" w:sz="0" w:space="0" w:color="auto"/>
      </w:divBdr>
    </w:div>
    <w:div w:id="1084958328">
      <w:bodyDiv w:val="1"/>
      <w:marLeft w:val="0"/>
      <w:marRight w:val="0"/>
      <w:marTop w:val="0"/>
      <w:marBottom w:val="0"/>
      <w:divBdr>
        <w:top w:val="none" w:sz="0" w:space="0" w:color="auto"/>
        <w:left w:val="none" w:sz="0" w:space="0" w:color="auto"/>
        <w:bottom w:val="none" w:sz="0" w:space="0" w:color="auto"/>
        <w:right w:val="none" w:sz="0" w:space="0" w:color="auto"/>
      </w:divBdr>
    </w:div>
    <w:div w:id="1135025541">
      <w:bodyDiv w:val="1"/>
      <w:marLeft w:val="0"/>
      <w:marRight w:val="0"/>
      <w:marTop w:val="0"/>
      <w:marBottom w:val="0"/>
      <w:divBdr>
        <w:top w:val="none" w:sz="0" w:space="0" w:color="auto"/>
        <w:left w:val="none" w:sz="0" w:space="0" w:color="auto"/>
        <w:bottom w:val="none" w:sz="0" w:space="0" w:color="auto"/>
        <w:right w:val="none" w:sz="0" w:space="0" w:color="auto"/>
      </w:divBdr>
    </w:div>
    <w:div w:id="1166434375">
      <w:bodyDiv w:val="1"/>
      <w:marLeft w:val="0"/>
      <w:marRight w:val="0"/>
      <w:marTop w:val="0"/>
      <w:marBottom w:val="0"/>
      <w:divBdr>
        <w:top w:val="none" w:sz="0" w:space="0" w:color="auto"/>
        <w:left w:val="none" w:sz="0" w:space="0" w:color="auto"/>
        <w:bottom w:val="none" w:sz="0" w:space="0" w:color="auto"/>
        <w:right w:val="none" w:sz="0" w:space="0" w:color="auto"/>
      </w:divBdr>
    </w:div>
    <w:div w:id="1176963131">
      <w:bodyDiv w:val="1"/>
      <w:marLeft w:val="0"/>
      <w:marRight w:val="0"/>
      <w:marTop w:val="0"/>
      <w:marBottom w:val="0"/>
      <w:divBdr>
        <w:top w:val="none" w:sz="0" w:space="0" w:color="auto"/>
        <w:left w:val="none" w:sz="0" w:space="0" w:color="auto"/>
        <w:bottom w:val="none" w:sz="0" w:space="0" w:color="auto"/>
        <w:right w:val="none" w:sz="0" w:space="0" w:color="auto"/>
      </w:divBdr>
    </w:div>
    <w:div w:id="1415934386">
      <w:bodyDiv w:val="1"/>
      <w:marLeft w:val="0"/>
      <w:marRight w:val="0"/>
      <w:marTop w:val="0"/>
      <w:marBottom w:val="0"/>
      <w:divBdr>
        <w:top w:val="none" w:sz="0" w:space="0" w:color="auto"/>
        <w:left w:val="none" w:sz="0" w:space="0" w:color="auto"/>
        <w:bottom w:val="none" w:sz="0" w:space="0" w:color="auto"/>
        <w:right w:val="none" w:sz="0" w:space="0" w:color="auto"/>
      </w:divBdr>
    </w:div>
    <w:div w:id="1453479218">
      <w:bodyDiv w:val="1"/>
      <w:marLeft w:val="0"/>
      <w:marRight w:val="0"/>
      <w:marTop w:val="0"/>
      <w:marBottom w:val="0"/>
      <w:divBdr>
        <w:top w:val="none" w:sz="0" w:space="0" w:color="auto"/>
        <w:left w:val="none" w:sz="0" w:space="0" w:color="auto"/>
        <w:bottom w:val="none" w:sz="0" w:space="0" w:color="auto"/>
        <w:right w:val="none" w:sz="0" w:space="0" w:color="auto"/>
      </w:divBdr>
    </w:div>
    <w:div w:id="1470589418">
      <w:bodyDiv w:val="1"/>
      <w:marLeft w:val="0"/>
      <w:marRight w:val="0"/>
      <w:marTop w:val="0"/>
      <w:marBottom w:val="0"/>
      <w:divBdr>
        <w:top w:val="none" w:sz="0" w:space="0" w:color="auto"/>
        <w:left w:val="none" w:sz="0" w:space="0" w:color="auto"/>
        <w:bottom w:val="none" w:sz="0" w:space="0" w:color="auto"/>
        <w:right w:val="none" w:sz="0" w:space="0" w:color="auto"/>
      </w:divBdr>
    </w:div>
    <w:div w:id="1511023046">
      <w:bodyDiv w:val="1"/>
      <w:marLeft w:val="0"/>
      <w:marRight w:val="0"/>
      <w:marTop w:val="0"/>
      <w:marBottom w:val="0"/>
      <w:divBdr>
        <w:top w:val="none" w:sz="0" w:space="0" w:color="auto"/>
        <w:left w:val="none" w:sz="0" w:space="0" w:color="auto"/>
        <w:bottom w:val="none" w:sz="0" w:space="0" w:color="auto"/>
        <w:right w:val="none" w:sz="0" w:space="0" w:color="auto"/>
      </w:divBdr>
    </w:div>
    <w:div w:id="1579680178">
      <w:bodyDiv w:val="1"/>
      <w:marLeft w:val="0"/>
      <w:marRight w:val="0"/>
      <w:marTop w:val="0"/>
      <w:marBottom w:val="0"/>
      <w:divBdr>
        <w:top w:val="none" w:sz="0" w:space="0" w:color="auto"/>
        <w:left w:val="none" w:sz="0" w:space="0" w:color="auto"/>
        <w:bottom w:val="none" w:sz="0" w:space="0" w:color="auto"/>
        <w:right w:val="none" w:sz="0" w:space="0" w:color="auto"/>
      </w:divBdr>
    </w:div>
    <w:div w:id="1733653755">
      <w:bodyDiv w:val="1"/>
      <w:marLeft w:val="0"/>
      <w:marRight w:val="0"/>
      <w:marTop w:val="0"/>
      <w:marBottom w:val="0"/>
      <w:divBdr>
        <w:top w:val="none" w:sz="0" w:space="0" w:color="auto"/>
        <w:left w:val="none" w:sz="0" w:space="0" w:color="auto"/>
        <w:bottom w:val="none" w:sz="0" w:space="0" w:color="auto"/>
        <w:right w:val="none" w:sz="0" w:space="0" w:color="auto"/>
      </w:divBdr>
    </w:div>
    <w:div w:id="1945114156">
      <w:bodyDiv w:val="1"/>
      <w:marLeft w:val="0"/>
      <w:marRight w:val="0"/>
      <w:marTop w:val="0"/>
      <w:marBottom w:val="0"/>
      <w:divBdr>
        <w:top w:val="none" w:sz="0" w:space="0" w:color="auto"/>
        <w:left w:val="none" w:sz="0" w:space="0" w:color="auto"/>
        <w:bottom w:val="none" w:sz="0" w:space="0" w:color="auto"/>
        <w:right w:val="none" w:sz="0" w:space="0" w:color="auto"/>
      </w:divBdr>
    </w:div>
    <w:div w:id="2038578601">
      <w:bodyDiv w:val="1"/>
      <w:marLeft w:val="0"/>
      <w:marRight w:val="0"/>
      <w:marTop w:val="0"/>
      <w:marBottom w:val="0"/>
      <w:divBdr>
        <w:top w:val="none" w:sz="0" w:space="0" w:color="auto"/>
        <w:left w:val="none" w:sz="0" w:space="0" w:color="auto"/>
        <w:bottom w:val="none" w:sz="0" w:space="0" w:color="auto"/>
        <w:right w:val="none" w:sz="0" w:space="0" w:color="auto"/>
      </w:divBdr>
    </w:div>
    <w:div w:id="2070107428">
      <w:bodyDiv w:val="1"/>
      <w:marLeft w:val="0"/>
      <w:marRight w:val="0"/>
      <w:marTop w:val="0"/>
      <w:marBottom w:val="0"/>
      <w:divBdr>
        <w:top w:val="none" w:sz="0" w:space="0" w:color="auto"/>
        <w:left w:val="none" w:sz="0" w:space="0" w:color="auto"/>
        <w:bottom w:val="none" w:sz="0" w:space="0" w:color="auto"/>
        <w:right w:val="none" w:sz="0" w:space="0" w:color="auto"/>
      </w:divBdr>
    </w:div>
    <w:div w:id="212665888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orcid.org/0000-0002-4743-9577" TargetMode="Externa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orcid.org/0000-0001-6601-9597" TargetMode="External"/><Relationship Id="rId1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efernandezpascual/picos" TargetMode="External"/><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4.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orcid.org/0000-0003-4361-5200"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AFC4894-8325-4B44-A7B1-F05892BA34A0}">
  <we:reference id="wa104382081" version="1.55.1.0" store="en-001" storeType="OMEX"/>
  <we:alternateReferences>
    <we:reference id="WA104382081" version="1.55.1.0" store="en-001"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E2D050-AB27-47F8-B782-87D4A2EB85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382</TotalTime>
  <Pages>26</Pages>
  <Words>7975</Words>
  <Characters>43867</Characters>
  <Application>Microsoft Office Word</Application>
  <DocSecurity>0</DocSecurity>
  <Lines>365</Lines>
  <Paragraphs>103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Microclimatic spatial variation buffers local warming in alpine vegetation</vt:lpstr>
      <vt:lpstr>Microclimatic spatial variation buffers local warming in alpine vegetation</vt:lpstr>
    </vt:vector>
  </TitlesOfParts>
  <Company/>
  <LinksUpToDate>false</LinksUpToDate>
  <CharactersWithSpaces>51739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Microclimatic spatial variation buffers local warming in alpine vegetation</dc:title>
  <dc:creator>EDUARDO FERNANDEZ PASCUAL</dc:creator>
  <cp:keywords/>
  <cp:lastModifiedBy>EDUARDO FERNANDEZ PASCUAL</cp:lastModifiedBy>
  <cp:revision>287</cp:revision>
  <cp:lastPrinted>2023-07-03T08:07:00Z</cp:lastPrinted>
  <dcterms:created xsi:type="dcterms:W3CDTF">2023-07-10T14:13:00Z</dcterms:created>
  <dcterms:modified xsi:type="dcterms:W3CDTF">2023-07-14T07:23:00Z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annals-of-botany.csl</vt:lpwstr>
  </property>
  <property fmtid="{D5CDD505-2E9C-101B-9397-08002B2CF9AE}" pid="5" name="link-citations">
    <vt:lpwstr>yes</vt:lpwstr>
  </property>
  <property fmtid="{D5CDD505-2E9C-101B-9397-08002B2CF9AE}" pid="6" name="output">
    <vt:lpwstr>word_document</vt:lpwstr>
  </property>
  <property fmtid="{D5CDD505-2E9C-101B-9397-08002B2CF9AE}" pid="7" name="Mendeley Recent Style Id 0_1">
    <vt:lpwstr>http://www.zotero.org/styles/american-political-science-association</vt:lpwstr>
  </property>
  <property fmtid="{D5CDD505-2E9C-101B-9397-08002B2CF9AE}" pid="8" name="Mendeley Recent Style Name 0_1">
    <vt:lpwstr>American Political Science Association</vt:lpwstr>
  </property>
  <property fmtid="{D5CDD505-2E9C-101B-9397-08002B2CF9AE}" pid="9" name="Mendeley Recent Style Id 1_1">
    <vt:lpwstr>http://www.zotero.org/styles/apa</vt:lpwstr>
  </property>
  <property fmtid="{D5CDD505-2E9C-101B-9397-08002B2CF9AE}" pid="10" name="Mendeley Recent Style Name 1_1">
    <vt:lpwstr>American Psychological Association 7th edition</vt:lpwstr>
  </property>
  <property fmtid="{D5CDD505-2E9C-101B-9397-08002B2CF9AE}" pid="11" name="Mendeley Recent Style Id 2_1">
    <vt:lpwstr>http://www.zotero.org/styles/american-sociological-association</vt:lpwstr>
  </property>
  <property fmtid="{D5CDD505-2E9C-101B-9397-08002B2CF9AE}" pid="12" name="Mendeley Recent Style Name 2_1">
    <vt:lpwstr>American Sociological Association 6th edition</vt:lpwstr>
  </property>
  <property fmtid="{D5CDD505-2E9C-101B-9397-08002B2CF9AE}" pid="13" name="Mendeley Recent Style Id 3_1">
    <vt:lpwstr>http://www.zotero.org/styles/harvard-cite-them-right</vt:lpwstr>
  </property>
  <property fmtid="{D5CDD505-2E9C-101B-9397-08002B2CF9AE}" pid="14" name="Mendeley Recent Style Name 3_1">
    <vt:lpwstr>Cite Them Right 10th edition - Harvard</vt:lpwstr>
  </property>
  <property fmtid="{D5CDD505-2E9C-101B-9397-08002B2CF9AE}" pid="15" name="Mendeley Recent Style Id 4_1">
    <vt:lpwstr>http://www.zotero.org/styles/harvard1</vt:lpwstr>
  </property>
  <property fmtid="{D5CDD505-2E9C-101B-9397-08002B2CF9AE}" pid="16" name="Mendeley Recent Style Name 4_1">
    <vt:lpwstr>Harvard reference format 1 (deprecated)</vt:lpwstr>
  </property>
  <property fmtid="{D5CDD505-2E9C-101B-9397-08002B2CF9AE}" pid="17" name="Mendeley Recent Style Id 5_1">
    <vt:lpwstr>http://www.zotero.org/styles/ieee</vt:lpwstr>
  </property>
  <property fmtid="{D5CDD505-2E9C-101B-9397-08002B2CF9AE}" pid="18" name="Mendeley Recent Style Name 5_1">
    <vt:lpwstr>IEEE</vt:lpwstr>
  </property>
  <property fmtid="{D5CDD505-2E9C-101B-9397-08002B2CF9AE}" pid="19" name="Mendeley Recent Style Id 6_1">
    <vt:lpwstr>http://www.zotero.org/styles/journal-of-vegetation-science</vt:lpwstr>
  </property>
  <property fmtid="{D5CDD505-2E9C-101B-9397-08002B2CF9AE}" pid="20" name="Mendeley Recent Style Name 6_1">
    <vt:lpwstr>Journal of Vegetation Science</vt:lpwstr>
  </property>
  <property fmtid="{D5CDD505-2E9C-101B-9397-08002B2CF9AE}" pid="21" name="Mendeley Recent Style Id 7_1">
    <vt:lpwstr>http://www.zotero.org/styles/modern-humanities-research-association</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Id 8_1">
    <vt:lpwstr>http://www.zotero.org/styles/modern-language-association</vt:lpwstr>
  </property>
  <property fmtid="{D5CDD505-2E9C-101B-9397-08002B2CF9AE}" pid="24" name="Mendeley Recent Style Name 8_1">
    <vt:lpwstr>Modern Language Association 8th edition</vt:lpwstr>
  </property>
  <property fmtid="{D5CDD505-2E9C-101B-9397-08002B2CF9AE}" pid="25" name="Mendeley Recent Style Id 9_1">
    <vt:lpwstr>http://www.zotero.org/styles/nature</vt:lpwstr>
  </property>
  <property fmtid="{D5CDD505-2E9C-101B-9397-08002B2CF9AE}" pid="26" name="Mendeley Recent Style Name 9_1">
    <vt:lpwstr>Nature</vt:lpwstr>
  </property>
  <property fmtid="{D5CDD505-2E9C-101B-9397-08002B2CF9AE}" pid="27" name="Mendeley Document_1">
    <vt:lpwstr>True</vt:lpwstr>
  </property>
  <property fmtid="{D5CDD505-2E9C-101B-9397-08002B2CF9AE}" pid="28" name="Mendeley Citation Style_1">
    <vt:lpwstr>http://www.zotero.org/styles/journal-of-vegetation-science</vt:lpwstr>
  </property>
  <property fmtid="{D5CDD505-2E9C-101B-9397-08002B2CF9AE}" pid="29" name="Mendeley Unique User Id_1">
    <vt:lpwstr>c9295e8b-616c-35c4-a2e4-c4ec6578bcd8</vt:lpwstr>
  </property>
</Properties>
</file>