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12101" w14:textId="24DFF457" w:rsidR="00A32CE6" w:rsidRDefault="00A32CE6" w:rsidP="00A32CE6">
      <w:pPr>
        <w:pStyle w:val="Ttulo"/>
        <w:spacing w:before="120" w:after="0"/>
        <w:jc w:val="left"/>
        <w:rPr>
          <w:rFonts w:ascii="Arial" w:eastAsiaTheme="minorHAnsi" w:hAnsi="Arial" w:cs="Arial"/>
          <w:b w:val="0"/>
          <w:bCs w:val="0"/>
          <w:color w:val="auto"/>
          <w:sz w:val="22"/>
          <w:szCs w:val="22"/>
        </w:rPr>
      </w:pPr>
      <w:bookmarkStart w:id="0" w:name="introduction"/>
      <w:r>
        <w:rPr>
          <w:rFonts w:ascii="Arial" w:eastAsiaTheme="minorHAnsi" w:hAnsi="Arial" w:cs="Arial"/>
          <w:b w:val="0"/>
          <w:bCs w:val="0"/>
          <w:color w:val="auto"/>
          <w:sz w:val="22"/>
          <w:szCs w:val="22"/>
        </w:rPr>
        <w:t>Research Article – Journal of Vegetation Science Special Issue</w:t>
      </w:r>
    </w:p>
    <w:p w14:paraId="784C230A" w14:textId="25F36A44" w:rsidR="00A32CE6" w:rsidRPr="00C126D2" w:rsidRDefault="00A32CE6" w:rsidP="00A32CE6">
      <w:pPr>
        <w:pStyle w:val="Ttulo"/>
        <w:spacing w:before="120" w:after="0"/>
        <w:jc w:val="left"/>
        <w:rPr>
          <w:rFonts w:ascii="Arial" w:eastAsiaTheme="minorHAnsi" w:hAnsi="Arial" w:cs="Arial"/>
          <w:b w:val="0"/>
          <w:bCs w:val="0"/>
          <w:color w:val="auto"/>
          <w:sz w:val="22"/>
          <w:szCs w:val="22"/>
        </w:rPr>
      </w:pPr>
      <w:r w:rsidRPr="00C126D2">
        <w:rPr>
          <w:rFonts w:ascii="Arial" w:eastAsiaTheme="minorHAnsi" w:hAnsi="Arial" w:cs="Arial"/>
          <w:b w:val="0"/>
          <w:bCs w:val="0"/>
          <w:color w:val="auto"/>
          <w:sz w:val="22"/>
          <w:szCs w:val="22"/>
        </w:rPr>
        <w:t>TITLE</w:t>
      </w:r>
    </w:p>
    <w:p w14:paraId="75853DF6" w14:textId="4A427A12" w:rsidR="00520249" w:rsidRPr="009059FF" w:rsidRDefault="001F3936" w:rsidP="00184772">
      <w:pPr>
        <w:pStyle w:val="Ttulo"/>
        <w:spacing w:before="120" w:after="0"/>
        <w:jc w:val="left"/>
        <w:rPr>
          <w:rFonts w:ascii="Arial" w:eastAsiaTheme="minorHAnsi" w:hAnsi="Arial" w:cs="Arial"/>
          <w:color w:val="auto"/>
          <w:sz w:val="28"/>
          <w:szCs w:val="28"/>
        </w:rPr>
      </w:pPr>
      <w:r>
        <w:rPr>
          <w:rFonts w:ascii="Arial" w:eastAsiaTheme="minorHAnsi" w:hAnsi="Arial" w:cs="Arial"/>
          <w:color w:val="auto"/>
          <w:sz w:val="28"/>
          <w:szCs w:val="28"/>
        </w:rPr>
        <w:t>Spatiotemporal m</w:t>
      </w:r>
      <w:r w:rsidR="00055CE3" w:rsidRPr="009059FF">
        <w:rPr>
          <w:rFonts w:ascii="Arial" w:eastAsiaTheme="minorHAnsi" w:hAnsi="Arial" w:cs="Arial"/>
          <w:color w:val="auto"/>
          <w:sz w:val="28"/>
          <w:szCs w:val="28"/>
        </w:rPr>
        <w:t>icroclimat</w:t>
      </w:r>
      <w:r>
        <w:rPr>
          <w:rFonts w:ascii="Arial" w:eastAsiaTheme="minorHAnsi" w:hAnsi="Arial" w:cs="Arial"/>
          <w:color w:val="auto"/>
          <w:sz w:val="28"/>
          <w:szCs w:val="28"/>
        </w:rPr>
        <w:t>ic variation</w:t>
      </w:r>
      <w:r w:rsidR="003C081E">
        <w:rPr>
          <w:rFonts w:ascii="Arial" w:eastAsiaTheme="minorHAnsi" w:hAnsi="Arial" w:cs="Arial"/>
          <w:color w:val="auto"/>
          <w:sz w:val="28"/>
          <w:szCs w:val="28"/>
        </w:rPr>
        <w:t xml:space="preserve"> </w:t>
      </w:r>
      <w:r w:rsidR="00A67586">
        <w:rPr>
          <w:rFonts w:ascii="Arial" w:eastAsiaTheme="minorHAnsi" w:hAnsi="Arial" w:cs="Arial"/>
          <w:color w:val="auto"/>
          <w:sz w:val="28"/>
          <w:szCs w:val="28"/>
        </w:rPr>
        <w:t xml:space="preserve">highlights </w:t>
      </w:r>
      <w:r w:rsidR="00331575">
        <w:rPr>
          <w:rFonts w:ascii="Arial" w:eastAsiaTheme="minorHAnsi" w:hAnsi="Arial" w:cs="Arial"/>
          <w:color w:val="auto"/>
          <w:sz w:val="28"/>
          <w:szCs w:val="28"/>
        </w:rPr>
        <w:t xml:space="preserve">the </w:t>
      </w:r>
      <w:r w:rsidR="0078796F">
        <w:rPr>
          <w:rFonts w:ascii="Arial" w:eastAsiaTheme="minorHAnsi" w:hAnsi="Arial" w:cs="Arial"/>
          <w:color w:val="auto"/>
          <w:sz w:val="28"/>
          <w:szCs w:val="28"/>
        </w:rPr>
        <w:t xml:space="preserve">importance of </w:t>
      </w:r>
      <w:r w:rsidR="00A67586">
        <w:rPr>
          <w:rFonts w:ascii="Arial" w:eastAsiaTheme="minorHAnsi" w:hAnsi="Arial" w:cs="Arial"/>
          <w:color w:val="auto"/>
          <w:sz w:val="28"/>
          <w:szCs w:val="28"/>
        </w:rPr>
        <w:t>snow</w:t>
      </w:r>
      <w:r w:rsidR="00011A5F">
        <w:rPr>
          <w:rFonts w:ascii="Arial" w:eastAsiaTheme="minorHAnsi" w:hAnsi="Arial" w:cs="Arial"/>
          <w:color w:val="auto"/>
          <w:sz w:val="28"/>
          <w:szCs w:val="28"/>
        </w:rPr>
        <w:t xml:space="preserve"> </w:t>
      </w:r>
      <w:r w:rsidR="003012C2">
        <w:rPr>
          <w:rFonts w:ascii="Arial" w:eastAsiaTheme="minorHAnsi" w:hAnsi="Arial" w:cs="Arial"/>
          <w:color w:val="auto"/>
          <w:sz w:val="28"/>
          <w:szCs w:val="28"/>
        </w:rPr>
        <w:t>microrefugia</w:t>
      </w:r>
      <w:r w:rsidR="002241E1">
        <w:rPr>
          <w:rFonts w:ascii="Arial" w:eastAsiaTheme="minorHAnsi" w:hAnsi="Arial" w:cs="Arial"/>
          <w:color w:val="auto"/>
          <w:sz w:val="28"/>
          <w:szCs w:val="28"/>
        </w:rPr>
        <w:t xml:space="preserve"> </w:t>
      </w:r>
      <w:r w:rsidR="009613FB" w:rsidRPr="009059FF">
        <w:rPr>
          <w:rFonts w:ascii="Arial" w:eastAsiaTheme="minorHAnsi" w:hAnsi="Arial" w:cs="Arial"/>
          <w:color w:val="auto"/>
          <w:sz w:val="28"/>
          <w:szCs w:val="28"/>
        </w:rPr>
        <w:t>in</w:t>
      </w:r>
      <w:r w:rsidR="00336912" w:rsidRPr="009059FF">
        <w:rPr>
          <w:rFonts w:ascii="Arial" w:eastAsiaTheme="minorHAnsi" w:hAnsi="Arial" w:cs="Arial"/>
          <w:color w:val="auto"/>
          <w:sz w:val="28"/>
          <w:szCs w:val="28"/>
        </w:rPr>
        <w:t xml:space="preserve"> </w:t>
      </w:r>
      <w:r w:rsidR="004205D6" w:rsidRPr="009059FF">
        <w:rPr>
          <w:rFonts w:ascii="Arial" w:eastAsiaTheme="minorHAnsi" w:hAnsi="Arial" w:cs="Arial"/>
          <w:color w:val="auto"/>
          <w:sz w:val="28"/>
          <w:szCs w:val="28"/>
        </w:rPr>
        <w:t>relict</w:t>
      </w:r>
      <w:r w:rsidR="008F5C09" w:rsidRPr="009059FF">
        <w:rPr>
          <w:rFonts w:ascii="Arial" w:eastAsiaTheme="minorHAnsi" w:hAnsi="Arial" w:cs="Arial"/>
          <w:color w:val="auto"/>
          <w:sz w:val="28"/>
          <w:szCs w:val="28"/>
        </w:rPr>
        <w:t xml:space="preserve"> </w:t>
      </w:r>
      <w:r w:rsidR="00A10119" w:rsidRPr="009059FF">
        <w:rPr>
          <w:rFonts w:ascii="Arial" w:eastAsiaTheme="minorHAnsi" w:hAnsi="Arial" w:cs="Arial"/>
          <w:color w:val="auto"/>
          <w:sz w:val="28"/>
          <w:szCs w:val="28"/>
        </w:rPr>
        <w:t xml:space="preserve">alpine </w:t>
      </w:r>
      <w:r w:rsidR="00873E30" w:rsidRPr="009059FF">
        <w:rPr>
          <w:rFonts w:ascii="Arial" w:eastAsiaTheme="minorHAnsi" w:hAnsi="Arial" w:cs="Arial"/>
          <w:color w:val="auto"/>
          <w:sz w:val="28"/>
          <w:szCs w:val="28"/>
        </w:rPr>
        <w:t>communities.</w:t>
      </w:r>
    </w:p>
    <w:p w14:paraId="5A20A18F" w14:textId="6B397DF3" w:rsidR="00A32CE6" w:rsidRPr="005301FF" w:rsidRDefault="00A32CE6" w:rsidP="00A32CE6">
      <w:pPr>
        <w:pStyle w:val="FirstParagraph"/>
        <w:spacing w:before="120" w:after="0"/>
        <w:rPr>
          <w:sz w:val="22"/>
          <w:szCs w:val="22"/>
        </w:rPr>
      </w:pPr>
      <w:r w:rsidRPr="005301FF">
        <w:rPr>
          <w:sz w:val="22"/>
          <w:szCs w:val="22"/>
        </w:rPr>
        <w:t>RUNNING TITLE</w:t>
      </w:r>
    </w:p>
    <w:p w14:paraId="30E2E3E2" w14:textId="2234C817" w:rsidR="00A32CE6" w:rsidRDefault="00A32CE6" w:rsidP="00A32CE6">
      <w:pPr>
        <w:pStyle w:val="FirstParagraph"/>
        <w:spacing w:before="120" w:after="0"/>
        <w:rPr>
          <w:sz w:val="22"/>
          <w:szCs w:val="22"/>
        </w:rPr>
      </w:pPr>
      <w:r w:rsidRPr="00305BAC">
        <w:rPr>
          <w:sz w:val="22"/>
          <w:szCs w:val="22"/>
        </w:rPr>
        <w:t xml:space="preserve">Alpine microclimatic buffering </w:t>
      </w:r>
      <w:r w:rsidR="00331575">
        <w:rPr>
          <w:sz w:val="22"/>
          <w:szCs w:val="22"/>
        </w:rPr>
        <w:t xml:space="preserve">can save species from local </w:t>
      </w:r>
      <w:r w:rsidR="005C6B25">
        <w:rPr>
          <w:sz w:val="22"/>
          <w:szCs w:val="22"/>
        </w:rPr>
        <w:t>extinction.</w:t>
      </w:r>
    </w:p>
    <w:p w14:paraId="0B4D3563" w14:textId="1F098957" w:rsidR="00A32CE6" w:rsidRPr="005C6B25" w:rsidRDefault="00A32CE6" w:rsidP="00A32CE6">
      <w:pPr>
        <w:pStyle w:val="FirstParagraph"/>
        <w:spacing w:before="120" w:after="0"/>
        <w:rPr>
          <w:sz w:val="22"/>
          <w:szCs w:val="22"/>
          <w:lang w:val="es-ES"/>
        </w:rPr>
      </w:pPr>
      <w:r w:rsidRPr="005C6B25">
        <w:rPr>
          <w:sz w:val="22"/>
          <w:szCs w:val="22"/>
          <w:lang w:val="es-ES"/>
        </w:rPr>
        <w:t>AUTHORS</w:t>
      </w:r>
    </w:p>
    <w:p w14:paraId="2C05DA1A" w14:textId="37214A07" w:rsidR="00A32CE6" w:rsidRDefault="00A32CE6" w:rsidP="00A32CE6">
      <w:pPr>
        <w:pStyle w:val="FirstParagraph"/>
        <w:spacing w:before="120" w:after="0"/>
        <w:rPr>
          <w:sz w:val="22"/>
          <w:szCs w:val="22"/>
          <w:lang w:val="es-ES"/>
        </w:rPr>
      </w:pPr>
      <w:r w:rsidRPr="003C2D57">
        <w:rPr>
          <w:b/>
          <w:bCs/>
          <w:sz w:val="22"/>
          <w:szCs w:val="22"/>
          <w:lang w:val="es-ES"/>
        </w:rPr>
        <w:t>Borja Jiménez-Alfaro</w:t>
      </w:r>
      <w:r>
        <w:rPr>
          <w:sz w:val="22"/>
          <w:szCs w:val="22"/>
          <w:lang w:val="es-ES"/>
        </w:rPr>
        <w:t>*</w:t>
      </w:r>
      <w:r w:rsidRPr="005301FF">
        <w:rPr>
          <w:sz w:val="22"/>
          <w:szCs w:val="22"/>
          <w:lang w:val="es-ES"/>
        </w:rPr>
        <w:t xml:space="preserve">, </w:t>
      </w:r>
      <w:r>
        <w:rPr>
          <w:sz w:val="22"/>
          <w:szCs w:val="22"/>
          <w:lang w:val="es-ES"/>
        </w:rPr>
        <w:t xml:space="preserve">ORCID: </w:t>
      </w:r>
      <w:hyperlink r:id="rId8" w:history="1">
        <w:r w:rsidRPr="00D01D76">
          <w:rPr>
            <w:rStyle w:val="Hipervnculo"/>
            <w:sz w:val="22"/>
            <w:szCs w:val="22"/>
            <w:lang w:val="es-ES"/>
          </w:rPr>
          <w:t>https://orcid.org/0000-0001-6601-9597</w:t>
        </w:r>
      </w:hyperlink>
      <w:r>
        <w:rPr>
          <w:sz w:val="22"/>
          <w:szCs w:val="22"/>
          <w:lang w:val="es-ES"/>
        </w:rPr>
        <w:t xml:space="preserve"> </w:t>
      </w:r>
    </w:p>
    <w:p w14:paraId="778CE7B1" w14:textId="77763E91" w:rsidR="00A32CE6" w:rsidRDefault="00A32CE6" w:rsidP="00A32CE6">
      <w:pPr>
        <w:pStyle w:val="FirstParagraph"/>
        <w:spacing w:before="120" w:after="0"/>
        <w:rPr>
          <w:sz w:val="22"/>
          <w:szCs w:val="22"/>
          <w:lang w:val="es-ES"/>
        </w:rPr>
      </w:pPr>
      <w:r w:rsidRPr="003C2D57">
        <w:rPr>
          <w:b/>
          <w:bCs/>
          <w:sz w:val="22"/>
          <w:szCs w:val="22"/>
          <w:lang w:val="es-ES"/>
        </w:rPr>
        <w:t>Eduardo Fernández-Pascual</w:t>
      </w:r>
      <w:r w:rsidRPr="005301FF">
        <w:rPr>
          <w:sz w:val="22"/>
          <w:szCs w:val="22"/>
          <w:lang w:val="es-ES"/>
        </w:rPr>
        <w:t xml:space="preserve">, </w:t>
      </w:r>
      <w:r>
        <w:rPr>
          <w:sz w:val="22"/>
          <w:szCs w:val="22"/>
          <w:lang w:val="es-ES"/>
        </w:rPr>
        <w:t xml:space="preserve">ORCID: </w:t>
      </w:r>
      <w:hyperlink r:id="rId9" w:history="1">
        <w:r w:rsidRPr="00D01D76">
          <w:rPr>
            <w:rStyle w:val="Hipervnculo"/>
            <w:sz w:val="22"/>
            <w:szCs w:val="22"/>
            <w:lang w:val="es-ES"/>
          </w:rPr>
          <w:t>https://orcid.org/0000-0002-4743-9577</w:t>
        </w:r>
      </w:hyperlink>
      <w:r>
        <w:rPr>
          <w:sz w:val="22"/>
          <w:szCs w:val="22"/>
          <w:lang w:val="es-ES"/>
        </w:rPr>
        <w:t xml:space="preserve"> </w:t>
      </w:r>
    </w:p>
    <w:p w14:paraId="59BE5047" w14:textId="67639E27" w:rsidR="008964E0" w:rsidRPr="006B38FC" w:rsidRDefault="008964E0" w:rsidP="00A32CE6">
      <w:pPr>
        <w:pStyle w:val="FirstParagraph"/>
        <w:spacing w:before="120" w:after="0"/>
        <w:rPr>
          <w:sz w:val="20"/>
          <w:szCs w:val="20"/>
          <w:lang w:val="es-ES"/>
        </w:rPr>
      </w:pPr>
      <w:r w:rsidRPr="003C2D57">
        <w:rPr>
          <w:b/>
          <w:bCs/>
          <w:sz w:val="22"/>
          <w:szCs w:val="22"/>
          <w:lang w:val="es-ES"/>
        </w:rPr>
        <w:t>Clara Espinosa Del Alba</w:t>
      </w:r>
      <w:r w:rsidR="00EE2F34">
        <w:rPr>
          <w:sz w:val="22"/>
          <w:szCs w:val="22"/>
          <w:lang w:val="es-ES"/>
        </w:rPr>
        <w:t xml:space="preserve">, ORCID: </w:t>
      </w:r>
      <w:r w:rsidR="00EE5AB2" w:rsidRPr="006B38FC">
        <w:rPr>
          <w:rStyle w:val="Hipervnculo"/>
          <w:sz w:val="22"/>
          <w:szCs w:val="22"/>
          <w:lang w:val="es-ES"/>
        </w:rPr>
        <w:t>https://orcid.org/0000-0001-8634-5808</w:t>
      </w:r>
    </w:p>
    <w:p w14:paraId="73A15FBE" w14:textId="2DC78176" w:rsidR="00A32CE6" w:rsidRDefault="00A32CE6" w:rsidP="00A32CE6">
      <w:pPr>
        <w:pStyle w:val="FirstParagraph"/>
        <w:spacing w:before="120" w:after="0"/>
        <w:rPr>
          <w:sz w:val="22"/>
          <w:szCs w:val="22"/>
          <w:lang w:val="es-ES"/>
        </w:rPr>
      </w:pPr>
      <w:r w:rsidRPr="003C2D57">
        <w:rPr>
          <w:b/>
          <w:bCs/>
          <w:sz w:val="22"/>
          <w:szCs w:val="22"/>
          <w:lang w:val="es-ES"/>
        </w:rPr>
        <w:t xml:space="preserve">Corrado </w:t>
      </w:r>
      <w:proofErr w:type="spellStart"/>
      <w:r w:rsidRPr="003C2D57">
        <w:rPr>
          <w:b/>
          <w:bCs/>
          <w:sz w:val="22"/>
          <w:szCs w:val="22"/>
          <w:lang w:val="es-ES"/>
        </w:rPr>
        <w:t>Marcenò</w:t>
      </w:r>
      <w:proofErr w:type="spellEnd"/>
      <w:r>
        <w:rPr>
          <w:sz w:val="22"/>
          <w:szCs w:val="22"/>
          <w:lang w:val="es-ES"/>
        </w:rPr>
        <w:t xml:space="preserve">, ORCID: </w:t>
      </w:r>
      <w:hyperlink r:id="rId10" w:history="1">
        <w:r w:rsidRPr="00D01D76">
          <w:rPr>
            <w:rStyle w:val="Hipervnculo"/>
            <w:sz w:val="22"/>
            <w:szCs w:val="22"/>
            <w:lang w:val="es-ES"/>
          </w:rPr>
          <w:t>https://orcid.org/0000-0003-4361-5200</w:t>
        </w:r>
      </w:hyperlink>
      <w:r>
        <w:rPr>
          <w:sz w:val="22"/>
          <w:szCs w:val="22"/>
          <w:lang w:val="es-ES"/>
        </w:rPr>
        <w:t xml:space="preserve"> </w:t>
      </w:r>
    </w:p>
    <w:p w14:paraId="66A5BD78" w14:textId="5E804A54" w:rsidR="0077656F" w:rsidRDefault="00A32CE6" w:rsidP="00A32CE6">
      <w:pPr>
        <w:pStyle w:val="Textoindependiente"/>
        <w:spacing w:before="120" w:after="0"/>
        <w:rPr>
          <w:sz w:val="22"/>
          <w:szCs w:val="22"/>
        </w:rPr>
      </w:pPr>
      <w:r w:rsidRPr="00937685">
        <w:rPr>
          <w:sz w:val="22"/>
          <w:szCs w:val="22"/>
        </w:rPr>
        <w:t>*</w:t>
      </w:r>
      <w:r w:rsidR="003C2D57">
        <w:rPr>
          <w:sz w:val="22"/>
          <w:szCs w:val="22"/>
        </w:rPr>
        <w:t>C</w:t>
      </w:r>
      <w:r w:rsidR="00EE2F34">
        <w:rPr>
          <w:sz w:val="22"/>
          <w:szCs w:val="22"/>
        </w:rPr>
        <w:t>orresponding author</w:t>
      </w:r>
      <w:r w:rsidR="00FC3D72">
        <w:rPr>
          <w:sz w:val="22"/>
          <w:szCs w:val="22"/>
        </w:rPr>
        <w:t xml:space="preserve">, </w:t>
      </w:r>
      <w:hyperlink r:id="rId11" w:history="1">
        <w:r w:rsidR="00FC3D72" w:rsidRPr="00110250">
          <w:rPr>
            <w:rStyle w:val="Hipervnculo"/>
            <w:sz w:val="22"/>
            <w:szCs w:val="22"/>
          </w:rPr>
          <w:t>jimenezalafaro@uniovi.es</w:t>
        </w:r>
      </w:hyperlink>
      <w:r w:rsidR="00FC3D72">
        <w:rPr>
          <w:sz w:val="22"/>
          <w:szCs w:val="22"/>
        </w:rPr>
        <w:t xml:space="preserve"> </w:t>
      </w:r>
    </w:p>
    <w:p w14:paraId="5B9F0478" w14:textId="2E2D3D77" w:rsidR="004F0B7F" w:rsidRDefault="004F0B7F" w:rsidP="00A32CE6">
      <w:pPr>
        <w:pStyle w:val="Textoindependiente"/>
        <w:spacing w:before="120" w:after="0"/>
        <w:rPr>
          <w:sz w:val="22"/>
          <w:szCs w:val="22"/>
        </w:rPr>
      </w:pPr>
      <w:r>
        <w:rPr>
          <w:sz w:val="22"/>
          <w:szCs w:val="22"/>
        </w:rPr>
        <w:t>Author contributions: to be completed.</w:t>
      </w:r>
    </w:p>
    <w:p w14:paraId="6D779FE3" w14:textId="4DAF5D67" w:rsidR="00A32CE6" w:rsidRPr="00937685" w:rsidRDefault="00A32CE6" w:rsidP="00A32CE6">
      <w:pPr>
        <w:pStyle w:val="Textoindependiente"/>
        <w:spacing w:before="120" w:after="0"/>
        <w:rPr>
          <w:sz w:val="22"/>
          <w:szCs w:val="22"/>
        </w:rPr>
      </w:pPr>
      <w:r w:rsidRPr="00937685">
        <w:rPr>
          <w:sz w:val="22"/>
          <w:szCs w:val="22"/>
        </w:rPr>
        <w:t>AFFILIATIONS</w:t>
      </w:r>
    </w:p>
    <w:p w14:paraId="213DAEB8" w14:textId="77777777" w:rsidR="00A32CE6" w:rsidRPr="00937685" w:rsidRDefault="00A32CE6" w:rsidP="00A32CE6">
      <w:pPr>
        <w:pStyle w:val="Textoindependiente"/>
        <w:spacing w:before="120" w:after="0"/>
        <w:rPr>
          <w:sz w:val="22"/>
          <w:szCs w:val="22"/>
        </w:rPr>
      </w:pPr>
      <w:r w:rsidRPr="00937685">
        <w:rPr>
          <w:sz w:val="22"/>
          <w:szCs w:val="22"/>
        </w:rPr>
        <w:t>Borja Jiménez-Alfaro, Biodiversity Research Institute (</w:t>
      </w:r>
      <w:proofErr w:type="spellStart"/>
      <w:r w:rsidRPr="00937685">
        <w:rPr>
          <w:sz w:val="22"/>
          <w:szCs w:val="22"/>
        </w:rPr>
        <w:t>Univ.Oviedo</w:t>
      </w:r>
      <w:proofErr w:type="spellEnd"/>
      <w:r w:rsidRPr="00937685">
        <w:rPr>
          <w:sz w:val="22"/>
          <w:szCs w:val="22"/>
        </w:rPr>
        <w:t xml:space="preserve">, CSIC, </w:t>
      </w:r>
      <w:proofErr w:type="spellStart"/>
      <w:r w:rsidRPr="00937685">
        <w:rPr>
          <w:sz w:val="22"/>
          <w:szCs w:val="22"/>
        </w:rPr>
        <w:t>Princ.Asturias</w:t>
      </w:r>
      <w:proofErr w:type="spellEnd"/>
      <w:r w:rsidRPr="00937685">
        <w:rPr>
          <w:sz w:val="22"/>
          <w:szCs w:val="22"/>
        </w:rPr>
        <w:t xml:space="preserve">), University of Oviedo, 33600 </w:t>
      </w:r>
      <w:proofErr w:type="spellStart"/>
      <w:r w:rsidRPr="00937685">
        <w:rPr>
          <w:sz w:val="22"/>
          <w:szCs w:val="22"/>
        </w:rPr>
        <w:t>Mieres</w:t>
      </w:r>
      <w:proofErr w:type="spellEnd"/>
      <w:r w:rsidRPr="00937685">
        <w:rPr>
          <w:sz w:val="22"/>
          <w:szCs w:val="22"/>
        </w:rPr>
        <w:t>, Spain</w:t>
      </w:r>
    </w:p>
    <w:p w14:paraId="56648802" w14:textId="77777777" w:rsidR="00A32CE6" w:rsidRDefault="00A32CE6" w:rsidP="00A32CE6">
      <w:pPr>
        <w:pStyle w:val="Textoindependiente"/>
        <w:spacing w:before="120" w:after="0"/>
        <w:rPr>
          <w:sz w:val="22"/>
          <w:szCs w:val="22"/>
        </w:rPr>
      </w:pPr>
      <w:r w:rsidRPr="00A32CE6">
        <w:rPr>
          <w:sz w:val="22"/>
          <w:szCs w:val="22"/>
        </w:rPr>
        <w:t>Eduardo Fernández-Pascual, Biodiversity Research Institute (</w:t>
      </w:r>
      <w:proofErr w:type="spellStart"/>
      <w:r w:rsidRPr="00A32CE6">
        <w:rPr>
          <w:sz w:val="22"/>
          <w:szCs w:val="22"/>
        </w:rPr>
        <w:t>Univ.Oviedo</w:t>
      </w:r>
      <w:proofErr w:type="spellEnd"/>
      <w:r w:rsidRPr="00A32CE6">
        <w:rPr>
          <w:sz w:val="22"/>
          <w:szCs w:val="22"/>
        </w:rPr>
        <w:t xml:space="preserve">, CSIC, </w:t>
      </w:r>
      <w:proofErr w:type="spellStart"/>
      <w:r w:rsidRPr="00A32CE6">
        <w:rPr>
          <w:sz w:val="22"/>
          <w:szCs w:val="22"/>
        </w:rPr>
        <w:t>Princ.Asturias</w:t>
      </w:r>
      <w:proofErr w:type="spellEnd"/>
      <w:r w:rsidRPr="00A32CE6">
        <w:rPr>
          <w:sz w:val="22"/>
          <w:szCs w:val="22"/>
        </w:rPr>
        <w:t xml:space="preserve">), University of Oviedo, 33600 </w:t>
      </w:r>
      <w:proofErr w:type="spellStart"/>
      <w:r w:rsidRPr="00A32CE6">
        <w:rPr>
          <w:sz w:val="22"/>
          <w:szCs w:val="22"/>
        </w:rPr>
        <w:t>Mieres</w:t>
      </w:r>
      <w:proofErr w:type="spellEnd"/>
      <w:r w:rsidRPr="00A32CE6">
        <w:rPr>
          <w:sz w:val="22"/>
          <w:szCs w:val="22"/>
        </w:rPr>
        <w:t>, Spain</w:t>
      </w:r>
    </w:p>
    <w:p w14:paraId="2A1BC7FA" w14:textId="7FE303A8" w:rsidR="003C2D57" w:rsidRDefault="003C2D57" w:rsidP="003C2D57">
      <w:pPr>
        <w:pStyle w:val="Textoindependiente"/>
        <w:spacing w:before="120" w:after="0"/>
        <w:rPr>
          <w:sz w:val="22"/>
          <w:szCs w:val="22"/>
        </w:rPr>
      </w:pPr>
      <w:r>
        <w:rPr>
          <w:sz w:val="22"/>
          <w:szCs w:val="22"/>
        </w:rPr>
        <w:t>Clara Espinosa del Alba</w:t>
      </w:r>
      <w:r w:rsidRPr="00A32CE6">
        <w:rPr>
          <w:sz w:val="22"/>
          <w:szCs w:val="22"/>
        </w:rPr>
        <w:t>, Biodiversity Research Institute (</w:t>
      </w:r>
      <w:proofErr w:type="spellStart"/>
      <w:r w:rsidRPr="00A32CE6">
        <w:rPr>
          <w:sz w:val="22"/>
          <w:szCs w:val="22"/>
        </w:rPr>
        <w:t>Univ.Oviedo</w:t>
      </w:r>
      <w:proofErr w:type="spellEnd"/>
      <w:r w:rsidRPr="00A32CE6">
        <w:rPr>
          <w:sz w:val="22"/>
          <w:szCs w:val="22"/>
        </w:rPr>
        <w:t xml:space="preserve">, CSIC, </w:t>
      </w:r>
      <w:proofErr w:type="spellStart"/>
      <w:r w:rsidRPr="00A32CE6">
        <w:rPr>
          <w:sz w:val="22"/>
          <w:szCs w:val="22"/>
        </w:rPr>
        <w:t>Princ.Asturias</w:t>
      </w:r>
      <w:proofErr w:type="spellEnd"/>
      <w:r w:rsidRPr="00A32CE6">
        <w:rPr>
          <w:sz w:val="22"/>
          <w:szCs w:val="22"/>
        </w:rPr>
        <w:t xml:space="preserve">), University of Oviedo, 33600 </w:t>
      </w:r>
      <w:proofErr w:type="spellStart"/>
      <w:r w:rsidRPr="00A32CE6">
        <w:rPr>
          <w:sz w:val="22"/>
          <w:szCs w:val="22"/>
        </w:rPr>
        <w:t>Mieres</w:t>
      </w:r>
      <w:proofErr w:type="spellEnd"/>
      <w:r w:rsidRPr="00A32CE6">
        <w:rPr>
          <w:sz w:val="22"/>
          <w:szCs w:val="22"/>
        </w:rPr>
        <w:t>, Spain</w:t>
      </w:r>
    </w:p>
    <w:p w14:paraId="69C29349" w14:textId="77777777" w:rsidR="00A32CE6" w:rsidRDefault="00A32CE6" w:rsidP="00A32CE6">
      <w:pPr>
        <w:pStyle w:val="Textoindependiente"/>
        <w:spacing w:before="120" w:after="0"/>
        <w:rPr>
          <w:sz w:val="22"/>
          <w:szCs w:val="22"/>
        </w:rPr>
      </w:pPr>
      <w:proofErr w:type="spellStart"/>
      <w:r w:rsidRPr="00530E2C">
        <w:rPr>
          <w:sz w:val="22"/>
          <w:szCs w:val="22"/>
        </w:rPr>
        <w:t>Corrado</w:t>
      </w:r>
      <w:proofErr w:type="spellEnd"/>
      <w:r w:rsidRPr="00530E2C">
        <w:rPr>
          <w:sz w:val="22"/>
          <w:szCs w:val="22"/>
        </w:rPr>
        <w:t xml:space="preserve"> </w:t>
      </w:r>
      <w:proofErr w:type="spellStart"/>
      <w:r w:rsidRPr="00530E2C">
        <w:rPr>
          <w:sz w:val="22"/>
          <w:szCs w:val="22"/>
        </w:rPr>
        <w:t>Marcenò</w:t>
      </w:r>
      <w:proofErr w:type="spellEnd"/>
      <w:r w:rsidRPr="00530E2C">
        <w:rPr>
          <w:sz w:val="22"/>
          <w:szCs w:val="22"/>
        </w:rPr>
        <w:t xml:space="preserve">, </w:t>
      </w:r>
      <w:r w:rsidRPr="004F482B">
        <w:rPr>
          <w:sz w:val="22"/>
          <w:szCs w:val="22"/>
        </w:rPr>
        <w:t>Department of Chemistry, Biology and Biotechnology, University of Perugia, Italy</w:t>
      </w:r>
    </w:p>
    <w:p w14:paraId="68993A33" w14:textId="70321A9E" w:rsidR="00A32CE6" w:rsidRDefault="00A32CE6" w:rsidP="00A32CE6">
      <w:pPr>
        <w:pStyle w:val="Textoindependiente"/>
        <w:spacing w:before="120" w:after="0"/>
        <w:rPr>
          <w:sz w:val="22"/>
          <w:szCs w:val="22"/>
        </w:rPr>
      </w:pPr>
      <w:r>
        <w:rPr>
          <w:sz w:val="22"/>
          <w:szCs w:val="22"/>
        </w:rPr>
        <w:t>FUNDING</w:t>
      </w:r>
    </w:p>
    <w:p w14:paraId="595A98D5" w14:textId="58B78715" w:rsidR="00A32CE6" w:rsidRDefault="00A32CE6" w:rsidP="00A32CE6">
      <w:pPr>
        <w:pStyle w:val="Textoindependiente"/>
        <w:spacing w:before="120" w:after="0"/>
        <w:rPr>
          <w:sz w:val="22"/>
          <w:szCs w:val="22"/>
        </w:rPr>
      </w:pPr>
      <w:r>
        <w:rPr>
          <w:sz w:val="22"/>
          <w:szCs w:val="22"/>
        </w:rPr>
        <w:t xml:space="preserve">Spanish Research Agency, </w:t>
      </w:r>
      <w:r w:rsidRPr="00472406">
        <w:rPr>
          <w:sz w:val="22"/>
          <w:szCs w:val="22"/>
        </w:rPr>
        <w:t>PID2019-108636GA</w:t>
      </w:r>
      <w:r>
        <w:rPr>
          <w:sz w:val="22"/>
          <w:szCs w:val="22"/>
        </w:rPr>
        <w:t xml:space="preserve">, </w:t>
      </w:r>
      <w:r w:rsidRPr="00472406">
        <w:rPr>
          <w:sz w:val="22"/>
          <w:szCs w:val="22"/>
        </w:rPr>
        <w:t>AEI/10.13039/501100011033.</w:t>
      </w:r>
      <w:r w:rsidR="003C2D57">
        <w:rPr>
          <w:sz w:val="22"/>
          <w:szCs w:val="22"/>
        </w:rPr>
        <w:t xml:space="preserve"> </w:t>
      </w:r>
      <w:proofErr w:type="spellStart"/>
      <w:r w:rsidR="003C2D57">
        <w:rPr>
          <w:sz w:val="22"/>
          <w:szCs w:val="22"/>
        </w:rPr>
        <w:t>Jardín</w:t>
      </w:r>
      <w:proofErr w:type="spellEnd"/>
      <w:r w:rsidR="003C2D57">
        <w:rPr>
          <w:sz w:val="22"/>
          <w:szCs w:val="22"/>
        </w:rPr>
        <w:t xml:space="preserve"> </w:t>
      </w:r>
      <w:proofErr w:type="spellStart"/>
      <w:r w:rsidR="003C2D57">
        <w:rPr>
          <w:sz w:val="22"/>
          <w:szCs w:val="22"/>
        </w:rPr>
        <w:t>Botánico</w:t>
      </w:r>
      <w:proofErr w:type="spellEnd"/>
      <w:r w:rsidR="003C2D57">
        <w:rPr>
          <w:sz w:val="22"/>
          <w:szCs w:val="22"/>
        </w:rPr>
        <w:t xml:space="preserve"> Atlántico de </w:t>
      </w:r>
      <w:proofErr w:type="spellStart"/>
      <w:r w:rsidR="003C2D57">
        <w:rPr>
          <w:sz w:val="22"/>
          <w:szCs w:val="22"/>
        </w:rPr>
        <w:t>Gijón</w:t>
      </w:r>
      <w:proofErr w:type="spellEnd"/>
      <w:r w:rsidR="003C2D57">
        <w:rPr>
          <w:sz w:val="22"/>
          <w:szCs w:val="22"/>
        </w:rPr>
        <w:t xml:space="preserve"> (XXXX)</w:t>
      </w:r>
    </w:p>
    <w:p w14:paraId="03A60936" w14:textId="48F54E9D" w:rsidR="00A32CE6" w:rsidRDefault="003C2D57" w:rsidP="00734173">
      <w:pPr>
        <w:spacing w:before="0" w:after="200" w:line="240" w:lineRule="auto"/>
        <w:jc w:val="left"/>
        <w:rPr>
          <w:sz w:val="22"/>
          <w:szCs w:val="22"/>
        </w:rPr>
      </w:pPr>
      <w:r>
        <w:rPr>
          <w:sz w:val="22"/>
          <w:szCs w:val="22"/>
        </w:rPr>
        <w:br w:type="page"/>
      </w:r>
      <w:r w:rsidR="00A32CE6">
        <w:rPr>
          <w:sz w:val="22"/>
          <w:szCs w:val="22"/>
        </w:rPr>
        <w:lastRenderedPageBreak/>
        <w:t>ABSTRACT</w:t>
      </w:r>
    </w:p>
    <w:p w14:paraId="13BC0A54" w14:textId="0DAA3654" w:rsidR="00A32CE6" w:rsidRPr="008129DE" w:rsidRDefault="00A32CE6" w:rsidP="00A32CE6">
      <w:pPr>
        <w:pStyle w:val="Textoindependiente"/>
        <w:spacing w:before="120" w:after="0"/>
        <w:rPr>
          <w:sz w:val="22"/>
          <w:szCs w:val="22"/>
        </w:rPr>
      </w:pPr>
      <w:r w:rsidRPr="008129DE">
        <w:rPr>
          <w:b/>
          <w:bCs/>
          <w:sz w:val="22"/>
          <w:szCs w:val="22"/>
        </w:rPr>
        <w:t>Questions</w:t>
      </w:r>
      <w:r w:rsidRPr="008129DE">
        <w:rPr>
          <w:sz w:val="22"/>
          <w:szCs w:val="22"/>
        </w:rPr>
        <w:t xml:space="preserve">: In alpine landscapes, topography creates a mosaic of microclimatic niches </w:t>
      </w:r>
      <w:r w:rsidR="00B31610">
        <w:rPr>
          <w:sz w:val="22"/>
          <w:szCs w:val="22"/>
        </w:rPr>
        <w:t>that</w:t>
      </w:r>
      <w:r w:rsidRPr="008129DE">
        <w:rPr>
          <w:sz w:val="22"/>
          <w:szCs w:val="22"/>
        </w:rPr>
        <w:t xml:space="preserve"> might prevent </w:t>
      </w:r>
      <w:r w:rsidR="00D0618A">
        <w:rPr>
          <w:sz w:val="22"/>
          <w:szCs w:val="22"/>
        </w:rPr>
        <w:t xml:space="preserve">climate-driven </w:t>
      </w:r>
      <w:r w:rsidRPr="008129DE">
        <w:rPr>
          <w:sz w:val="22"/>
          <w:szCs w:val="22"/>
        </w:rPr>
        <w:t>extinctions</w:t>
      </w:r>
      <w:r w:rsidR="00E934D0">
        <w:rPr>
          <w:sz w:val="22"/>
          <w:szCs w:val="22"/>
        </w:rPr>
        <w:t xml:space="preserve"> under climate warming</w:t>
      </w:r>
      <w:r w:rsidR="00B021A4">
        <w:rPr>
          <w:sz w:val="22"/>
          <w:szCs w:val="22"/>
        </w:rPr>
        <w:t xml:space="preserve">, but </w:t>
      </w:r>
      <w:r w:rsidRPr="008129DE">
        <w:rPr>
          <w:sz w:val="22"/>
          <w:szCs w:val="22"/>
        </w:rPr>
        <w:t>the magnitude of this</w:t>
      </w:r>
      <w:r w:rsidR="002D42FA">
        <w:rPr>
          <w:sz w:val="22"/>
          <w:szCs w:val="22"/>
        </w:rPr>
        <w:t xml:space="preserve"> </w:t>
      </w:r>
      <w:r w:rsidRPr="008129DE">
        <w:rPr>
          <w:sz w:val="22"/>
          <w:szCs w:val="22"/>
        </w:rPr>
        <w:t xml:space="preserve">buffering </w:t>
      </w:r>
      <w:r w:rsidR="00B021A4">
        <w:rPr>
          <w:sz w:val="22"/>
          <w:szCs w:val="22"/>
        </w:rPr>
        <w:t xml:space="preserve">is largely unknown. </w:t>
      </w:r>
      <w:r w:rsidR="00D025C8">
        <w:rPr>
          <w:sz w:val="22"/>
          <w:szCs w:val="22"/>
        </w:rPr>
        <w:t>We</w:t>
      </w:r>
      <w:r w:rsidR="00B021A4">
        <w:rPr>
          <w:sz w:val="22"/>
          <w:szCs w:val="22"/>
        </w:rPr>
        <w:t xml:space="preserve"> ask</w:t>
      </w:r>
      <w:r>
        <w:rPr>
          <w:sz w:val="22"/>
          <w:szCs w:val="22"/>
        </w:rPr>
        <w:t xml:space="preserve"> </w:t>
      </w:r>
      <w:r w:rsidR="00F16CD6">
        <w:rPr>
          <w:sz w:val="22"/>
          <w:szCs w:val="22"/>
        </w:rPr>
        <w:t xml:space="preserve">(1) </w:t>
      </w:r>
      <w:r>
        <w:rPr>
          <w:sz w:val="22"/>
          <w:szCs w:val="22"/>
        </w:rPr>
        <w:t>how</w:t>
      </w:r>
      <w:r w:rsidRPr="008129DE">
        <w:rPr>
          <w:sz w:val="22"/>
          <w:szCs w:val="22"/>
        </w:rPr>
        <w:t xml:space="preserve"> microclimatic factors</w:t>
      </w:r>
      <w:r w:rsidR="00A06E31">
        <w:rPr>
          <w:sz w:val="22"/>
          <w:szCs w:val="22"/>
        </w:rPr>
        <w:t xml:space="preserve"> </w:t>
      </w:r>
      <w:r w:rsidR="00B021A4">
        <w:rPr>
          <w:sz w:val="22"/>
          <w:szCs w:val="22"/>
        </w:rPr>
        <w:t xml:space="preserve">influencing </w:t>
      </w:r>
      <w:r w:rsidR="00FB1833">
        <w:rPr>
          <w:sz w:val="22"/>
          <w:szCs w:val="22"/>
        </w:rPr>
        <w:t>relict</w:t>
      </w:r>
      <w:r w:rsidR="00B021A4">
        <w:rPr>
          <w:sz w:val="22"/>
          <w:szCs w:val="22"/>
        </w:rPr>
        <w:t xml:space="preserve"> </w:t>
      </w:r>
      <w:r w:rsidR="00BE72B4">
        <w:rPr>
          <w:sz w:val="22"/>
          <w:szCs w:val="22"/>
        </w:rPr>
        <w:t xml:space="preserve">alpine </w:t>
      </w:r>
      <w:r w:rsidR="00B021A4">
        <w:rPr>
          <w:sz w:val="22"/>
          <w:szCs w:val="22"/>
        </w:rPr>
        <w:t xml:space="preserve">communities </w:t>
      </w:r>
      <w:r w:rsidR="00FC3EAD">
        <w:rPr>
          <w:sz w:val="22"/>
          <w:szCs w:val="22"/>
        </w:rPr>
        <w:t xml:space="preserve">are comparable at temporal and spatial </w:t>
      </w:r>
      <w:r w:rsidR="002E324B">
        <w:rPr>
          <w:sz w:val="22"/>
          <w:szCs w:val="22"/>
        </w:rPr>
        <w:t>scales, and</w:t>
      </w:r>
      <w:r w:rsidRPr="008129DE">
        <w:rPr>
          <w:sz w:val="22"/>
          <w:szCs w:val="22"/>
        </w:rPr>
        <w:t xml:space="preserve"> </w:t>
      </w:r>
      <w:r w:rsidR="00F16CD6">
        <w:rPr>
          <w:sz w:val="22"/>
          <w:szCs w:val="22"/>
        </w:rPr>
        <w:t xml:space="preserve">(2) </w:t>
      </w:r>
      <w:r w:rsidR="002707D3">
        <w:rPr>
          <w:sz w:val="22"/>
          <w:szCs w:val="22"/>
        </w:rPr>
        <w:t xml:space="preserve">how </w:t>
      </w:r>
      <w:r w:rsidR="007E01FC">
        <w:rPr>
          <w:sz w:val="22"/>
          <w:szCs w:val="22"/>
        </w:rPr>
        <w:t>micro</w:t>
      </w:r>
      <w:r w:rsidR="00B671A5">
        <w:rPr>
          <w:sz w:val="22"/>
          <w:szCs w:val="22"/>
        </w:rPr>
        <w:t xml:space="preserve">climatic scenarios </w:t>
      </w:r>
      <w:r w:rsidR="00366680">
        <w:rPr>
          <w:sz w:val="22"/>
          <w:szCs w:val="22"/>
        </w:rPr>
        <w:t>may</w:t>
      </w:r>
      <w:r w:rsidR="007E01FC">
        <w:rPr>
          <w:sz w:val="22"/>
          <w:szCs w:val="22"/>
        </w:rPr>
        <w:t xml:space="preserve"> </w:t>
      </w:r>
      <w:r w:rsidR="00246838">
        <w:rPr>
          <w:sz w:val="22"/>
          <w:szCs w:val="22"/>
        </w:rPr>
        <w:t>affect</w:t>
      </w:r>
      <w:r w:rsidR="003677E2">
        <w:rPr>
          <w:sz w:val="22"/>
          <w:szCs w:val="22"/>
        </w:rPr>
        <w:t xml:space="preserve"> </w:t>
      </w:r>
      <w:r w:rsidR="00D025C8">
        <w:rPr>
          <w:sz w:val="22"/>
          <w:szCs w:val="22"/>
        </w:rPr>
        <w:t xml:space="preserve">local extinctions and </w:t>
      </w:r>
      <w:r w:rsidR="009E312F">
        <w:rPr>
          <w:sz w:val="22"/>
          <w:szCs w:val="22"/>
        </w:rPr>
        <w:t>species composition</w:t>
      </w:r>
      <w:r>
        <w:rPr>
          <w:sz w:val="22"/>
          <w:szCs w:val="22"/>
        </w:rPr>
        <w:t>.</w:t>
      </w:r>
    </w:p>
    <w:p w14:paraId="2FE4E45A" w14:textId="7A47E6E5" w:rsidR="00A32CE6" w:rsidRPr="008129DE" w:rsidRDefault="00A32CE6" w:rsidP="00A32CE6">
      <w:pPr>
        <w:pStyle w:val="Textoindependiente"/>
        <w:spacing w:before="120" w:after="0"/>
        <w:rPr>
          <w:sz w:val="22"/>
          <w:szCs w:val="22"/>
        </w:rPr>
      </w:pPr>
      <w:r w:rsidRPr="008129DE">
        <w:rPr>
          <w:b/>
          <w:bCs/>
          <w:sz w:val="22"/>
          <w:szCs w:val="22"/>
        </w:rPr>
        <w:t>Location</w:t>
      </w:r>
      <w:r w:rsidRPr="008129DE">
        <w:rPr>
          <w:sz w:val="22"/>
          <w:szCs w:val="22"/>
        </w:rPr>
        <w:t xml:space="preserve">: </w:t>
      </w:r>
      <w:proofErr w:type="spellStart"/>
      <w:r w:rsidRPr="008129DE">
        <w:rPr>
          <w:sz w:val="22"/>
          <w:szCs w:val="22"/>
        </w:rPr>
        <w:t>Picos</w:t>
      </w:r>
      <w:proofErr w:type="spellEnd"/>
      <w:r w:rsidRPr="008129DE">
        <w:rPr>
          <w:sz w:val="22"/>
          <w:szCs w:val="22"/>
        </w:rPr>
        <w:t xml:space="preserve"> de Europa National Park, </w:t>
      </w:r>
      <w:r w:rsidR="001477AC">
        <w:rPr>
          <w:sz w:val="22"/>
          <w:szCs w:val="22"/>
        </w:rPr>
        <w:t>north</w:t>
      </w:r>
      <w:r w:rsidR="00A06E31">
        <w:rPr>
          <w:sz w:val="22"/>
          <w:szCs w:val="22"/>
        </w:rPr>
        <w:t>ern</w:t>
      </w:r>
      <w:r w:rsidR="001477AC" w:rsidRPr="00B13D0D">
        <w:rPr>
          <w:sz w:val="22"/>
          <w:szCs w:val="22"/>
        </w:rPr>
        <w:t xml:space="preserve"> </w:t>
      </w:r>
      <w:r w:rsidRPr="008129DE">
        <w:rPr>
          <w:sz w:val="22"/>
          <w:szCs w:val="22"/>
        </w:rPr>
        <w:t>Spain</w:t>
      </w:r>
      <w:r w:rsidR="001477AC">
        <w:rPr>
          <w:sz w:val="22"/>
          <w:szCs w:val="22"/>
        </w:rPr>
        <w:t>.</w:t>
      </w:r>
    </w:p>
    <w:p w14:paraId="7B190E22" w14:textId="341B47B2" w:rsidR="00A32CE6" w:rsidRDefault="00A32CE6" w:rsidP="00A32CE6">
      <w:pPr>
        <w:pStyle w:val="Textoindependiente"/>
        <w:spacing w:before="120" w:after="0"/>
        <w:rPr>
          <w:sz w:val="22"/>
          <w:szCs w:val="22"/>
        </w:rPr>
      </w:pPr>
      <w:r w:rsidRPr="008129DE">
        <w:rPr>
          <w:b/>
          <w:bCs/>
          <w:sz w:val="22"/>
          <w:szCs w:val="22"/>
        </w:rPr>
        <w:t>Methods</w:t>
      </w:r>
      <w:r w:rsidRPr="008129DE">
        <w:rPr>
          <w:sz w:val="22"/>
          <w:szCs w:val="22"/>
        </w:rPr>
        <w:t xml:space="preserve">: We </w:t>
      </w:r>
      <w:r w:rsidR="002B3CAA">
        <w:rPr>
          <w:sz w:val="22"/>
          <w:szCs w:val="22"/>
        </w:rPr>
        <w:t>resurveyed</w:t>
      </w:r>
      <w:r w:rsidR="002B7B45">
        <w:rPr>
          <w:sz w:val="22"/>
          <w:szCs w:val="22"/>
        </w:rPr>
        <w:t xml:space="preserve"> </w:t>
      </w:r>
      <w:r w:rsidR="003B7F68">
        <w:rPr>
          <w:sz w:val="22"/>
          <w:szCs w:val="22"/>
        </w:rPr>
        <w:t xml:space="preserve">8 </w:t>
      </w:r>
      <w:r w:rsidR="00FB313C">
        <w:rPr>
          <w:sz w:val="22"/>
          <w:szCs w:val="22"/>
        </w:rPr>
        <w:t>permanent plots</w:t>
      </w:r>
      <w:r w:rsidR="00D34543">
        <w:rPr>
          <w:sz w:val="22"/>
          <w:szCs w:val="22"/>
        </w:rPr>
        <w:t xml:space="preserve"> </w:t>
      </w:r>
      <w:r w:rsidR="002F5399">
        <w:rPr>
          <w:sz w:val="22"/>
          <w:szCs w:val="22"/>
        </w:rPr>
        <w:t>in</w:t>
      </w:r>
      <w:r w:rsidR="00FB313C">
        <w:rPr>
          <w:sz w:val="22"/>
          <w:szCs w:val="22"/>
        </w:rPr>
        <w:t xml:space="preserve"> </w:t>
      </w:r>
      <w:r w:rsidR="002B3CAA">
        <w:rPr>
          <w:sz w:val="22"/>
          <w:szCs w:val="22"/>
        </w:rPr>
        <w:t xml:space="preserve">four </w:t>
      </w:r>
      <w:r w:rsidR="00B021A4">
        <w:rPr>
          <w:sz w:val="22"/>
          <w:szCs w:val="22"/>
        </w:rPr>
        <w:t xml:space="preserve">alpine </w:t>
      </w:r>
      <w:r w:rsidR="002B3CAA">
        <w:rPr>
          <w:sz w:val="22"/>
          <w:szCs w:val="22"/>
        </w:rPr>
        <w:t>sites after</w:t>
      </w:r>
      <w:r w:rsidR="002B7B45">
        <w:rPr>
          <w:sz w:val="22"/>
          <w:szCs w:val="22"/>
        </w:rPr>
        <w:t xml:space="preserve"> </w:t>
      </w:r>
      <w:r w:rsidRPr="008129DE">
        <w:rPr>
          <w:sz w:val="22"/>
          <w:szCs w:val="22"/>
        </w:rPr>
        <w:t>a 10-year record of</w:t>
      </w:r>
      <w:r w:rsidR="002B3CAA">
        <w:rPr>
          <w:sz w:val="22"/>
          <w:szCs w:val="22"/>
        </w:rPr>
        <w:t xml:space="preserve"> </w:t>
      </w:r>
      <w:r w:rsidR="00FB313C">
        <w:rPr>
          <w:sz w:val="22"/>
          <w:szCs w:val="22"/>
        </w:rPr>
        <w:t xml:space="preserve">soil </w:t>
      </w:r>
      <w:r w:rsidR="002B3CAA">
        <w:rPr>
          <w:sz w:val="22"/>
          <w:szCs w:val="22"/>
        </w:rPr>
        <w:t>microclimate</w:t>
      </w:r>
      <w:r w:rsidR="002F5399">
        <w:rPr>
          <w:sz w:val="22"/>
          <w:szCs w:val="22"/>
        </w:rPr>
        <w:t xml:space="preserve"> </w:t>
      </w:r>
      <w:r w:rsidR="00205F11">
        <w:rPr>
          <w:sz w:val="22"/>
          <w:szCs w:val="22"/>
        </w:rPr>
        <w:t xml:space="preserve">temperatures </w:t>
      </w:r>
      <w:r w:rsidR="002F5399">
        <w:rPr>
          <w:sz w:val="22"/>
          <w:szCs w:val="22"/>
        </w:rPr>
        <w:t>(temporal survey)</w:t>
      </w:r>
      <w:r w:rsidRPr="008129DE">
        <w:rPr>
          <w:sz w:val="22"/>
          <w:szCs w:val="22"/>
        </w:rPr>
        <w:t xml:space="preserve">. We </w:t>
      </w:r>
      <w:r w:rsidR="00F4016E">
        <w:rPr>
          <w:sz w:val="22"/>
          <w:szCs w:val="22"/>
        </w:rPr>
        <w:t xml:space="preserve">then </w:t>
      </w:r>
      <w:r w:rsidRPr="008129DE">
        <w:rPr>
          <w:sz w:val="22"/>
          <w:szCs w:val="22"/>
        </w:rPr>
        <w:t xml:space="preserve">sampled </w:t>
      </w:r>
      <w:r w:rsidR="002F5399">
        <w:rPr>
          <w:sz w:val="22"/>
          <w:szCs w:val="22"/>
        </w:rPr>
        <w:t>the</w:t>
      </w:r>
      <w:r w:rsidRPr="008129DE">
        <w:rPr>
          <w:sz w:val="22"/>
          <w:szCs w:val="22"/>
        </w:rPr>
        <w:t xml:space="preserve"> variation in </w:t>
      </w:r>
      <w:r w:rsidR="00F4016E">
        <w:rPr>
          <w:sz w:val="22"/>
          <w:szCs w:val="22"/>
        </w:rPr>
        <w:t xml:space="preserve">species </w:t>
      </w:r>
      <w:r w:rsidRPr="008129DE">
        <w:rPr>
          <w:sz w:val="22"/>
          <w:szCs w:val="22"/>
        </w:rPr>
        <w:t xml:space="preserve">composition and </w:t>
      </w:r>
      <w:r w:rsidR="000A0E28">
        <w:rPr>
          <w:sz w:val="22"/>
          <w:szCs w:val="22"/>
        </w:rPr>
        <w:t xml:space="preserve">registered </w:t>
      </w:r>
      <w:r w:rsidRPr="008129DE">
        <w:rPr>
          <w:sz w:val="22"/>
          <w:szCs w:val="22"/>
        </w:rPr>
        <w:t>microclimate</w:t>
      </w:r>
      <w:r w:rsidR="000A0E28">
        <w:rPr>
          <w:sz w:val="22"/>
          <w:szCs w:val="22"/>
        </w:rPr>
        <w:t xml:space="preserve"> temperatures</w:t>
      </w:r>
      <w:r w:rsidRPr="008129DE">
        <w:rPr>
          <w:sz w:val="22"/>
          <w:szCs w:val="22"/>
        </w:rPr>
        <w:t xml:space="preserve"> in 80 plots </w:t>
      </w:r>
      <w:r w:rsidR="00E46B4B">
        <w:rPr>
          <w:sz w:val="22"/>
          <w:szCs w:val="22"/>
        </w:rPr>
        <w:t>around</w:t>
      </w:r>
      <w:r w:rsidRPr="008129DE">
        <w:rPr>
          <w:sz w:val="22"/>
          <w:szCs w:val="22"/>
        </w:rPr>
        <w:t xml:space="preserve"> the </w:t>
      </w:r>
      <w:r w:rsidR="00F4016E">
        <w:rPr>
          <w:sz w:val="22"/>
          <w:szCs w:val="22"/>
        </w:rPr>
        <w:t>permanent plots</w:t>
      </w:r>
      <w:r w:rsidR="002F5399">
        <w:rPr>
          <w:sz w:val="22"/>
          <w:szCs w:val="22"/>
        </w:rPr>
        <w:t xml:space="preserve"> (spatial survey)</w:t>
      </w:r>
      <w:r w:rsidRPr="008129DE">
        <w:rPr>
          <w:sz w:val="22"/>
          <w:szCs w:val="22"/>
        </w:rPr>
        <w:t xml:space="preserve">. </w:t>
      </w:r>
      <w:r w:rsidR="006A430E">
        <w:rPr>
          <w:sz w:val="22"/>
          <w:szCs w:val="22"/>
        </w:rPr>
        <w:t>We evaluated differences in microclimat</w:t>
      </w:r>
      <w:r w:rsidR="001B3E95">
        <w:rPr>
          <w:sz w:val="22"/>
          <w:szCs w:val="22"/>
        </w:rPr>
        <w:t>e</w:t>
      </w:r>
      <w:r w:rsidR="006A430E">
        <w:rPr>
          <w:sz w:val="22"/>
          <w:szCs w:val="22"/>
        </w:rPr>
        <w:t xml:space="preserve"> and </w:t>
      </w:r>
      <w:r w:rsidR="00E02DD3">
        <w:rPr>
          <w:sz w:val="22"/>
          <w:szCs w:val="22"/>
        </w:rPr>
        <w:t>species composition</w:t>
      </w:r>
      <w:r w:rsidR="006A430E">
        <w:rPr>
          <w:sz w:val="22"/>
          <w:szCs w:val="22"/>
        </w:rPr>
        <w:t xml:space="preserve"> between the temporal and </w:t>
      </w:r>
      <w:r w:rsidR="001B3E95">
        <w:rPr>
          <w:sz w:val="22"/>
          <w:szCs w:val="22"/>
        </w:rPr>
        <w:t xml:space="preserve">the </w:t>
      </w:r>
      <w:r w:rsidR="006A430E">
        <w:rPr>
          <w:sz w:val="22"/>
          <w:szCs w:val="22"/>
        </w:rPr>
        <w:t>spatial surveys</w:t>
      </w:r>
      <w:r w:rsidR="00E02DD3">
        <w:rPr>
          <w:sz w:val="22"/>
          <w:szCs w:val="22"/>
        </w:rPr>
        <w:t>, compar</w:t>
      </w:r>
      <w:r w:rsidR="00B16FB9">
        <w:rPr>
          <w:sz w:val="22"/>
          <w:szCs w:val="22"/>
        </w:rPr>
        <w:t>ing</w:t>
      </w:r>
      <w:r w:rsidR="00066FE8">
        <w:rPr>
          <w:sz w:val="22"/>
          <w:szCs w:val="22"/>
        </w:rPr>
        <w:t xml:space="preserve"> the observed trends in species cover with </w:t>
      </w:r>
      <w:r w:rsidR="00F1381F">
        <w:rPr>
          <w:sz w:val="22"/>
          <w:szCs w:val="22"/>
        </w:rPr>
        <w:t>predictions of local extinctions calculated for</w:t>
      </w:r>
      <w:r w:rsidR="00E02DD3">
        <w:rPr>
          <w:sz w:val="22"/>
          <w:szCs w:val="22"/>
        </w:rPr>
        <w:t xml:space="preserve"> </w:t>
      </w:r>
      <w:r w:rsidR="00BA218D">
        <w:rPr>
          <w:sz w:val="22"/>
          <w:szCs w:val="22"/>
        </w:rPr>
        <w:t xml:space="preserve">extreme </w:t>
      </w:r>
      <w:r w:rsidR="003D49A6">
        <w:rPr>
          <w:sz w:val="22"/>
          <w:szCs w:val="22"/>
        </w:rPr>
        <w:t>micro</w:t>
      </w:r>
      <w:r w:rsidR="00BA218D">
        <w:rPr>
          <w:sz w:val="22"/>
          <w:szCs w:val="22"/>
        </w:rPr>
        <w:t xml:space="preserve">climatic </w:t>
      </w:r>
      <w:r w:rsidR="00F1381F" w:rsidRPr="008129DE">
        <w:rPr>
          <w:sz w:val="22"/>
          <w:szCs w:val="22"/>
        </w:rPr>
        <w:t>scenarios</w:t>
      </w:r>
      <w:r w:rsidR="00F1381F">
        <w:rPr>
          <w:sz w:val="22"/>
          <w:szCs w:val="22"/>
        </w:rPr>
        <w:t>.</w:t>
      </w:r>
    </w:p>
    <w:p w14:paraId="0B402C76" w14:textId="50B07C56" w:rsidR="00A32CE6" w:rsidRPr="008129DE" w:rsidRDefault="00A32CE6" w:rsidP="00A32CE6">
      <w:pPr>
        <w:pStyle w:val="Textoindependiente"/>
        <w:spacing w:before="120" w:after="0"/>
        <w:rPr>
          <w:sz w:val="22"/>
          <w:szCs w:val="22"/>
        </w:rPr>
      </w:pPr>
      <w:r w:rsidRPr="008129DE">
        <w:rPr>
          <w:b/>
          <w:bCs/>
          <w:sz w:val="22"/>
          <w:szCs w:val="22"/>
        </w:rPr>
        <w:t>Results</w:t>
      </w:r>
      <w:r w:rsidRPr="008129DE">
        <w:rPr>
          <w:sz w:val="22"/>
          <w:szCs w:val="22"/>
        </w:rPr>
        <w:t xml:space="preserve">: We found a temporal trend of temperature warming coupled with slight changes in </w:t>
      </w:r>
      <w:r w:rsidR="00653DC3" w:rsidRPr="008129DE">
        <w:rPr>
          <w:sz w:val="22"/>
          <w:szCs w:val="22"/>
        </w:rPr>
        <w:t>the cover</w:t>
      </w:r>
      <w:r w:rsidRPr="008129DE">
        <w:rPr>
          <w:sz w:val="22"/>
          <w:szCs w:val="22"/>
        </w:rPr>
        <w:t xml:space="preserve"> of </w:t>
      </w:r>
      <w:r w:rsidR="006677B6">
        <w:rPr>
          <w:sz w:val="22"/>
          <w:szCs w:val="22"/>
        </w:rPr>
        <w:t xml:space="preserve">species with </w:t>
      </w:r>
      <w:r w:rsidRPr="008129DE">
        <w:rPr>
          <w:sz w:val="22"/>
          <w:szCs w:val="22"/>
        </w:rPr>
        <w:t>winner</w:t>
      </w:r>
      <w:r w:rsidR="00D129A3">
        <w:rPr>
          <w:sz w:val="22"/>
          <w:szCs w:val="22"/>
        </w:rPr>
        <w:t>s</w:t>
      </w:r>
      <w:r w:rsidRPr="008129DE">
        <w:rPr>
          <w:sz w:val="22"/>
          <w:szCs w:val="22"/>
        </w:rPr>
        <w:t xml:space="preserve"> and loser</w:t>
      </w:r>
      <w:r w:rsidR="004152B1">
        <w:rPr>
          <w:sz w:val="22"/>
          <w:szCs w:val="22"/>
        </w:rPr>
        <w:t>s</w:t>
      </w:r>
      <w:r w:rsidR="00044F06">
        <w:rPr>
          <w:sz w:val="22"/>
          <w:szCs w:val="22"/>
        </w:rPr>
        <w:t xml:space="preserve"> </w:t>
      </w:r>
      <w:r w:rsidR="00A23716">
        <w:rPr>
          <w:sz w:val="22"/>
          <w:szCs w:val="22"/>
        </w:rPr>
        <w:t xml:space="preserve">along a microclimatic gradient from fellfields to </w:t>
      </w:r>
      <w:proofErr w:type="spellStart"/>
      <w:r w:rsidR="00A23716">
        <w:rPr>
          <w:sz w:val="22"/>
          <w:szCs w:val="22"/>
        </w:rPr>
        <w:t>snowbeds</w:t>
      </w:r>
      <w:proofErr w:type="spellEnd"/>
      <w:r w:rsidR="00A23716">
        <w:rPr>
          <w:sz w:val="22"/>
          <w:szCs w:val="22"/>
        </w:rPr>
        <w:t>.</w:t>
      </w:r>
      <w:r w:rsidRPr="008129DE">
        <w:rPr>
          <w:sz w:val="22"/>
          <w:szCs w:val="22"/>
        </w:rPr>
        <w:t xml:space="preserve"> </w:t>
      </w:r>
      <w:r>
        <w:rPr>
          <w:sz w:val="22"/>
          <w:szCs w:val="22"/>
        </w:rPr>
        <w:t xml:space="preserve">Temporal changes of </w:t>
      </w:r>
      <w:r w:rsidR="00D129A3" w:rsidRPr="008129DE">
        <w:rPr>
          <w:sz w:val="22"/>
          <w:szCs w:val="22"/>
        </w:rPr>
        <w:t>growing degree</w:t>
      </w:r>
      <w:r w:rsidR="00D129A3">
        <w:rPr>
          <w:sz w:val="22"/>
          <w:szCs w:val="22"/>
        </w:rPr>
        <w:t xml:space="preserve"> </w:t>
      </w:r>
      <w:r w:rsidR="00D129A3" w:rsidRPr="008129DE">
        <w:rPr>
          <w:sz w:val="22"/>
          <w:szCs w:val="22"/>
        </w:rPr>
        <w:t>day</w:t>
      </w:r>
      <w:r w:rsidR="00D129A3">
        <w:rPr>
          <w:sz w:val="22"/>
          <w:szCs w:val="22"/>
        </w:rPr>
        <w:t>s</w:t>
      </w:r>
      <w:r w:rsidR="00D129A3" w:rsidRPr="008129DE">
        <w:rPr>
          <w:sz w:val="22"/>
          <w:szCs w:val="22"/>
        </w:rPr>
        <w:t xml:space="preserve"> </w:t>
      </w:r>
      <w:r>
        <w:rPr>
          <w:sz w:val="22"/>
          <w:szCs w:val="22"/>
        </w:rPr>
        <w:t>in the permanent plots</w:t>
      </w:r>
      <w:r w:rsidRPr="008129DE">
        <w:rPr>
          <w:sz w:val="22"/>
          <w:szCs w:val="22"/>
        </w:rPr>
        <w:t xml:space="preserve"> </w:t>
      </w:r>
      <w:r>
        <w:rPr>
          <w:sz w:val="22"/>
          <w:szCs w:val="22"/>
        </w:rPr>
        <w:t xml:space="preserve">were less variable </w:t>
      </w:r>
      <w:r w:rsidRPr="008129DE">
        <w:rPr>
          <w:sz w:val="22"/>
          <w:szCs w:val="22"/>
        </w:rPr>
        <w:t xml:space="preserve">than </w:t>
      </w:r>
      <w:r>
        <w:rPr>
          <w:sz w:val="22"/>
          <w:szCs w:val="22"/>
        </w:rPr>
        <w:t>spatial heterogeneity</w:t>
      </w:r>
      <w:r w:rsidR="00566C3C">
        <w:rPr>
          <w:sz w:val="22"/>
          <w:szCs w:val="22"/>
        </w:rPr>
        <w:t>,</w:t>
      </w:r>
      <w:r w:rsidR="001A3F2C">
        <w:rPr>
          <w:sz w:val="22"/>
          <w:szCs w:val="22"/>
        </w:rPr>
        <w:t xml:space="preserve"> but</w:t>
      </w:r>
      <w:r>
        <w:rPr>
          <w:sz w:val="22"/>
          <w:szCs w:val="22"/>
        </w:rPr>
        <w:t xml:space="preserve"> </w:t>
      </w:r>
      <w:r w:rsidR="001A3F2C" w:rsidRPr="008129DE">
        <w:rPr>
          <w:sz w:val="22"/>
          <w:szCs w:val="22"/>
        </w:rPr>
        <w:t>freezing degree</w:t>
      </w:r>
      <w:r w:rsidR="001A3F2C">
        <w:rPr>
          <w:sz w:val="22"/>
          <w:szCs w:val="22"/>
        </w:rPr>
        <w:t xml:space="preserve"> </w:t>
      </w:r>
      <w:r w:rsidR="001A3F2C" w:rsidRPr="008129DE">
        <w:rPr>
          <w:sz w:val="22"/>
          <w:szCs w:val="22"/>
        </w:rPr>
        <w:t>day</w:t>
      </w:r>
      <w:r w:rsidR="001A3F2C">
        <w:rPr>
          <w:sz w:val="22"/>
          <w:szCs w:val="22"/>
        </w:rPr>
        <w:t>s</w:t>
      </w:r>
      <w:r w:rsidR="001A3F2C" w:rsidRPr="008129DE">
        <w:rPr>
          <w:sz w:val="22"/>
          <w:szCs w:val="22"/>
        </w:rPr>
        <w:t xml:space="preserve"> </w:t>
      </w:r>
      <w:r>
        <w:rPr>
          <w:sz w:val="22"/>
          <w:szCs w:val="22"/>
        </w:rPr>
        <w:t xml:space="preserve">and snow cover </w:t>
      </w:r>
      <w:r w:rsidR="005316BC">
        <w:rPr>
          <w:sz w:val="22"/>
          <w:szCs w:val="22"/>
        </w:rPr>
        <w:t>varied</w:t>
      </w:r>
      <w:r>
        <w:rPr>
          <w:sz w:val="22"/>
          <w:szCs w:val="22"/>
        </w:rPr>
        <w:t xml:space="preserve"> equally in time and space</w:t>
      </w:r>
      <w:r w:rsidRPr="008129DE">
        <w:rPr>
          <w:sz w:val="22"/>
          <w:szCs w:val="22"/>
        </w:rPr>
        <w:t xml:space="preserve">. A total of 16 species (out of 86) </w:t>
      </w:r>
      <w:r w:rsidR="008F4631">
        <w:rPr>
          <w:sz w:val="22"/>
          <w:szCs w:val="22"/>
        </w:rPr>
        <w:t>showed significant responses</w:t>
      </w:r>
      <w:r w:rsidRPr="008129DE">
        <w:rPr>
          <w:sz w:val="22"/>
          <w:szCs w:val="22"/>
        </w:rPr>
        <w:t xml:space="preserve"> to microclimat</w:t>
      </w:r>
      <w:r w:rsidR="00653DC3">
        <w:rPr>
          <w:sz w:val="22"/>
          <w:szCs w:val="22"/>
        </w:rPr>
        <w:t>e</w:t>
      </w:r>
      <w:r w:rsidRPr="008129DE">
        <w:rPr>
          <w:sz w:val="22"/>
          <w:szCs w:val="22"/>
        </w:rPr>
        <w:t xml:space="preserve">. </w:t>
      </w:r>
      <w:r w:rsidR="00A818AF">
        <w:rPr>
          <w:sz w:val="22"/>
          <w:szCs w:val="22"/>
        </w:rPr>
        <w:t>A hot-freezing microclimatic scenario had the highest predicted number of local extinctions</w:t>
      </w:r>
      <w:r w:rsidRPr="008129DE">
        <w:rPr>
          <w:sz w:val="22"/>
          <w:szCs w:val="22"/>
        </w:rPr>
        <w:t xml:space="preserve">, followed by </w:t>
      </w:r>
      <w:r w:rsidR="00F76329" w:rsidRPr="008129DE">
        <w:rPr>
          <w:sz w:val="22"/>
          <w:szCs w:val="22"/>
        </w:rPr>
        <w:t>cold-</w:t>
      </w:r>
      <w:r w:rsidR="00F76329" w:rsidRPr="00B13D0D">
        <w:rPr>
          <w:sz w:val="22"/>
          <w:szCs w:val="22"/>
        </w:rPr>
        <w:t xml:space="preserve"> </w:t>
      </w:r>
      <w:r w:rsidR="00F76329">
        <w:rPr>
          <w:sz w:val="22"/>
          <w:szCs w:val="22"/>
        </w:rPr>
        <w:t>freezing,</w:t>
      </w:r>
      <w:r w:rsidR="00F76329" w:rsidRPr="008129DE">
        <w:rPr>
          <w:sz w:val="22"/>
          <w:szCs w:val="22"/>
        </w:rPr>
        <w:t xml:space="preserve"> </w:t>
      </w:r>
      <w:r w:rsidRPr="008129DE">
        <w:rPr>
          <w:sz w:val="22"/>
          <w:szCs w:val="22"/>
        </w:rPr>
        <w:t>hot-snowy and cold-snowy</w:t>
      </w:r>
      <w:r w:rsidR="00DB3AA5">
        <w:rPr>
          <w:sz w:val="22"/>
          <w:szCs w:val="22"/>
        </w:rPr>
        <w:t xml:space="preserve"> scenarios</w:t>
      </w:r>
      <w:r w:rsidRPr="008129DE">
        <w:rPr>
          <w:sz w:val="22"/>
          <w:szCs w:val="22"/>
        </w:rPr>
        <w:t>.</w:t>
      </w:r>
    </w:p>
    <w:p w14:paraId="37F652F4" w14:textId="322DF585" w:rsidR="00A32CE6" w:rsidRDefault="00A32CE6" w:rsidP="00A32CE6">
      <w:pPr>
        <w:pStyle w:val="Textoindependiente"/>
        <w:spacing w:before="120" w:after="0"/>
        <w:rPr>
          <w:sz w:val="22"/>
          <w:szCs w:val="22"/>
        </w:rPr>
      </w:pPr>
      <w:r w:rsidRPr="008129DE">
        <w:rPr>
          <w:b/>
          <w:bCs/>
          <w:sz w:val="22"/>
          <w:szCs w:val="22"/>
        </w:rPr>
        <w:t>Conclusions</w:t>
      </w:r>
      <w:r w:rsidRPr="008129DE">
        <w:rPr>
          <w:sz w:val="22"/>
          <w:szCs w:val="22"/>
        </w:rPr>
        <w:t xml:space="preserve">: Our results </w:t>
      </w:r>
      <w:r>
        <w:rPr>
          <w:sz w:val="22"/>
          <w:szCs w:val="22"/>
        </w:rPr>
        <w:t>support</w:t>
      </w:r>
      <w:r w:rsidRPr="008129DE">
        <w:rPr>
          <w:sz w:val="22"/>
          <w:szCs w:val="22"/>
        </w:rPr>
        <w:t xml:space="preserve"> that spatial microclimatic </w:t>
      </w:r>
      <w:r w:rsidR="00B021A4">
        <w:rPr>
          <w:sz w:val="22"/>
          <w:szCs w:val="22"/>
        </w:rPr>
        <w:t>heterogeneity</w:t>
      </w:r>
      <w:r w:rsidRPr="008129DE">
        <w:rPr>
          <w:sz w:val="22"/>
          <w:szCs w:val="22"/>
        </w:rPr>
        <w:t xml:space="preserve"> can compensate </w:t>
      </w:r>
      <w:r w:rsidR="00EA2BA4">
        <w:rPr>
          <w:sz w:val="22"/>
          <w:szCs w:val="22"/>
        </w:rPr>
        <w:t>current</w:t>
      </w:r>
      <w:r>
        <w:rPr>
          <w:sz w:val="22"/>
          <w:szCs w:val="22"/>
        </w:rPr>
        <w:t xml:space="preserve"> trends in climate warming</w:t>
      </w:r>
      <w:r w:rsidRPr="008129DE">
        <w:rPr>
          <w:sz w:val="22"/>
          <w:szCs w:val="22"/>
        </w:rPr>
        <w:t xml:space="preserve">. However, </w:t>
      </w:r>
      <w:r w:rsidR="005C6F64">
        <w:rPr>
          <w:sz w:val="22"/>
          <w:szCs w:val="22"/>
        </w:rPr>
        <w:t xml:space="preserve">resurveys suggest that </w:t>
      </w:r>
      <w:r w:rsidR="001630CA">
        <w:rPr>
          <w:sz w:val="22"/>
          <w:szCs w:val="22"/>
        </w:rPr>
        <w:t xml:space="preserve">species </w:t>
      </w:r>
      <w:r w:rsidR="007F1A04">
        <w:rPr>
          <w:sz w:val="22"/>
          <w:szCs w:val="22"/>
        </w:rPr>
        <w:t>needing</w:t>
      </w:r>
      <w:r w:rsidR="001630CA">
        <w:rPr>
          <w:sz w:val="22"/>
          <w:szCs w:val="22"/>
        </w:rPr>
        <w:t xml:space="preserve"> snow</w:t>
      </w:r>
      <w:r w:rsidR="00224EBC">
        <w:rPr>
          <w:sz w:val="22"/>
          <w:szCs w:val="22"/>
        </w:rPr>
        <w:t>y</w:t>
      </w:r>
      <w:r w:rsidR="00A06E31">
        <w:rPr>
          <w:sz w:val="22"/>
          <w:szCs w:val="22"/>
        </w:rPr>
        <w:t xml:space="preserve"> </w:t>
      </w:r>
      <w:r w:rsidR="001630CA">
        <w:rPr>
          <w:sz w:val="22"/>
          <w:szCs w:val="22"/>
        </w:rPr>
        <w:t xml:space="preserve">microclimates </w:t>
      </w:r>
      <w:r w:rsidR="002843A1">
        <w:rPr>
          <w:sz w:val="22"/>
          <w:szCs w:val="22"/>
        </w:rPr>
        <w:t>are being</w:t>
      </w:r>
      <w:r w:rsidR="00F83507">
        <w:rPr>
          <w:sz w:val="22"/>
          <w:szCs w:val="22"/>
        </w:rPr>
        <w:t xml:space="preserve"> </w:t>
      </w:r>
      <w:r w:rsidR="006B2CF4">
        <w:rPr>
          <w:sz w:val="22"/>
          <w:szCs w:val="22"/>
        </w:rPr>
        <w:t>o</w:t>
      </w:r>
      <w:r w:rsidR="00920739">
        <w:rPr>
          <w:sz w:val="22"/>
          <w:szCs w:val="22"/>
        </w:rPr>
        <w:t>ut</w:t>
      </w:r>
      <w:r w:rsidR="006B2CF4">
        <w:rPr>
          <w:sz w:val="22"/>
          <w:szCs w:val="22"/>
        </w:rPr>
        <w:t>competed</w:t>
      </w:r>
      <w:r w:rsidR="00920739">
        <w:rPr>
          <w:sz w:val="22"/>
          <w:szCs w:val="22"/>
        </w:rPr>
        <w:t xml:space="preserve"> by</w:t>
      </w:r>
      <w:r w:rsidR="006B2CF4">
        <w:rPr>
          <w:sz w:val="22"/>
          <w:szCs w:val="22"/>
        </w:rPr>
        <w:t xml:space="preserve"> </w:t>
      </w:r>
      <w:r w:rsidR="00920739">
        <w:rPr>
          <w:sz w:val="22"/>
          <w:szCs w:val="22"/>
        </w:rPr>
        <w:t>species</w:t>
      </w:r>
      <w:r w:rsidR="006E3B19">
        <w:rPr>
          <w:sz w:val="22"/>
          <w:szCs w:val="22"/>
        </w:rPr>
        <w:t xml:space="preserve"> </w:t>
      </w:r>
      <w:r w:rsidR="00912C4E">
        <w:rPr>
          <w:sz w:val="22"/>
          <w:szCs w:val="22"/>
        </w:rPr>
        <w:t xml:space="preserve">adapted to </w:t>
      </w:r>
      <w:r w:rsidR="00A06E31">
        <w:rPr>
          <w:sz w:val="22"/>
          <w:szCs w:val="22"/>
        </w:rPr>
        <w:t>below-zero winter temperatures</w:t>
      </w:r>
      <w:r>
        <w:rPr>
          <w:sz w:val="22"/>
          <w:szCs w:val="22"/>
        </w:rPr>
        <w:t xml:space="preserve">. </w:t>
      </w:r>
      <w:r w:rsidR="005C6F64">
        <w:rPr>
          <w:sz w:val="22"/>
          <w:szCs w:val="22"/>
        </w:rPr>
        <w:t>Several years with a drastic reduction of snow cover may reach a tipping point beyond which the buffer effect of topography will not be effective</w:t>
      </w:r>
      <w:r w:rsidR="00086EDF">
        <w:rPr>
          <w:sz w:val="22"/>
          <w:szCs w:val="22"/>
        </w:rPr>
        <w:t xml:space="preserve">. </w:t>
      </w:r>
      <w:del w:id="1" w:author="CLARA ESPINOSA DEL ALBA" w:date="2023-05-19T12:37:00Z">
        <w:r w:rsidR="00086EDF" w:rsidDel="00A06E31">
          <w:rPr>
            <w:sz w:val="22"/>
            <w:szCs w:val="22"/>
          </w:rPr>
          <w:delText xml:space="preserve">To </w:delText>
        </w:r>
        <w:commentRangeStart w:id="2"/>
        <w:r w:rsidR="00086EDF" w:rsidDel="00A06E31">
          <w:rPr>
            <w:sz w:val="22"/>
            <w:szCs w:val="22"/>
          </w:rPr>
          <w:delText>prevent</w:delText>
        </w:r>
        <w:commentRangeEnd w:id="2"/>
        <w:r w:rsidR="00D375B0" w:rsidDel="00A06E31">
          <w:rPr>
            <w:rStyle w:val="Refdecomentario"/>
          </w:rPr>
          <w:commentReference w:id="2"/>
        </w:r>
        <w:r w:rsidR="00086EDF" w:rsidDel="00A06E31">
          <w:rPr>
            <w:sz w:val="22"/>
            <w:szCs w:val="22"/>
          </w:rPr>
          <w:delText xml:space="preserve"> local extinctions and </w:delText>
        </w:r>
        <w:r w:rsidR="006F2C05" w:rsidDel="00A06E31">
          <w:rPr>
            <w:sz w:val="22"/>
            <w:szCs w:val="22"/>
          </w:rPr>
          <w:delText>community</w:delText>
        </w:r>
        <w:r w:rsidR="00294DC4" w:rsidDel="00A06E31">
          <w:rPr>
            <w:sz w:val="22"/>
            <w:szCs w:val="22"/>
          </w:rPr>
          <w:delText xml:space="preserve"> </w:delText>
        </w:r>
        <w:r w:rsidR="00CB5FA8" w:rsidDel="00A06E31">
          <w:rPr>
            <w:sz w:val="22"/>
            <w:szCs w:val="22"/>
          </w:rPr>
          <w:delText>homogenization</w:delText>
        </w:r>
        <w:r w:rsidR="00294DC4" w:rsidDel="00A06E31">
          <w:rPr>
            <w:sz w:val="22"/>
            <w:szCs w:val="22"/>
          </w:rPr>
          <w:delText xml:space="preserve"> </w:delText>
        </w:r>
        <w:r w:rsidR="006F2C05" w:rsidDel="00A06E31">
          <w:rPr>
            <w:sz w:val="22"/>
            <w:szCs w:val="22"/>
          </w:rPr>
          <w:delText xml:space="preserve">in relict alpine communities, </w:delText>
        </w:r>
      </w:del>
      <w:ins w:id="3" w:author="CLARA ESPINOSA DEL ALBA" w:date="2023-05-19T12:37:00Z">
        <w:r w:rsidR="00A06E31">
          <w:rPr>
            <w:sz w:val="22"/>
            <w:szCs w:val="22"/>
          </w:rPr>
          <w:t>I</w:t>
        </w:r>
      </w:ins>
      <w:del w:id="4" w:author="CLARA ESPINOSA DEL ALBA" w:date="2023-05-19T12:37:00Z">
        <w:r w:rsidR="006F2C05" w:rsidDel="00A06E31">
          <w:rPr>
            <w:sz w:val="22"/>
            <w:szCs w:val="22"/>
          </w:rPr>
          <w:delText>i</w:delText>
        </w:r>
      </w:del>
      <w:r w:rsidR="006F2C05">
        <w:rPr>
          <w:sz w:val="22"/>
          <w:szCs w:val="22"/>
        </w:rPr>
        <w:t xml:space="preserve">t is necessary to implement monitoring systems based on remote sensing of snow patterns and </w:t>
      </w:r>
      <w:ins w:id="5" w:author="CLARA ESPINOSA DEL ALBA" w:date="2023-05-19T12:39:00Z">
        <w:r w:rsidR="00A06E31">
          <w:rPr>
            <w:sz w:val="22"/>
            <w:szCs w:val="22"/>
          </w:rPr>
          <w:t xml:space="preserve">sampling vulnerable </w:t>
        </w:r>
      </w:ins>
      <w:r w:rsidR="006F2C05">
        <w:rPr>
          <w:sz w:val="22"/>
          <w:szCs w:val="22"/>
        </w:rPr>
        <w:t>population genetics of relict species</w:t>
      </w:r>
      <w:ins w:id="6" w:author="CLARA ESPINOSA DEL ALBA" w:date="2023-05-19T12:39:00Z">
        <w:r w:rsidR="00A06E31">
          <w:rPr>
            <w:sz w:val="22"/>
            <w:szCs w:val="22"/>
          </w:rPr>
          <w:t xml:space="preserve"> for ex-situ conservation purposes</w:t>
        </w:r>
      </w:ins>
      <w:r w:rsidR="006F2C05">
        <w:rPr>
          <w:sz w:val="22"/>
          <w:szCs w:val="22"/>
        </w:rPr>
        <w:t>.</w:t>
      </w:r>
    </w:p>
    <w:p w14:paraId="7FD93B4B" w14:textId="6FA93622" w:rsidR="00A32CE6" w:rsidRDefault="00A32CE6" w:rsidP="00A32CE6">
      <w:pPr>
        <w:pStyle w:val="Textoindependiente"/>
        <w:spacing w:before="120" w:after="0"/>
        <w:rPr>
          <w:sz w:val="22"/>
          <w:szCs w:val="22"/>
        </w:rPr>
      </w:pPr>
      <w:r>
        <w:rPr>
          <w:sz w:val="22"/>
          <w:szCs w:val="22"/>
        </w:rPr>
        <w:t>KEYWORDS</w:t>
      </w:r>
    </w:p>
    <w:p w14:paraId="7A084014" w14:textId="458845C5" w:rsidR="00BD1FE1" w:rsidRPr="005C6B25" w:rsidRDefault="00A32CE6" w:rsidP="005C6B25">
      <w:pPr>
        <w:pStyle w:val="Textoindependiente"/>
        <w:spacing w:before="120" w:after="0"/>
        <w:rPr>
          <w:sz w:val="22"/>
          <w:szCs w:val="22"/>
        </w:rPr>
      </w:pPr>
      <w:r>
        <w:rPr>
          <w:sz w:val="22"/>
          <w:szCs w:val="22"/>
        </w:rPr>
        <w:t xml:space="preserve">Alpine vegetation, Climate </w:t>
      </w:r>
      <w:r w:rsidR="00102356">
        <w:rPr>
          <w:sz w:val="22"/>
          <w:szCs w:val="22"/>
        </w:rPr>
        <w:t>warming</w:t>
      </w:r>
      <w:r>
        <w:rPr>
          <w:sz w:val="22"/>
          <w:szCs w:val="22"/>
        </w:rPr>
        <w:t>, Microclimate, Temporal change, Topography</w:t>
      </w:r>
    </w:p>
    <w:p w14:paraId="1E96B4A6" w14:textId="38AB1CB2" w:rsidR="00F138E5" w:rsidRPr="00B064E9" w:rsidRDefault="00A81B06" w:rsidP="00B064E9">
      <w:pPr>
        <w:pStyle w:val="Ttulo1"/>
      </w:pPr>
      <w:r w:rsidRPr="00D729B1">
        <w:lastRenderedPageBreak/>
        <w:t xml:space="preserve">1. </w:t>
      </w:r>
      <w:r w:rsidR="00BA3CD3" w:rsidRPr="00D729B1">
        <w:t>Introduction</w:t>
      </w:r>
      <w:bookmarkStart w:id="7" w:name="methods"/>
      <w:bookmarkEnd w:id="0"/>
    </w:p>
    <w:p w14:paraId="22F1800E" w14:textId="357DBA14" w:rsidR="00AD4A81" w:rsidRDefault="00F0291F" w:rsidP="000E66A9">
      <w:pPr>
        <w:pStyle w:val="Textoindependiente"/>
        <w:spacing w:before="120" w:after="0"/>
        <w:rPr>
          <w:sz w:val="22"/>
          <w:szCs w:val="22"/>
        </w:rPr>
      </w:pPr>
      <w:r>
        <w:rPr>
          <w:sz w:val="22"/>
          <w:szCs w:val="22"/>
        </w:rPr>
        <w:t xml:space="preserve">The </w:t>
      </w:r>
      <w:r w:rsidR="000E66A9">
        <w:rPr>
          <w:sz w:val="22"/>
          <w:szCs w:val="22"/>
        </w:rPr>
        <w:t xml:space="preserve">Anthropocene has </w:t>
      </w:r>
      <w:r w:rsidR="00F8007B">
        <w:rPr>
          <w:sz w:val="22"/>
          <w:szCs w:val="22"/>
        </w:rPr>
        <w:t>impacted</w:t>
      </w:r>
      <w:r w:rsidR="000E66A9">
        <w:rPr>
          <w:sz w:val="22"/>
          <w:szCs w:val="22"/>
        </w:rPr>
        <w:t xml:space="preserve"> </w:t>
      </w:r>
      <w:r w:rsidR="00F8007B">
        <w:rPr>
          <w:sz w:val="22"/>
          <w:szCs w:val="22"/>
        </w:rPr>
        <w:t>the biodiversity of</w:t>
      </w:r>
      <w:r w:rsidR="000E66A9">
        <w:rPr>
          <w:sz w:val="22"/>
          <w:szCs w:val="22"/>
        </w:rPr>
        <w:t xml:space="preserve"> </w:t>
      </w:r>
      <w:r w:rsidR="00F8007B">
        <w:rPr>
          <w:sz w:val="22"/>
          <w:szCs w:val="22"/>
        </w:rPr>
        <w:t>alpine vegetation through multiple factors</w:t>
      </w:r>
      <w:r w:rsidR="0078147D">
        <w:rPr>
          <w:sz w:val="22"/>
          <w:szCs w:val="22"/>
        </w:rPr>
        <w:t xml:space="preserve"> </w:t>
      </w:r>
      <w:r w:rsidR="0078147D">
        <w:rPr>
          <w:sz w:val="22"/>
          <w:szCs w:val="22"/>
        </w:rPr>
        <w:fldChar w:fldCharType="begin" w:fldLock="1"/>
      </w:r>
      <w:r w:rsidR="00AC7F7C">
        <w:rPr>
          <w:sz w:val="22"/>
          <w:szCs w:val="22"/>
        </w:rPr>
        <w:instrText>ADDIN CSL_CITATION {"citationItems":[{"id":"ITEM-1","itemData":{"DOI":"0.1007/978-3-030-70238-0_1","ISBN":"978-3-030-70238-0","abstract":"This review summarizes current understanding of drivers for change and of the impact of accelerating global changes on mountains, encompassing effects of climate change and globalization. Mountain regions with complex human–environment systems are known to exhibit a distinct vulnerability to the current fundamental shift in the Earth System driven by human activities. We examine indicators of the mountain cryosphere and hydrosphere, of mountain biodiversity, and of land use and land cover patterns, and show that mountain environments in the Anthropocene are changing on all continents at an unprecedented rate. Rates of climate warming in the world’s mountains substantially exceed the global mean, with dramatic effects on cryosphere, hydrosphere, and biosphere. Current climatic changes result in significantly declining snow-covered areas, widespread decreases in area, length, and volume of glaciers and related hydrological changes, and widespread permafrost degradation. Complex adaptations of mountain biota to novel constellations of bioclimatic and other site conditions are reflected in upslope migration and range shifts, treeline dynamics, invasion of non-native species, phenological shifts, and changes in primary production. Changes in mountain biodiversity are associated with modified structure, species composition, and functioning of alpine ecosystems, and compromise ecosystem services. Human systems have been negatively impacted by recent environmental changes, with both inhabitants of mountain regions as well as people living in surrounding lowlands being affected. Simultaneously, accelerating processes of economic globalization cause adaptation strategies in mountain communities as expressed clearly in changing land use systems and mobility patterns, and in increasing marginalization of peripheral mountains and highlands. The current state of the world’s mountains clearly indicates that global efforts to date have been insufficient to make significant progress towards implementing the Sustainable Development Goals of the 2030 Agenda for Sustainable Development, adopted by all United Nations member states.","author":[{"dropping-particle":"","family":"Schickhoff","given":"U","non-dropping-particle":"","parse-names":false,"suffix":""},{"dropping-particle":"","family":"Bobrowski","given":"M","non-dropping-particle":"","parse-names":false,"suffix":""},{"dropping-particle":"","family":"Mal","given":"S","non-dropping-particle":"","parse-names":false,"suffix":""},{"dropping-particle":"","family":"Schwab","given":"N","non-dropping-particle":"","parse-names":false,"suffix":""},{"dropping-particle":"","family":"Singh","given":"R","non-dropping-particle":"","parse-names":false,"suffix":""}],"container-title":"Mountain Landscapes in Transition","edition":"Sustainabl","editor":[{"dropping-particle":"","family":"Schickhoff","given":"U.","non-dropping-particle":"","parse-names":false,"suffix":""},{"dropping-particle":"","family":"Singh","given":"R.","non-dropping-particle":"","parse-names":false,"suffix":""},{"dropping-particle":"","family":"Mal","given":"S.","non-dropping-particle":"","parse-names":false,"suffix":""}],"id":"ITEM-1","issued":{"date-parts":[["2022"]]},"page":"1-144","publisher":"Springer Cham","title":"The World’s Mountains in the Anthropocene","type":"chapter"},"uris":["http://www.mendeley.com/documents/?uuid=120d2b02-f7be-43dd-986c-ca463602266a"]}],"mendeley":{"formattedCitation":"(Schickhoff et al. 2022)","plainTextFormattedCitation":"(Schickhoff et al. 2022)","previouslyFormattedCitation":"(Schickhoff et al. 2022)"},"properties":{"noteIndex":0},"schema":"https://github.com/citation-style-language/schema/raw/master/csl-citation.json"}</w:instrText>
      </w:r>
      <w:r w:rsidR="0078147D">
        <w:rPr>
          <w:sz w:val="22"/>
          <w:szCs w:val="22"/>
        </w:rPr>
        <w:fldChar w:fldCharType="separate"/>
      </w:r>
      <w:r w:rsidR="005C6B25" w:rsidRPr="005C6B25">
        <w:rPr>
          <w:noProof/>
          <w:sz w:val="22"/>
          <w:szCs w:val="22"/>
        </w:rPr>
        <w:t>(Schickhoff et al. 2022)</w:t>
      </w:r>
      <w:r w:rsidR="0078147D">
        <w:rPr>
          <w:sz w:val="22"/>
          <w:szCs w:val="22"/>
        </w:rPr>
        <w:fldChar w:fldCharType="end"/>
      </w:r>
      <w:r w:rsidR="000E66A9">
        <w:rPr>
          <w:sz w:val="22"/>
          <w:szCs w:val="22"/>
        </w:rPr>
        <w:t xml:space="preserve">. </w:t>
      </w:r>
      <w:r w:rsidR="00F138E5">
        <w:rPr>
          <w:sz w:val="22"/>
          <w:szCs w:val="22"/>
        </w:rPr>
        <w:t xml:space="preserve">Besides direct </w:t>
      </w:r>
      <w:r w:rsidR="007C3B7D">
        <w:rPr>
          <w:sz w:val="22"/>
          <w:szCs w:val="22"/>
        </w:rPr>
        <w:t xml:space="preserve">human </w:t>
      </w:r>
      <w:r w:rsidR="00F138E5">
        <w:rPr>
          <w:sz w:val="22"/>
          <w:szCs w:val="22"/>
        </w:rPr>
        <w:t>impacts</w:t>
      </w:r>
      <w:r w:rsidR="008A49D8">
        <w:rPr>
          <w:sz w:val="22"/>
          <w:szCs w:val="22"/>
        </w:rPr>
        <w:t xml:space="preserve"> such as land </w:t>
      </w:r>
      <w:r w:rsidR="009647A8">
        <w:rPr>
          <w:sz w:val="22"/>
          <w:szCs w:val="22"/>
        </w:rPr>
        <w:t>degradation</w:t>
      </w:r>
      <w:r w:rsidR="008A49D8">
        <w:rPr>
          <w:sz w:val="22"/>
          <w:szCs w:val="22"/>
        </w:rPr>
        <w:t xml:space="preserve"> and grazing</w:t>
      </w:r>
      <w:r w:rsidR="00F138E5">
        <w:rPr>
          <w:sz w:val="22"/>
          <w:szCs w:val="22"/>
        </w:rPr>
        <w:t>, c</w:t>
      </w:r>
      <w:r w:rsidR="000E66A9">
        <w:rPr>
          <w:sz w:val="22"/>
          <w:szCs w:val="22"/>
        </w:rPr>
        <w:t xml:space="preserve">ontemporary climate warming has been hypothesized </w:t>
      </w:r>
      <w:r w:rsidR="008A49D8">
        <w:rPr>
          <w:sz w:val="22"/>
          <w:szCs w:val="22"/>
        </w:rPr>
        <w:t>as</w:t>
      </w:r>
      <w:r w:rsidR="000E66A9">
        <w:rPr>
          <w:sz w:val="22"/>
          <w:szCs w:val="22"/>
        </w:rPr>
        <w:t xml:space="preserve"> a major driver of change </w:t>
      </w:r>
      <w:r w:rsidR="00D9294F">
        <w:rPr>
          <w:sz w:val="22"/>
          <w:szCs w:val="22"/>
        </w:rPr>
        <w:fldChar w:fldCharType="begin" w:fldLock="1"/>
      </w:r>
      <w:r w:rsidR="005C6B25">
        <w:rPr>
          <w:sz w:val="22"/>
          <w:szCs w:val="22"/>
        </w:rPr>
        <w:instrText>ADDIN CSL_CITATION {"citationItems":[{"id":"ITEM-1","itemData":{"DOI":"10.1126/science.1219033","ISSN":"10959203","abstract":"In mountainous regions, climate warming is expected to shift species' ranges to higher altitudes. Evidence for such shifts is still mostly from revisitations of historical sites. We present recent (2001 to 2008) changes in vascular plant species richness observed in a standardized monitoring network across Europe's major mountain ranges. Species have moved upslope on average. However, these shifts had opposite effects on the summit floras' species richness in boreal-temperate mountain regions (+3.9 species on average) and Mediterranean mountain regions (-1.4 species), probably because recent climatic trends have decreased the availability of water in the European south. Because Mediterranean mountains are particularly rich in endemic species, a continuation of these trends might shrink the European mountain flora, despite an average increase in summit species richness across the region.","author":[{"dropping-particle":"","family":"Pauli","given":"Harald","non-dropping-particle":"","parse-names":false,"suffix":""},{"dropping-particle":"","family":"Gottfried","given":"Michael","non-dropping-particle":"","parse-names":false,"suffix":""},{"dropping-particle":"","family":"Dullinger","given":"Stefan","non-dropping-particle":"","parse-names":false,"suffix":""},{"dropping-particle":"","family":"Abdaladze","given":"Otari","non-dropping-particle":"","parse-names":false,"suffix":""},{"dropping-particle":"","family":"Akhalkatsi","given":"Maia","non-dropping-particle":"","parse-names":false,"suffix":""},{"dropping-particle":"","family":"Alonso","given":"José Luis Benito","non-dropping-particle":"","parse-names":false,"suffix":""},{"dropping-particle":"","family":"Coldea","given":"Gheorghe","non-dropping-particle":"","parse-names":false,"suffix":""},{"dropping-particle":"","family":"Dick","given":"Jan","non-dropping-particle":"","parse-names":false,"suffix":""},{"dropping-particle":"","family":"Erschbamer","given":"Brigitta","non-dropping-particle":"","parse-names":false,"suffix":""},{"dropping-particle":"","family":"Calzado","given":"Rosa Fernández","non-dropping-particle":"","parse-names":false,"suffix":""},{"dropping-particle":"","family":"Ghosn","given":"Dany","non-dropping-particle":"","parse-names":false,"suffix":""},{"dropping-particle":"","family":"Holten","given":"Jarle I.","non-dropping-particle":"","parse-names":false,"suffix":""},{"dropping-particle":"","family":"Kanka","given":"Robert","non-dropping-particle":"","parse-names":false,"suffix":""},{"dropping-particle":"","family":"Kazakis","given":"George","non-dropping-particle":"","parse-names":false,"suffix":""},{"dropping-particle":"","family":"Kollár","given":"Jozef","non-dropping-particle":"","parse-names":false,"suffix":""},{"dropping-particle":"","family":"Larsson","given":"Per","non-dropping-particle":"","parse-names":false,"suffix":""},{"dropping-particle":"","family":"Moiseev","given":"Pavel","non-dropping-particle":"","parse-names":false,"suffix":""},{"dropping-particle":"","family":"Moiseev","given":"Dmitry","non-dropping-particle":"","parse-names":false,"suffix":""},{"dropping-particle":"","family":"Molau","given":"Ulf","non-dropping-particle":"","parse-names":false,"suffix":""},{"dropping-particle":"","family":"Mesa","given":"Joaquín Molero","non-dropping-particle":"","parse-names":false,"suffix":""},{"dropping-particle":"","family":"Nagy","given":"Laszlo","non-dropping-particle":"","parse-names":false,"suffix":""},{"dropping-particle":"","family":"Pelino","given":"Giovanni","non-dropping-particle":"","parse-names":false,"suffix":""},{"dropping-particle":"","family":"Puşcaş","given":"Mihai","non-dropping-particle":"","parse-names":false,"suffix":""},{"dropping-particle":"","family":"Rossi","given":"Graziano","non-dropping-particle":"","parse-names":false,"suffix":""},{"dropping-particle":"","family":"Stanisci","given":"Angela","non-dropping-particle":"","parse-names":false,"suffix":""},{"dropping-particle":"","family":"Syverhuset","given":"Anne O.","non-dropping-particle":"","parse-names":false,"suffix":""},{"dropping-particle":"","family":"Theurillat","given":"Jean Paul","non-dropping-particle":"","parse-names":false,"suffix":""},{"dropping-particle":"","family":"Tomaselli","given":"Marcello","non-dropping-particle":"","parse-names":false,"suffix":""},{"dropping-particle":"","family":"Unterluggauer","given":"Peter","non-dropping-particle":"","parse-names":false,"suffix":""},{"dropping-particle":"","family":"Villar","given":"Luis","non-dropping-particle":"","parse-names":false,"suffix":""},{"dropping-particle":"","family":"Vittoz","given":"Pascal","non-dropping-particle":"","parse-names":false,"suffix":""},{"dropping-particle":"","family":"Grabherr","given":"Georg","non-dropping-particle":"","parse-names":false,"suffix":""}],"container-title":"Science","id":"ITEM-1","issue":"6079","issued":{"date-parts":[["2012"]]},"page":"353-355","title":"Recent plant diversity changes on Europe's mountain summits","type":"article-journal","volume":"336"},"uris":["http://www.mendeley.com/documents/?uuid=0be361d7-f89d-4721-96e5-2530f69bea20"]}],"mendeley":{"formattedCitation":"(Pauli et al. 2012)","plainTextFormattedCitation":"(Pauli et al. 2012)","previouslyFormattedCitation":"(Pauli et al. 2012)"},"properties":{"noteIndex":0},"schema":"https://github.com/citation-style-language/schema/raw/master/csl-citation.json"}</w:instrText>
      </w:r>
      <w:r w:rsidR="00D9294F">
        <w:rPr>
          <w:sz w:val="22"/>
          <w:szCs w:val="22"/>
        </w:rPr>
        <w:fldChar w:fldCharType="separate"/>
      </w:r>
      <w:r w:rsidR="005C6B25" w:rsidRPr="005C6B25">
        <w:rPr>
          <w:noProof/>
          <w:sz w:val="22"/>
          <w:szCs w:val="22"/>
        </w:rPr>
        <w:t>(Pauli et al. 2012)</w:t>
      </w:r>
      <w:r w:rsidR="00D9294F">
        <w:rPr>
          <w:sz w:val="22"/>
          <w:szCs w:val="22"/>
        </w:rPr>
        <w:fldChar w:fldCharType="end"/>
      </w:r>
      <w:r w:rsidR="00D73701">
        <w:rPr>
          <w:sz w:val="22"/>
          <w:szCs w:val="22"/>
        </w:rPr>
        <w:t xml:space="preserve"> </w:t>
      </w:r>
      <w:r w:rsidR="000E66A9">
        <w:rPr>
          <w:sz w:val="22"/>
          <w:szCs w:val="22"/>
        </w:rPr>
        <w:t>and a likely cause of extinctions</w:t>
      </w:r>
      <w:r w:rsidR="00AA5A65">
        <w:rPr>
          <w:sz w:val="22"/>
          <w:szCs w:val="22"/>
        </w:rPr>
        <w:t xml:space="preserve"> </w:t>
      </w:r>
      <w:r w:rsidR="00AA5A65">
        <w:rPr>
          <w:sz w:val="22"/>
          <w:szCs w:val="22"/>
        </w:rPr>
        <w:fldChar w:fldCharType="begin" w:fldLock="1"/>
      </w:r>
      <w:r w:rsidR="005C6B25">
        <w:rPr>
          <w:sz w:val="22"/>
          <w:szCs w:val="22"/>
        </w:rPr>
        <w:instrText>ADDIN CSL_CITATION {"citationItems":[{"id":"ITEM-1","itemData":{"DOI":"10.1016/j.biocon.2016.07.015","ISSN":"00063207","abstract":"Glacial relict populations at the rear-edge of species' distributions are expected to respond dramatically to climate warming, yet very few studies have compared their conservation status in current refugia. Here we combine population genetics with species distribution modelling to assess patterns and causes of extinction or persistence in two cold-adapted species, Salix hastata and Juncus balticus, which survived post-glacial retractions in calcareous fens of the Iberian Peninsula. In both species, we detected extremely-low genetic diversity and clonal strategies in red-listed populations of the most marginal region (Cantabrian Range), but high genetic diversity linked with sexual reproduction in populations from a less marginal region of the rear edge (Pyrenees). Genetic patterns were partially explained by past and present species´ climatic niches, more remarkably in the arctic-alpine S. hastata than in the boreo-atlantic J. balticus, suggesting different biogeographic history but similar sensitivity to global change. Our results show different magnitudes of extinction debt in regional populations that have survived in mountain refugia since the Last Glacial Maximum. Functional extinction of the most marginal populations can be explained by postglacial climate change and the historical decline of mire habitats. In contrast with the current trend of predicting future effects of climate change, we highlight that glacial relict populations might be currently going into extinction in climatically marginal regions. These populations can provide valuable information about the processes involved in species extinctions, improving our capacity to anticipate the effect of global change across regions and habitats.","author":[{"dropping-particle":"","family":"Jiménez-Alfaro","given":"Borja","non-dropping-particle":"","parse-names":false,"suffix":""},{"dropping-particle":"","family":"García-Calvo","given":"Laura","non-dropping-particle":"","parse-names":false,"suffix":""},{"dropping-particle":"","family":"García","given":"Pedro","non-dropping-particle":"","parse-names":false,"suffix":""},{"dropping-particle":"","family":"Acebes","given":"José Luis","non-dropping-particle":"","parse-names":false,"suffix":""}],"container-title":"Biological Conservation","id":"ITEM-1","issued":{"date-parts":[["2016","9","1"]]},"page":"243-251","publisher":"Elsevier Ltd","title":"Anticipating extinctions of glacial relict populations in mountain refugia","type":"article-journal","volume":"201"},"uris":["http://www.mendeley.com/documents/?uuid=f4503ce5-fae5-3bf3-b62b-dfa26c3bf4ac"]}],"mendeley":{"formattedCitation":"(Jiménez-Alfaro et al. 2016)","plainTextFormattedCitation":"(Jiménez-Alfaro et al. 2016)","previouslyFormattedCitation":"(Jiménez-Alfaro et al. 2016)"},"properties":{"noteIndex":0},"schema":"https://github.com/citation-style-language/schema/raw/master/csl-citation.json"}</w:instrText>
      </w:r>
      <w:r w:rsidR="00AA5A65">
        <w:rPr>
          <w:sz w:val="22"/>
          <w:szCs w:val="22"/>
        </w:rPr>
        <w:fldChar w:fldCharType="separate"/>
      </w:r>
      <w:r w:rsidR="005C6B25" w:rsidRPr="005C6B25">
        <w:rPr>
          <w:noProof/>
          <w:sz w:val="22"/>
          <w:szCs w:val="22"/>
        </w:rPr>
        <w:t>(Jiménez-Alfaro et al. 2016)</w:t>
      </w:r>
      <w:r w:rsidR="00AA5A65">
        <w:rPr>
          <w:sz w:val="22"/>
          <w:szCs w:val="22"/>
        </w:rPr>
        <w:fldChar w:fldCharType="end"/>
      </w:r>
      <w:r w:rsidR="000E66A9">
        <w:rPr>
          <w:sz w:val="22"/>
          <w:szCs w:val="22"/>
        </w:rPr>
        <w:t xml:space="preserve"> </w:t>
      </w:r>
      <w:r w:rsidR="00E11AFC">
        <w:rPr>
          <w:sz w:val="22"/>
          <w:szCs w:val="22"/>
        </w:rPr>
        <w:t xml:space="preserve">in alpine </w:t>
      </w:r>
      <w:r w:rsidR="002134E7">
        <w:rPr>
          <w:sz w:val="22"/>
          <w:szCs w:val="22"/>
        </w:rPr>
        <w:t xml:space="preserve">plant </w:t>
      </w:r>
      <w:r w:rsidR="00E11AFC">
        <w:rPr>
          <w:sz w:val="22"/>
          <w:szCs w:val="22"/>
        </w:rPr>
        <w:t xml:space="preserve">communities. </w:t>
      </w:r>
      <w:r w:rsidR="00AD4A81">
        <w:rPr>
          <w:sz w:val="22"/>
          <w:szCs w:val="22"/>
        </w:rPr>
        <w:t xml:space="preserve">Global warming is expected to affect high-mountain habitats by increasing soil temperatures and drought </w:t>
      </w:r>
      <w:r w:rsidR="005C6B25">
        <w:rPr>
          <w:sz w:val="22"/>
          <w:szCs w:val="22"/>
        </w:rPr>
        <w:t>reaching</w:t>
      </w:r>
      <w:r w:rsidR="00AD4A81">
        <w:rPr>
          <w:sz w:val="22"/>
          <w:szCs w:val="22"/>
        </w:rPr>
        <w:t xml:space="preserve"> tipping points </w:t>
      </w:r>
      <w:r w:rsidR="005C6B25">
        <w:rPr>
          <w:sz w:val="22"/>
          <w:szCs w:val="22"/>
        </w:rPr>
        <w:t>that will</w:t>
      </w:r>
      <w:r w:rsidR="00AD4A81">
        <w:rPr>
          <w:sz w:val="22"/>
          <w:szCs w:val="22"/>
        </w:rPr>
        <w:t xml:space="preserve"> impact plant communities </w:t>
      </w:r>
      <w:r w:rsidR="00AD4A81">
        <w:rPr>
          <w:sz w:val="22"/>
          <w:szCs w:val="22"/>
        </w:rPr>
        <w:fldChar w:fldCharType="begin" w:fldLock="1"/>
      </w:r>
      <w:r w:rsidR="005C6B25">
        <w:rPr>
          <w:sz w:val="22"/>
          <w:szCs w:val="22"/>
        </w:rPr>
        <w:instrText>ADDIN CSL_CITATION {"citationItems":[{"id":"ITEM-1","itemData":{"DOI":"10.1073/pnas.2118120119","ISSN":"10916490","PMID":"35193980","abstract":"Shrub recruitment, a key component of vegetation dynamics beyond forests, is a highly sensitive indicator of climate and environmental change. Warming-induced tipping points in Arctic and alpine treeless ecosystems are, however, little understood. Here, we compare two long-term recruitment datasets of 2,770 shrubs from coastal East Greenland and from the Tibetan Plateau against atmospheric circulation patterns between 1871 and 2010 Common Era. Increasing rates of shrub recruitment since 1871 reached critical tipping points in the 1930s and 1960s on the Tibetan Plateau and in East Greenland, respectively. A recent decline in shrub recruitment in both datasets was likely related to warmer and drier climates, with a stronger May to July El Niño Southern Oscillation over the Tibetan Plateau and a stronger June to July Atlantic Multidecadal Oscillation over Greenland. Exceeding the thermal optimum of shrub recruitment, the recent warming trend may cause soil moisture deficit. Our findings suggest that changes in atmospheric circulation explain regional climate dynamics and associated response patterns in Arctic and alpine shrub communities, knowledge that should be considered to protect vulnerable high-elevation and high-latitude ecosystems from the cascading effects of anthropogenic warming.","author":[{"dropping-particle":"","family":"Lu","given":"Xiaoming","non-dropping-particle":"","parse-names":false,"suffix":""},{"dropping-particle":"","family":"Liang","given":"Eryuan","non-dropping-particle":"","parse-names":false,"suffix":""},{"dropping-particle":"","family":"Babst","given":"Flurin","non-dropping-particle":"","parse-names":false,"suffix":""},{"dropping-particle":"","family":"Camarero","given":"J. Julio","non-dropping-particle":"","parse-names":false,"suffix":""},{"dropping-particle":"","family":"Büntgen","given":"Ulf","non-dropping-particle":"","parse-names":false,"suffix":""}],"container-title":"Proceedings of the National Academy of Sciences of the United States of America","id":"ITEM-1","issue":"9","issued":{"date-parts":[["2022"]]},"page":"1-3","title":"Warming-induced tipping points of Arctic and alpine shrub recruitment","type":"article-journal","volume":"119"},"uris":["http://www.mendeley.com/documents/?uuid=e0173fff-72e8-4b11-815f-796c12716796"]}],"mendeley":{"formattedCitation":"(Lu et al. 2022)","plainTextFormattedCitation":"(Lu et al. 2022)","previouslyFormattedCitation":"(Lu et al. 2022)"},"properties":{"noteIndex":0},"schema":"https://github.com/citation-style-language/schema/raw/master/csl-citation.json"}</w:instrText>
      </w:r>
      <w:r w:rsidR="00AD4A81">
        <w:rPr>
          <w:sz w:val="22"/>
          <w:szCs w:val="22"/>
        </w:rPr>
        <w:fldChar w:fldCharType="separate"/>
      </w:r>
      <w:r w:rsidR="005C6B25" w:rsidRPr="005C6B25">
        <w:rPr>
          <w:noProof/>
          <w:sz w:val="22"/>
          <w:szCs w:val="22"/>
        </w:rPr>
        <w:t>(Lu et al. 2022)</w:t>
      </w:r>
      <w:r w:rsidR="00AD4A81">
        <w:rPr>
          <w:sz w:val="22"/>
          <w:szCs w:val="22"/>
        </w:rPr>
        <w:fldChar w:fldCharType="end"/>
      </w:r>
      <w:r w:rsidR="00AD4A81">
        <w:rPr>
          <w:sz w:val="22"/>
          <w:szCs w:val="22"/>
        </w:rPr>
        <w:t>. At local scale</w:t>
      </w:r>
      <w:r w:rsidR="005C6B25">
        <w:rPr>
          <w:sz w:val="22"/>
          <w:szCs w:val="22"/>
        </w:rPr>
        <w:t>s</w:t>
      </w:r>
      <w:r w:rsidR="00AD4A81">
        <w:rPr>
          <w:sz w:val="22"/>
          <w:szCs w:val="22"/>
        </w:rPr>
        <w:t xml:space="preserve">, the observed trends in long-term vegetation from temperate and Mediterranean mountain summits indicate changes in species composition </w:t>
      </w:r>
      <w:r w:rsidR="00AD4A81">
        <w:rPr>
          <w:sz w:val="22"/>
          <w:szCs w:val="22"/>
        </w:rPr>
        <w:fldChar w:fldCharType="begin" w:fldLock="1"/>
      </w:r>
      <w:r w:rsidR="005C6B25">
        <w:rPr>
          <w:sz w:val="22"/>
          <w:szCs w:val="22"/>
        </w:rPr>
        <w:instrText>ADDIN CSL_CITATION {"citationItems":[{"id":"ITEM-1","itemData":{"DOI":"10.1126/science.1219033","ISSN":"10959203","abstract":"In mountainous regions, climate warming is expected to shift species' ranges to higher altitudes. Evidence for such shifts is still mostly from revisitations of historical sites. We present recent (2001 to 2008) changes in vascular plant species richness observed in a standardized monitoring network across Europe's major mountain ranges. Species have moved upslope on average. However, these shifts had opposite effects on the summit floras' species richness in boreal-temperate mountain regions (+3.9 species on average) and Mediterranean mountain regions (-1.4 species), probably because recent climatic trends have decreased the availability of water in the European south. Because Mediterranean mountains are particularly rich in endemic species, a continuation of these trends might shrink the European mountain flora, despite an average increase in summit species richness across the region.","author":[{"dropping-particle":"","family":"Pauli","given":"Harald","non-dropping-particle":"","parse-names":false,"suffix":""},{"dropping-particle":"","family":"Gottfried","given":"Michael","non-dropping-particle":"","parse-names":false,"suffix":""},{"dropping-particle":"","family":"Dullinger","given":"Stefan","non-dropping-particle":"","parse-names":false,"suffix":""},{"dropping-particle":"","family":"Abdaladze","given":"Otari","non-dropping-particle":"","parse-names":false,"suffix":""},{"dropping-particle":"","family":"Akhalkatsi","given":"Maia","non-dropping-particle":"","parse-names":false,"suffix":""},{"dropping-particle":"","family":"Alonso","given":"José Luis Benito","non-dropping-particle":"","parse-names":false,"suffix":""},{"dropping-particle":"","family":"Coldea","given":"Gheorghe","non-dropping-particle":"","parse-names":false,"suffix":""},{"dropping-particle":"","family":"Dick","given":"Jan","non-dropping-particle":"","parse-names":false,"suffix":""},{"dropping-particle":"","family":"Erschbamer","given":"Brigitta","non-dropping-particle":"","parse-names":false,"suffix":""},{"dropping-particle":"","family":"Calzado","given":"Rosa Fernández","non-dropping-particle":"","parse-names":false,"suffix":""},{"dropping-particle":"","family":"Ghosn","given":"Dany","non-dropping-particle":"","parse-names":false,"suffix":""},{"dropping-particle":"","family":"Holten","given":"Jarle I.","non-dropping-particle":"","parse-names":false,"suffix":""},{"dropping-particle":"","family":"Kanka","given":"Robert","non-dropping-particle":"","parse-names":false,"suffix":""},{"dropping-particle":"","family":"Kazakis","given":"George","non-dropping-particle":"","parse-names":false,"suffix":""},{"dropping-particle":"","family":"Kollár","given":"Jozef","non-dropping-particle":"","parse-names":false,"suffix":""},{"dropping-particle":"","family":"Larsson","given":"Per","non-dropping-particle":"","parse-names":false,"suffix":""},{"dropping-particle":"","family":"Moiseev","given":"Pavel","non-dropping-particle":"","parse-names":false,"suffix":""},{"dropping-particle":"","family":"Moiseev","given":"Dmitry","non-dropping-particle":"","parse-names":false,"suffix":""},{"dropping-particle":"","family":"Molau","given":"Ulf","non-dropping-particle":"","parse-names":false,"suffix":""},{"dropping-particle":"","family":"Mesa","given":"Joaquín Molero","non-dropping-particle":"","parse-names":false,"suffix":""},{"dropping-particle":"","family":"Nagy","given":"Laszlo","non-dropping-particle":"","parse-names":false,"suffix":""},{"dropping-particle":"","family":"Pelino","given":"Giovanni","non-dropping-particle":"","parse-names":false,"suffix":""},{"dropping-particle":"","family":"Puşcaş","given":"Mihai","non-dropping-particle":"","parse-names":false,"suffix":""},{"dropping-particle":"","family":"Rossi","given":"Graziano","non-dropping-particle":"","parse-names":false,"suffix":""},{"dropping-particle":"","family":"Stanisci","given":"Angela","non-dropping-particle":"","parse-names":false,"suffix":""},{"dropping-particle":"","family":"Syverhuset","given":"Anne O.","non-dropping-particle":"","parse-names":false,"suffix":""},{"dropping-particle":"","family":"Theurillat","given":"Jean Paul","non-dropping-particle":"","parse-names":false,"suffix":""},{"dropping-particle":"","family":"Tomaselli","given":"Marcello","non-dropping-particle":"","parse-names":false,"suffix":""},{"dropping-particle":"","family":"Unterluggauer","given":"Peter","non-dropping-particle":"","parse-names":false,"suffix":""},{"dropping-particle":"","family":"Villar","given":"Luis","non-dropping-particle":"","parse-names":false,"suffix":""},{"dropping-particle":"","family":"Vittoz","given":"Pascal","non-dropping-particle":"","parse-names":false,"suffix":""},{"dropping-particle":"","family":"Grabherr","given":"Georg","non-dropping-particle":"","parse-names":false,"suffix":""}],"container-title":"Science","id":"ITEM-1","issue":"6079","issued":{"date-parts":[["2012"]]},"page":"353-355","title":"Recent plant diversity changes on Europe's mountain summits","type":"article-journal","volume":"336"},"uris":["http://www.mendeley.com/documents/?uuid=0be361d7-f89d-4721-96e5-2530f69bea20"]},{"id":"ITEM-2","itemData":{"DOI":"10.3389/fevo.2021.642309","ISSN":"2296701X","abstract":"The alpine life zone is expected to undergo major changes with ongoing climate change. While an increase of plant species richness on mountain summits has generally been found, competitive displacement may result in the long term. Here, we explore how species richness and surface cover types (vascular plants, litter, bare ground, scree and rock) changed over time on different bedrocks on summits of the European Alps. We focus on how species richness and turnover (new and lost species) depended on the density of existing vegetation, namely vascular plant cover. We analyzed permanent plots (1 m × 1 m) in each cardinal direction on 24 summits (24 × 4 × 4), with always four summits distributed along elevation gradients in each of six regions (three siliceous, three calcareous) across the European Alps. Mean summer temperatures derived from downscaled climate data increased synchronously over the past 30 years in all six regions. During the investigated 14 years, vascular plant cover decreased on siliceous bedrock, coupled with an increase in litter, and it marginally increased on higher calcareous summits. Species richness showed a unimodal relationship with vascular plant cover. Richness increased over time on siliceous bedrock but slightly decreased on calcareous bedrock due to losses in plots with high plant cover. Our analyses suggest contrasting and complex processes on siliceous versus calcareous summits in the European Alps. The unimodal richness-cover relationship and species losses at high plant cover suggest competition as a driver for vegetation change on alpine summits.","author":[{"dropping-particle":"","family":"Nicklas","given":"Lena","non-dropping-particle":"","parse-names":false,"suffix":""},{"dropping-particle":"","family":"Walde","given":"Janette","non-dropping-particle":"","parse-names":false,"suffix":""},{"dropping-particle":"","family":"Wipf","given":"Sonja","non-dropping-particle":"","parse-names":false,"suffix":""},{"dropping-particle":"","family":"Lamprecht","given":"Andrea","non-dropping-particle":"","parse-names":false,"suffix":""},{"dropping-particle":"","family":"Mallaun","given":"Martin","non-dropping-particle":"","parse-names":false,"suffix":""},{"dropping-particle":"","family":"Rixen","given":"Christian","non-dropping-particle":"","parse-names":false,"suffix":""},{"dropping-particle":"","family":"Steinbauer","given":"Klaus","non-dropping-particle":"","parse-names":false,"suffix":""},{"dropping-particle":"","family":"Theurillat","given":"Jean Paul","non-dropping-particle":"","parse-names":false,"suffix":""},{"dropping-particle":"","family":"Unterluggauer","given":"Peter","non-dropping-particle":"","parse-names":false,"suffix":""},{"dropping-particle":"","family":"Vittoz","given":"Pascal","non-dropping-particle":"","parse-names":false,"suffix":""},{"dropping-particle":"","family":"Moser","given":"Dietmar","non-dropping-particle":"","parse-names":false,"suffix":""},{"dropping-particle":"","family":"Gattringer","given":"Andreas","non-dropping-particle":"","parse-names":false,"suffix":""},{"dropping-particle":"","family":"Wessely","given":"Johannes","non-dropping-particle":"","parse-names":false,"suffix":""},{"dropping-particle":"","family":"Erschbamer","given":"Brigitta","non-dropping-particle":"","parse-names":false,"suffix":""}],"container-title":"Frontiers in Ecology and Evolution","id":"ITEM-2","issue":"April","issued":{"date-parts":[["2021"]]},"page":"1-15","title":"Climate Change Affects Vegetation Differently on Siliceous and Calcareous Summits of the European Alps","type":"article-journal","volume":"9"},"uris":["http://www.mendeley.com/documents/?uuid=0994a011-fc91-4281-ba5e-e5151e0c307a"]}],"mendeley":{"formattedCitation":"(Pauli et al. 2012; Nicklas et al. 2021)","manualFormatting":"(Pauli et al., 2012, Nicklas et al., 2021)","plainTextFormattedCitation":"(Pauli et al. 2012; Nicklas et al. 2021)","previouslyFormattedCitation":"(Pauli et al. 2012; Nicklas et al. 2021)"},"properties":{"noteIndex":0},"schema":"https://github.com/citation-style-language/schema/raw/master/csl-citation.json"}</w:instrText>
      </w:r>
      <w:r w:rsidR="00AD4A81">
        <w:rPr>
          <w:sz w:val="22"/>
          <w:szCs w:val="22"/>
        </w:rPr>
        <w:fldChar w:fldCharType="separate"/>
      </w:r>
      <w:r w:rsidR="00AD4A81" w:rsidRPr="006813D5">
        <w:rPr>
          <w:noProof/>
          <w:sz w:val="22"/>
          <w:szCs w:val="22"/>
        </w:rPr>
        <w:t>(Pauli et al., 2012</w:t>
      </w:r>
      <w:r w:rsidR="004F00D9">
        <w:rPr>
          <w:noProof/>
          <w:sz w:val="22"/>
          <w:szCs w:val="22"/>
        </w:rPr>
        <w:t>,</w:t>
      </w:r>
      <w:r w:rsidR="00B42806" w:rsidRPr="00B42806">
        <w:rPr>
          <w:noProof/>
          <w:sz w:val="22"/>
          <w:szCs w:val="22"/>
        </w:rPr>
        <w:t xml:space="preserve"> Nicklas et al., 2021</w:t>
      </w:r>
      <w:r w:rsidR="00AD4A81" w:rsidRPr="006813D5">
        <w:rPr>
          <w:noProof/>
          <w:sz w:val="22"/>
          <w:szCs w:val="22"/>
        </w:rPr>
        <w:t>)</w:t>
      </w:r>
      <w:r w:rsidR="00AD4A81">
        <w:rPr>
          <w:sz w:val="22"/>
          <w:szCs w:val="22"/>
        </w:rPr>
        <w:fldChar w:fldCharType="end"/>
      </w:r>
      <w:r w:rsidR="00B42806">
        <w:rPr>
          <w:sz w:val="22"/>
          <w:szCs w:val="22"/>
        </w:rPr>
        <w:t xml:space="preserve"> </w:t>
      </w:r>
      <w:r w:rsidR="00AD4A81">
        <w:rPr>
          <w:sz w:val="22"/>
          <w:szCs w:val="22"/>
        </w:rPr>
        <w:t>coupled with recent thermofilization, i.e., the continuous increase in soil temperatures</w:t>
      </w:r>
      <w:r w:rsidR="00004056">
        <w:rPr>
          <w:sz w:val="22"/>
          <w:szCs w:val="22"/>
        </w:rPr>
        <w:t xml:space="preserve"> </w:t>
      </w:r>
      <w:r w:rsidR="00AD4A81">
        <w:rPr>
          <w:sz w:val="22"/>
          <w:szCs w:val="22"/>
        </w:rPr>
        <w:fldChar w:fldCharType="begin" w:fldLock="1"/>
      </w:r>
      <w:r w:rsidR="005C6B25">
        <w:rPr>
          <w:sz w:val="22"/>
          <w:szCs w:val="22"/>
        </w:rPr>
        <w:instrText>ADDIN CSL_CITATION {"citationItems":[{"id":"ITEM-1","itemData":{"DOI":"10.1038/nclimate1329","ISSN":"1758678X","abstract":"Climate impact studies have indicated ecological fingerprints of recent global warming across a wide range of habitats. Although these studies have shown responses from various local case studies, a coherent large-scale account on temperature-driven changes of biotic communities has been lacking. Here we use 867 vegetation samples above the treeline from 60 summit sites in all major European mountain systems to show that ongoing climate change gradually transforms mountain plant communities. We provide evidence that the more cold-adapted species decline and the more warm-adapted species increase, a process described here as thermophilization. At the scale of individual mountains this general trend may not be apparent, but at the larger, continental scale we observed a significantly higher abundance of thermophilic species in 2008, compared with 2001. Thermophilization of mountain plant communities mirrors the degree of recent warming and is more pronounced in areas where the temperature increase has been higher. In view of the projected climate change the observed transformation suggests a progressive decline of cold mountain habitats and their biota. © 2012 Macmillan Publishers Limited. All rights reserved.","author":[{"dropping-particle":"","family":"Gottfried","given":"Michael","non-dropping-particle":"","parse-names":false,"suffix":""},{"dropping-particle":"","family":"Pauli","given":"Harald","non-dropping-particle":"","parse-names":false,"suffix":""},{"dropping-particle":"","family":"Futschik","given":"Andreas","non-dropping-particle":"","parse-names":false,"suffix":""},{"dropping-particle":"","family":"Akhalkatsi","given":"Maia","non-dropping-particle":"","parse-names":false,"suffix":""},{"dropping-particle":"","family":"Barančok","given":"Peter","non-dropping-particle":"","parse-names":false,"suffix":""},{"dropping-particle":"","family":"Benito Alonso","given":"José Luis","non-dropping-particle":"","parse-names":false,"suffix":""},{"dropping-particle":"","family":"Coldea","given":"Gheorghe","non-dropping-particle":"","parse-names":false,"suffix":""},{"dropping-particle":"","family":"Dick","given":"Jan","non-dropping-particle":"","parse-names":false,"suffix":""},{"dropping-particle":"","family":"Erschbamer","given":"Brigitta","non-dropping-particle":"","parse-names":false,"suffix":""},{"dropping-particle":"","family":"Fernández Calzado","given":"María Rosa","non-dropping-particle":"","parse-names":false,"suffix":""},{"dropping-particle":"","family":"Kazakis","given":"George","non-dropping-particle":"","parse-names":false,"suffix":""},{"dropping-particle":"","family":"Krajči","given":"Ján","non-dropping-particle":"","parse-names":false,"suffix":""},{"dropping-particle":"","family":"Larsson","given":"Per","non-dropping-particle":"","parse-names":false,"suffix":""},{"dropping-particle":"","family":"Mallaun","given":"Martin","non-dropping-particle":"","parse-names":false,"suffix":""},{"dropping-particle":"","family":"Michelsen","given":"Ottar","non-dropping-particle":"","parse-names":false,"suffix":""},{"dropping-particle":"","family":"Moiseev","given":"Dmitry","non-dropping-particle":"","parse-names":false,"suffix":""},{"dropping-particle":"","family":"Moiseev","given":"Pavel","non-dropping-particle":"","parse-names":false,"suffix":""},{"dropping-particle":"","family":"Molau","given":"Ulf","non-dropping-particle":"","parse-names":false,"suffix":""},{"dropping-particle":"","family":"Merzouki","given":"Abderrahmane","non-dropping-particle":"","parse-names":false,"suffix":""},{"dropping-particle":"","family":"Nagy","given":"Laszlo","non-dropping-particle":"","parse-names":false,"suffix":""},{"dropping-particle":"","family":"Nakhutsrishvili","given":"George","non-dropping-particle":"","parse-names":false,"suffix":""},{"dropping-particle":"","family":"Pedersen","given":"Bård","non-dropping-particle":"","parse-names":false,"suffix":""},{"dropping-particle":"","family":"Pelino","given":"Giovanni","non-dropping-particle":"","parse-names":false,"suffix":""},{"dropping-particle":"","family":"Puscas","given":"Mihai","non-dropping-particle":"","parse-names":false,"suffix":""},{"dropping-particle":"","family":"Rossi","given":"Graziano","non-dropping-particle":"","parse-names":false,"suffix":""},{"dropping-particle":"","family":"Stanisci","given":"Angela","non-dropping-particle":"","parse-names":false,"suffix":""},{"dropping-particle":"","family":"Theurillat","given":"Jean Paul","non-dropping-particle":"","parse-names":false,"suffix":""},{"dropping-particle":"","family":"Tomaselli","given":"Marcello","non-dropping-particle":"","parse-names":false,"suffix":""},{"dropping-particle":"","family":"Villar","given":"Luis","non-dropping-particle":"","parse-names":false,"suffix":""},{"dropping-particle":"","family":"Vittoz","given":"Pascal","non-dropping-particle":"","parse-names":false,"suffix":""},{"dropping-particle":"","family":"Vogiatzakis","given":"Ioannis","non-dropping-particle":"","parse-names":false,"suffix":""},{"dropping-particle":"","family":"Grabherr","given":"Georg","non-dropping-particle":"","parse-names":false,"suffix":""}],"container-title":"Nature Climate Change","id":"ITEM-1","issue":"2","issued":{"date-parts":[["2012"]]},"page":"111-115","title":"Continent-wide response of mountain vegetation to climate change","type":"article-journal","volume":"2"},"uris":["http://www.mendeley.com/documents/?uuid=11a9bf04-b685-448a-b811-f2de3517060b"]}],"mendeley":{"formattedCitation":"(Gottfried et al. 2012)","plainTextFormattedCitation":"(Gottfried et al. 2012)","previouslyFormattedCitation":"(Gottfried et al. 2012)"},"properties":{"noteIndex":0},"schema":"https://github.com/citation-style-language/schema/raw/master/csl-citation.json"}</w:instrText>
      </w:r>
      <w:r w:rsidR="00AD4A81">
        <w:rPr>
          <w:sz w:val="22"/>
          <w:szCs w:val="22"/>
        </w:rPr>
        <w:fldChar w:fldCharType="separate"/>
      </w:r>
      <w:r w:rsidR="005C6B25" w:rsidRPr="005C6B25">
        <w:rPr>
          <w:noProof/>
          <w:sz w:val="22"/>
          <w:szCs w:val="22"/>
        </w:rPr>
        <w:t>(Gottfried et al. 2012)</w:t>
      </w:r>
      <w:r w:rsidR="00AD4A81">
        <w:rPr>
          <w:sz w:val="22"/>
          <w:szCs w:val="22"/>
        </w:rPr>
        <w:fldChar w:fldCharType="end"/>
      </w:r>
      <w:r w:rsidR="00AD4A81">
        <w:rPr>
          <w:rStyle w:val="Refdecomentario"/>
        </w:rPr>
        <w:t>.</w:t>
      </w:r>
      <w:r w:rsidR="00AD4A81">
        <w:rPr>
          <w:sz w:val="22"/>
          <w:szCs w:val="22"/>
        </w:rPr>
        <w:t xml:space="preserve"> Thermofilization is expected to influence direct climatic drivers of alpine communities, such as snow cover duration, or the photosynthetic (growing degree days, GDD) and below-zero (freezing degree days, FDD) time periods accumulated along the year </w:t>
      </w:r>
      <w:r w:rsidR="00AD4A81">
        <w:rPr>
          <w:sz w:val="22"/>
          <w:szCs w:val="22"/>
        </w:rPr>
        <w:fldChar w:fldCharType="begin" w:fldLock="1"/>
      </w:r>
      <w:r w:rsidR="005C6B25">
        <w:rPr>
          <w:sz w:val="22"/>
          <w:szCs w:val="22"/>
        </w:rPr>
        <w:instrText>ADDIN CSL_CITATION {"citationItems":[{"id":"ITEM-1","itemData":{"DOI":"10.1016/j.ppees.2017.11.002","ISSN":"16180437","abstract":"The topographical heterogeneity of mountain landscapes and the associated species turnover over short distances should prompt us to examine the relationships between climate and mountain plant distribution at a much finer scale than is commonly done. Here, I focused on the root zone temperature experienced by low-stature perennial-dominated plant communities of temperate mountains, which are seasonally covered by snow. Based on the analysis of multi-annual recordings of ground temperatures across a broad spectrum of plant communities, I propose a habitat template using Growing Degree Days (GDD) and Freezing Degree Days (FDD). These two indices summarize soil thermal conditions experienced during the favorable and the unfavorable period for growth. This heuristic framework allows refining our working hypotheses on the range shifts of mountain plants in response to recent and future climate change. Regional trends in climate variables controlling GDD and FDD indicate that the combination of earlier snow melt-out and higher summer temperatures have led to an overall increase in GDD over the last decades. However the persistence of cold episodes in spring and in fall along with the shorter snow coverage suggest that the positive effect of an extended growing season might be counteracted by the detrimental effects of increasing FDD. I thus hypothesize (i) a local-scale, downward shift of plant species along mesotopographical gradients, with marked species infilling in sparsely vegetated, long-lasting snow patches that contain vacant niches and (ii) a watershed-scale upward shift of subalpine species inhabiting south-exposed grasslands and able to cope with moderate FDD. This perspective challenges the simplistic view of an overall range shift of mountain plants along elevational gradients and calls for the improvement of models of snow cover dynamics and root zone temperature to draw up realistic scenarios of mountain vegetation changes under a warmer climate.","author":[{"dropping-particle":"","family":"Choler","given":"P.","non-dropping-particle":"","parse-names":false,"suffix":""}],"container-title":"Perspectives in Plant Ecology, Evolution and Systematics","id":"ITEM-1","issue":"October 2017","issued":{"date-parts":[["2018"]]},"page":"6-15","publisher":"Elsevier","title":"Winter soil temperature dependence of alpine plant distribution: Implications for anticipating vegetation changes under a warming climate","type":"article-journal","volume":"30"},"uris":["http://www.mendeley.com/documents/?uuid=e42b46a2-42ec-4c38-81fd-8dbf180ee102"]}],"mendeley":{"formattedCitation":"(Choler 2018)","plainTextFormattedCitation":"(Choler 2018)","previouslyFormattedCitation":"(Choler 2018)"},"properties":{"noteIndex":0},"schema":"https://github.com/citation-style-language/schema/raw/master/csl-citation.json"}</w:instrText>
      </w:r>
      <w:r w:rsidR="00AD4A81">
        <w:rPr>
          <w:sz w:val="22"/>
          <w:szCs w:val="22"/>
        </w:rPr>
        <w:fldChar w:fldCharType="separate"/>
      </w:r>
      <w:r w:rsidR="005C6B25" w:rsidRPr="005C6B25">
        <w:rPr>
          <w:noProof/>
          <w:sz w:val="22"/>
          <w:szCs w:val="22"/>
        </w:rPr>
        <w:t>(Choler 2018)</w:t>
      </w:r>
      <w:r w:rsidR="00AD4A81">
        <w:rPr>
          <w:sz w:val="22"/>
          <w:szCs w:val="22"/>
        </w:rPr>
        <w:fldChar w:fldCharType="end"/>
      </w:r>
      <w:r w:rsidR="00AD4A81">
        <w:rPr>
          <w:sz w:val="22"/>
          <w:szCs w:val="22"/>
        </w:rPr>
        <w:t>.</w:t>
      </w:r>
    </w:p>
    <w:p w14:paraId="2F452440" w14:textId="00500B69" w:rsidR="00462ED0" w:rsidRDefault="00B4580F" w:rsidP="00B55BA9">
      <w:pPr>
        <w:pStyle w:val="Textoindependiente"/>
        <w:spacing w:before="120" w:after="0"/>
        <w:rPr>
          <w:sz w:val="22"/>
          <w:szCs w:val="22"/>
        </w:rPr>
      </w:pPr>
      <w:r>
        <w:rPr>
          <w:sz w:val="22"/>
          <w:szCs w:val="22"/>
        </w:rPr>
        <w:t>As mentione</w:t>
      </w:r>
      <w:r w:rsidR="006A43A7">
        <w:rPr>
          <w:sz w:val="22"/>
          <w:szCs w:val="22"/>
        </w:rPr>
        <w:t>d</w:t>
      </w:r>
      <w:r w:rsidR="005B40AF">
        <w:rPr>
          <w:sz w:val="22"/>
          <w:szCs w:val="22"/>
        </w:rPr>
        <w:t>,</w:t>
      </w:r>
      <w:r>
        <w:rPr>
          <w:sz w:val="22"/>
          <w:szCs w:val="22"/>
        </w:rPr>
        <w:t xml:space="preserve"> c</w:t>
      </w:r>
      <w:r w:rsidR="00AA26D1">
        <w:rPr>
          <w:sz w:val="22"/>
          <w:szCs w:val="22"/>
        </w:rPr>
        <w:t xml:space="preserve">urrent </w:t>
      </w:r>
      <w:r w:rsidR="00B130BF">
        <w:rPr>
          <w:sz w:val="22"/>
          <w:szCs w:val="22"/>
        </w:rPr>
        <w:t>evidence is</w:t>
      </w:r>
      <w:r w:rsidR="000F7748">
        <w:rPr>
          <w:sz w:val="22"/>
          <w:szCs w:val="22"/>
        </w:rPr>
        <w:t xml:space="preserve"> </w:t>
      </w:r>
      <w:r w:rsidR="00F7476E">
        <w:rPr>
          <w:sz w:val="22"/>
          <w:szCs w:val="22"/>
        </w:rPr>
        <w:t xml:space="preserve">mainly </w:t>
      </w:r>
      <w:r w:rsidR="000F7748">
        <w:rPr>
          <w:sz w:val="22"/>
          <w:szCs w:val="22"/>
        </w:rPr>
        <w:t>related to changes in species composition</w:t>
      </w:r>
      <w:r w:rsidR="00874339">
        <w:rPr>
          <w:sz w:val="22"/>
          <w:szCs w:val="22"/>
        </w:rPr>
        <w:t xml:space="preserve">, with </w:t>
      </w:r>
      <w:r w:rsidR="00F71667">
        <w:rPr>
          <w:sz w:val="22"/>
          <w:szCs w:val="22"/>
        </w:rPr>
        <w:t xml:space="preserve">increasing </w:t>
      </w:r>
      <w:r w:rsidR="00874339">
        <w:rPr>
          <w:sz w:val="22"/>
          <w:szCs w:val="22"/>
        </w:rPr>
        <w:t xml:space="preserve">trends </w:t>
      </w:r>
      <w:r w:rsidR="00F71667">
        <w:rPr>
          <w:sz w:val="22"/>
          <w:szCs w:val="22"/>
        </w:rPr>
        <w:t xml:space="preserve">of </w:t>
      </w:r>
      <w:r w:rsidR="00236A87">
        <w:rPr>
          <w:sz w:val="22"/>
          <w:szCs w:val="22"/>
        </w:rPr>
        <w:t>generalist</w:t>
      </w:r>
      <w:r w:rsidR="00F71667">
        <w:rPr>
          <w:sz w:val="22"/>
          <w:szCs w:val="22"/>
        </w:rPr>
        <w:t xml:space="preserve"> species</w:t>
      </w:r>
      <w:r w:rsidR="00874339">
        <w:rPr>
          <w:sz w:val="22"/>
          <w:szCs w:val="22"/>
        </w:rPr>
        <w:t xml:space="preserve"> in cold </w:t>
      </w:r>
      <w:r w:rsidR="00236A87">
        <w:rPr>
          <w:sz w:val="22"/>
          <w:szCs w:val="22"/>
        </w:rPr>
        <w:t>regions</w:t>
      </w:r>
      <w:r w:rsidR="00821570">
        <w:rPr>
          <w:sz w:val="22"/>
          <w:szCs w:val="22"/>
        </w:rPr>
        <w:t xml:space="preserve"> </w:t>
      </w:r>
      <w:r w:rsidR="00DD2374">
        <w:rPr>
          <w:sz w:val="22"/>
          <w:szCs w:val="22"/>
        </w:rPr>
        <w:fldChar w:fldCharType="begin" w:fldLock="1"/>
      </w:r>
      <w:r w:rsidR="005C6B25">
        <w:rPr>
          <w:sz w:val="22"/>
          <w:szCs w:val="22"/>
        </w:rPr>
        <w:instrText>ADDIN CSL_CITATION {"citationItems":[{"id":"ITEM-1","itemData":{"DOI":"10.1038/s41586-018-0005-6","ISBN":"4158601800","ISSN":"0028-0836","author":[{"dropping-particle":"","family":"Steinbauer","given":"Manuel J.","non-dropping-particle":"","parse-names":false,"suffix":""},{"dropping-particle":"","family":"Grytnes","given":"John-Arvid","non-dropping-particle":"","parse-names":false,"suffix":""},{"dropping-particle":"","family":"Kulonen","given":"Aino","non-dropping-particle":"","parse-names":false,"suffix":""},{"dropping-particle":"","family":"Lenoir","given":"Jonathan","non-dropping-particle":"","parse-names":false,"suffix":""},{"dropping-particle":"","family":"Pauli","given":"Harald","non-dropping-particle":"","parse-names":false,"suffix":""},{"dropping-particle":"","family":"Rixen","given":"Christian","non-dropping-particle":"","parse-names":false,"suffix":""},{"dropping-particle":"","family":"Winkler","given":"Manuela","non-dropping-particle":"","parse-names":false,"suffix":""},{"dropping-particle":"","family":"Bardy-durchhalter","given":"Manfred","non-dropping-particle":"","parse-names":false,"suffix":""},{"dropping-particle":"","family":"Barni","given":"Elena","non-dropping-particle":"","parse-names":false,"suffix":""},{"dropping-particle":"","family":"Bjorkman","given":"Anne D","non-dropping-particle":"","parse-names":false,"suffix":""},{"dropping-particle":"","family":"Breiner","given":"Frank T","non-dropping-particle":"","parse-names":false,"suffix":""}],"container-title":"Nature","id":"ITEM-1","issued":{"date-parts":[["2018"]]},"page":"231-249","title":"Mountain Summits Is Linked To Warming","type":"article-journal","volume":"556"},"uris":["http://www.mendeley.com/documents/?uuid=ac2f8836-e868-40ba-a1b5-fcd68bef7748"]}],"mendeley":{"formattedCitation":"(Steinbauer et al. 2018)","manualFormatting":"(Steinbauer et al., 2018)","plainTextFormattedCitation":"(Steinbauer et al. 2018)","previouslyFormattedCitation":"(Steinbauer et al. 2018)"},"properties":{"noteIndex":0},"schema":"https://github.com/citation-style-language/schema/raw/master/csl-citation.json"}</w:instrText>
      </w:r>
      <w:r w:rsidR="00DD2374">
        <w:rPr>
          <w:sz w:val="22"/>
          <w:szCs w:val="22"/>
        </w:rPr>
        <w:fldChar w:fldCharType="separate"/>
      </w:r>
      <w:r w:rsidR="00C156AE" w:rsidRPr="00C156AE">
        <w:rPr>
          <w:noProof/>
          <w:sz w:val="22"/>
          <w:szCs w:val="22"/>
        </w:rPr>
        <w:t>(Steinbauer et al., 2018)</w:t>
      </w:r>
      <w:r w:rsidR="00DD2374">
        <w:rPr>
          <w:sz w:val="22"/>
          <w:szCs w:val="22"/>
        </w:rPr>
        <w:fldChar w:fldCharType="end"/>
      </w:r>
      <w:r w:rsidR="00236A87">
        <w:rPr>
          <w:sz w:val="22"/>
          <w:szCs w:val="22"/>
        </w:rPr>
        <w:t xml:space="preserve"> and</w:t>
      </w:r>
      <w:r w:rsidR="00CD07FE">
        <w:rPr>
          <w:sz w:val="22"/>
          <w:szCs w:val="22"/>
        </w:rPr>
        <w:t xml:space="preserve"> </w:t>
      </w:r>
      <w:r w:rsidR="00B24167">
        <w:rPr>
          <w:sz w:val="22"/>
          <w:szCs w:val="22"/>
        </w:rPr>
        <w:t xml:space="preserve">decreasing </w:t>
      </w:r>
      <w:r w:rsidR="00236A87">
        <w:rPr>
          <w:sz w:val="22"/>
          <w:szCs w:val="22"/>
        </w:rPr>
        <w:t xml:space="preserve">trends </w:t>
      </w:r>
      <w:r w:rsidR="00B24167">
        <w:rPr>
          <w:sz w:val="22"/>
          <w:szCs w:val="22"/>
        </w:rPr>
        <w:t xml:space="preserve">of </w:t>
      </w:r>
      <w:r w:rsidR="00236A87">
        <w:rPr>
          <w:sz w:val="22"/>
          <w:szCs w:val="22"/>
        </w:rPr>
        <w:t>alpine specialists</w:t>
      </w:r>
      <w:r w:rsidR="00B24167">
        <w:rPr>
          <w:sz w:val="22"/>
          <w:szCs w:val="22"/>
        </w:rPr>
        <w:t xml:space="preserve"> </w:t>
      </w:r>
      <w:r w:rsidR="00CD07FE">
        <w:rPr>
          <w:sz w:val="22"/>
          <w:szCs w:val="22"/>
        </w:rPr>
        <w:t>in</w:t>
      </w:r>
      <w:r w:rsidR="00B24167">
        <w:rPr>
          <w:sz w:val="22"/>
          <w:szCs w:val="22"/>
        </w:rPr>
        <w:t xml:space="preserve"> </w:t>
      </w:r>
      <w:r w:rsidR="002063BB">
        <w:rPr>
          <w:sz w:val="22"/>
          <w:szCs w:val="22"/>
        </w:rPr>
        <w:t>relatively</w:t>
      </w:r>
      <w:r w:rsidR="00B24167">
        <w:rPr>
          <w:sz w:val="22"/>
          <w:szCs w:val="22"/>
        </w:rPr>
        <w:t xml:space="preserve"> warm </w:t>
      </w:r>
      <w:r>
        <w:rPr>
          <w:sz w:val="22"/>
          <w:szCs w:val="22"/>
        </w:rPr>
        <w:t xml:space="preserve">temperate </w:t>
      </w:r>
      <w:r w:rsidR="00B24167">
        <w:rPr>
          <w:sz w:val="22"/>
          <w:szCs w:val="22"/>
        </w:rPr>
        <w:t>regions</w:t>
      </w:r>
      <w:r w:rsidR="00A53107">
        <w:rPr>
          <w:sz w:val="22"/>
          <w:szCs w:val="22"/>
        </w:rPr>
        <w:t xml:space="preserve"> </w:t>
      </w:r>
      <w:r w:rsidR="007F4F09">
        <w:rPr>
          <w:sz w:val="22"/>
          <w:szCs w:val="22"/>
        </w:rPr>
        <w:fldChar w:fldCharType="begin" w:fldLock="1"/>
      </w:r>
      <w:r w:rsidR="002A75A8">
        <w:rPr>
          <w:sz w:val="22"/>
          <w:szCs w:val="22"/>
        </w:rPr>
        <w:instrText>ADDIN CSL_CITATION {"citationItems":[{"id":"ITEM-1","itemData":{"DOI":"10.1111/jvs.12198","ISSN":"16541103","abstract":"Questions: What changes have occurred in Mediterranean high-mountain communities during the last 50 yr? Do these changes reflect upward shifts and decline in dry grassland specialists due to climate warming? Location: Upper belt (1900-2400 m a.s.l.) in Sierra de Guadarrama, Spain. Methods: We re-surveyed dry grassland communities in 50 summits that were previously sampled between the 1960s and 1980s. New plots were placed in the same localities and the same conditions as the original surveys. Changes at the species level were evaluated by comparing, between the two survey periods, species frequencies and optimal altitude estimated by local distribution models done with Maxent. Changes at the community level were assessed by comparing species richness and composition of the two surveys in relation to altitude, plot size and time between surveys. We evaluated observed changes in the whole data set and species groups by structuring the species into dry grassland specialists, other alpine species and generalists occurring at wider altitudinal ranges. Results: There was a general decline in the frequency of dry grassland specialists, an increase in frequency of generalists and no clear trends in the other species. Upward shifts were mainly detected in generalists, with significant increases in frequency. At the community level, we found a general increase in species richness that was mainly determined by the increase in generalists; coupled with a decline in number of dry grassland specialists. The structure of the communities evidenced changes between the historical surveys and the re-survey, which were mainly correlated with the number of years and the increasing dominance of generalists. Conclusions: In contrast with trends observed in other Mediterranean high-mountain communities, our study reports a general increase in species richness, although this effect is concurrent with a decline in dry grassland specialists. The observed trends support on-going replacement of endemic species by low-altitude species, and associated changes in community assemblages. Despite the limitations of re-visitation studies for assessing climate-driven changes, our results highlight the necessity of developing more studies for assessing the effects of drought in Mediterranean high-mountain communities.","author":[{"dropping-particle":"","family":"Jiménez-Alfaro","given":"Borja","non-dropping-particle":"","parse-names":false,"suffix":""},{"dropping-particle":"","family":"Gavilán","given":"Rosario G.","non-dropping-particle":"","parse-names":false,"suffix":""},{"dropping-particle":"","family":"Escudero","given":"Adrián","non-dropping-particle":"","parse-names":false,"suffix":""},{"dropping-particle":"","family":"Iriondo","given":"José María","non-dropping-particle":"","parse-names":false,"suffix":""},{"dropping-particle":"","family":"Fernández-González","given":"Federico","non-dropping-particle":"","parse-names":false,"suffix":""}],"container-title":"Journal of Vegetation Science","id":"ITEM-1","issue":"6","issued":{"date-parts":[["2014"]]},"page":"1394-1404","title":"Decline of dry grassland specialists in Mediterranean high-mountain communities influenced by recent climate warming","type":"article-journal","volume":"25"},"uris":["http://www.mendeley.com/documents/?uuid=f1ab774e-d4d8-4b1c-b962-5bb426490faa"]}],"mendeley":{"formattedCitation":"(Jiménez-Alfaro, Gavilán, et al. 2014)","manualFormatting":"(Jiménez-Alfaro, Gavilán, et al. 2014","plainTextFormattedCitation":"(Jiménez-Alfaro, Gavilán, et al. 2014)","previouslyFormattedCitation":"(Jiménez-Alfaro, Gavilán, et al. 2014)"},"properties":{"noteIndex":0},"schema":"https://github.com/citation-style-language/schema/raw/master/csl-citation.json"}</w:instrText>
      </w:r>
      <w:r w:rsidR="007F4F09">
        <w:rPr>
          <w:sz w:val="22"/>
          <w:szCs w:val="22"/>
        </w:rPr>
        <w:fldChar w:fldCharType="separate"/>
      </w:r>
      <w:r w:rsidR="00886C52" w:rsidRPr="00886C52">
        <w:rPr>
          <w:noProof/>
          <w:sz w:val="22"/>
          <w:szCs w:val="22"/>
        </w:rPr>
        <w:t>(Jiménez-Alfaro, Gavilán, et al. 2014</w:t>
      </w:r>
      <w:r w:rsidR="007F4F09">
        <w:rPr>
          <w:sz w:val="22"/>
          <w:szCs w:val="22"/>
        </w:rPr>
        <w:fldChar w:fldCharType="end"/>
      </w:r>
      <w:r w:rsidR="005B40AF">
        <w:rPr>
          <w:sz w:val="22"/>
          <w:szCs w:val="22"/>
        </w:rPr>
        <w:t>a</w:t>
      </w:r>
      <w:r w:rsidR="00C156AE">
        <w:rPr>
          <w:sz w:val="22"/>
          <w:szCs w:val="22"/>
        </w:rPr>
        <w:t xml:space="preserve">, </w:t>
      </w:r>
      <w:r w:rsidR="00C156AE">
        <w:rPr>
          <w:sz w:val="22"/>
          <w:szCs w:val="22"/>
        </w:rPr>
        <w:fldChar w:fldCharType="begin" w:fldLock="1"/>
      </w:r>
      <w:r w:rsidR="005C6B25">
        <w:rPr>
          <w:sz w:val="22"/>
          <w:szCs w:val="22"/>
        </w:rPr>
        <w:instrText>ADDIN CSL_CITATION {"citationItems":[{"id":"ITEM-1","itemData":{"DOI":"10.1007/s00035-019-00230-6","ISBN":"0123456789","ISSN":"1664221X","abstract":"The largest alpine–nival vegetation permanent plot site in the Alps, the GLORIA mastersite Schrankogel (Tirol, Austria), provided evidence of warming-driven vegetation changes already 10 years after its establishment in 1994. Another decade later, in 2014, substantial compositional changes with increasing ratios of warmth-demanding to cold-adapted species have been found. The current study deals with species-specific responses involved in an ongoing vegetation transformation across the alpine–nival ecotone on Schrankogel by using presence/absence as well as cover data from permanent plots, situated between 2900 and 3400 masl. The number of occupied plots per species remained constant or even increased during the first decade, whereas disappearance events became more frequent during the second one, especially for cold-adapted specialists (subnival–nival species). Remarkably, the latter was accompanied by continued strong losses in cover of all subnival–nival species. These losses were more frequent in plots with a more thermophilous species composition, suggesting an increasing maladaptation of subnival–nival species to warmer habitat conditions and a successive trailing-edge decline. Several species with a distribution centre at lower elevations (alpine–subnival) markedly increased in cover, comparatively more so in colder plots, indicating a leading-edge expansion. Moreover, our findings show an increase in occupied plots and cover of almost all snowbed species, suggesting that areas previously with a too long snowpack period are now becoming suitable snowbed habitats. Vegetation gaps arising from population dieback of cold-adapted species, however, could only be partly filled by advancing species, indicating that species declines have occurred already before the onset of strong competition pressure.","author":[{"dropping-particle":"","family":"Steinbauer","given":"Klaus","non-dropping-particle":"","parse-names":false,"suffix":""},{"dropping-particle":"","family":"Lamprecht","given":"Andrea","non-dropping-particle":"","parse-names":false,"suffix":""},{"dropping-particle":"","family":"Semenchuk","given":"Philipp","non-dropping-particle":"","parse-names":false,"suffix":""},{"dropping-particle":"","family":"Winkler","given":"Manuela","non-dropping-particle":"","parse-names":false,"suffix":""},{"dropping-particle":"","family":"Pauli","given":"Harald","non-dropping-particle":"","parse-names":false,"suffix":""}],"container-title":"Alpine Botany","id":"ITEM-1","issue":"1","issued":{"date-parts":[["2020"]]},"page":"1-11","publisher":"Springer International Publishing","title":"Dieback and expansions: species-specific responses during 20 years of amplified warming in the high Alps","type":"article-journal","volume":"130"},"uris":["http://www.mendeley.com/documents/?uuid=f7e8fe31-83d1-494a-bc4c-073b1ada3def"]}],"mendeley":{"formattedCitation":"(Steinbauer et al. 2020)","manualFormatting":"Steinbauer et al., 2020)","plainTextFormattedCitation":"(Steinbauer et al. 2020)","previouslyFormattedCitation":"(Steinbauer et al. 2020)"},"properties":{"noteIndex":0},"schema":"https://github.com/citation-style-language/schema/raw/master/csl-citation.json"}</w:instrText>
      </w:r>
      <w:r w:rsidR="00C156AE">
        <w:rPr>
          <w:sz w:val="22"/>
          <w:szCs w:val="22"/>
        </w:rPr>
        <w:fldChar w:fldCharType="separate"/>
      </w:r>
      <w:r w:rsidR="00C156AE" w:rsidRPr="00C156AE">
        <w:rPr>
          <w:noProof/>
          <w:sz w:val="22"/>
          <w:szCs w:val="22"/>
        </w:rPr>
        <w:t>Steinbauer et al., 2020)</w:t>
      </w:r>
      <w:r w:rsidR="00C156AE">
        <w:rPr>
          <w:sz w:val="22"/>
          <w:szCs w:val="22"/>
        </w:rPr>
        <w:fldChar w:fldCharType="end"/>
      </w:r>
      <w:r w:rsidR="007F4F09">
        <w:rPr>
          <w:sz w:val="22"/>
          <w:szCs w:val="22"/>
        </w:rPr>
        <w:t>.</w:t>
      </w:r>
      <w:r w:rsidR="00A53107">
        <w:rPr>
          <w:sz w:val="22"/>
          <w:szCs w:val="22"/>
        </w:rPr>
        <w:t xml:space="preserve"> </w:t>
      </w:r>
      <w:r w:rsidR="008D02CF">
        <w:rPr>
          <w:sz w:val="22"/>
          <w:szCs w:val="22"/>
        </w:rPr>
        <w:t>The impact of these</w:t>
      </w:r>
      <w:r w:rsidR="0071227C">
        <w:rPr>
          <w:sz w:val="22"/>
          <w:szCs w:val="22"/>
        </w:rPr>
        <w:t xml:space="preserve"> trends on </w:t>
      </w:r>
      <w:r w:rsidR="00D266CD">
        <w:rPr>
          <w:sz w:val="22"/>
          <w:szCs w:val="22"/>
        </w:rPr>
        <w:t>local extinctions</w:t>
      </w:r>
      <w:r w:rsidR="000F2DF6">
        <w:rPr>
          <w:sz w:val="22"/>
          <w:szCs w:val="22"/>
        </w:rPr>
        <w:t xml:space="preserve"> is </w:t>
      </w:r>
      <w:r w:rsidR="00722FD7">
        <w:rPr>
          <w:sz w:val="22"/>
          <w:szCs w:val="22"/>
        </w:rPr>
        <w:t>difficult to predict</w:t>
      </w:r>
      <w:r w:rsidR="00A7023F">
        <w:rPr>
          <w:sz w:val="22"/>
          <w:szCs w:val="22"/>
        </w:rPr>
        <w:t xml:space="preserve"> </w:t>
      </w:r>
      <w:r w:rsidR="00F7476E">
        <w:rPr>
          <w:sz w:val="22"/>
          <w:szCs w:val="22"/>
        </w:rPr>
        <w:t xml:space="preserve">because many alpine species are long-lived </w:t>
      </w:r>
      <w:r w:rsidR="00A7023F">
        <w:rPr>
          <w:sz w:val="22"/>
          <w:szCs w:val="22"/>
        </w:rPr>
        <w:t>and highly resilient</w:t>
      </w:r>
      <w:r w:rsidR="00F7476E">
        <w:rPr>
          <w:sz w:val="22"/>
          <w:szCs w:val="22"/>
        </w:rPr>
        <w:t xml:space="preserve"> to</w:t>
      </w:r>
      <w:r w:rsidR="00905438">
        <w:rPr>
          <w:sz w:val="22"/>
          <w:szCs w:val="22"/>
        </w:rPr>
        <w:t xml:space="preserve"> </w:t>
      </w:r>
      <w:r w:rsidR="00F7476E">
        <w:rPr>
          <w:sz w:val="22"/>
          <w:szCs w:val="22"/>
        </w:rPr>
        <w:t>environmental variation</w:t>
      </w:r>
      <w:r w:rsidR="001B7C6F">
        <w:rPr>
          <w:sz w:val="22"/>
          <w:szCs w:val="22"/>
        </w:rPr>
        <w:t xml:space="preserve"> </w:t>
      </w:r>
      <w:r w:rsidR="001B7C6F">
        <w:rPr>
          <w:sz w:val="22"/>
          <w:szCs w:val="22"/>
        </w:rPr>
        <w:fldChar w:fldCharType="begin" w:fldLock="1"/>
      </w:r>
      <w:r w:rsidR="005C6B25">
        <w:rPr>
          <w:sz w:val="22"/>
          <w:szCs w:val="22"/>
        </w:rPr>
        <w:instrText>ADDIN CSL_CITATION {"citationItems":[{"id":"ITEM-1","itemData":{"DOI":"10.1038/nature09439","ISSN":"00280836","PMID":"20962844","abstract":"To persist, species are expected to shift their geographical ranges polewards or to higher elevations as the Earth's climate warms. However, although many species' ranges have shifted in historical times, many others have not, or have shifted only at the high-latitude or high-elevation limits, leading to range expansions rather than contractions. Given these idiosyncratic responses to climate warming, and their varied implications for species' vulnerability to climate change, a critical task is to understand why some species have not shifted their ranges, particularly at the equatorial or low-elevation limits, and whether such resilience will last as warming continues. Here we show that compensatory changes in demographic rates are buffering southern populations of two North American tundra plants against the negative effects of a warming climate, slowing their northward range shifts, but that this buffering is unlikely to continue indefinitely. Southern populations of both species showed lower survival and recruitment but higher growth of individual plants, possibly owing to longer, warmer growing seasons. Because of these and other compensatory changes, the population growth rates of southern populations are not at present lower than those of northern ones. However, continued warming may yet prove detrimental, as most demographic rates that improved in moderately warmer years declined in the warmest years, with the potential to drive future population declines. Our results emphasize the need for long-term, range-wide measurement of all population processes to detect demographic compensation and to identify nonlinear responses that may lead to sudden range shifts as climatic tipping points are exceeded. © 2010 Macmillan Publishers Limited. All rights reserved.","author":[{"dropping-particle":"","family":"Doak","given":"Daniel F.","non-dropping-particle":"","parse-names":false,"suffix":""},{"dropping-particle":"","family":"Morris","given":"William F.","non-dropping-particle":"","parse-names":false,"suffix":""}],"container-title":"Nature","id":"ITEM-1","issue":"7318","issued":{"date-parts":[["2010"]]},"page":"959-962","publisher":"Nature Publishing Group","title":"Demographic compensation and tipping points in climate-induced range shifts","type":"article-journal","volume":"467"},"uris":["http://www.mendeley.com/documents/?uuid=df874dea-aa56-4bc4-9e08-aa8af420ef9d"]}],"mendeley":{"formattedCitation":"(Doak &amp; Morris 2010)","plainTextFormattedCitation":"(Doak &amp; Morris 2010)","previouslyFormattedCitation":"(Doak &amp; Morris 2010)"},"properties":{"noteIndex":0},"schema":"https://github.com/citation-style-language/schema/raw/master/csl-citation.json"}</w:instrText>
      </w:r>
      <w:r w:rsidR="001B7C6F">
        <w:rPr>
          <w:sz w:val="22"/>
          <w:szCs w:val="22"/>
        </w:rPr>
        <w:fldChar w:fldCharType="separate"/>
      </w:r>
      <w:r w:rsidR="005C6B25" w:rsidRPr="005C6B25">
        <w:rPr>
          <w:noProof/>
          <w:sz w:val="22"/>
          <w:szCs w:val="22"/>
        </w:rPr>
        <w:t>(Doak &amp; Morris 2010)</w:t>
      </w:r>
      <w:r w:rsidR="001B7C6F">
        <w:rPr>
          <w:sz w:val="22"/>
          <w:szCs w:val="22"/>
        </w:rPr>
        <w:fldChar w:fldCharType="end"/>
      </w:r>
      <w:r w:rsidR="00F7476E">
        <w:rPr>
          <w:sz w:val="22"/>
          <w:szCs w:val="22"/>
        </w:rPr>
        <w:t>, with delayed effects of populations via extinction debts</w:t>
      </w:r>
      <w:r w:rsidR="001B7C6F">
        <w:rPr>
          <w:sz w:val="22"/>
          <w:szCs w:val="22"/>
        </w:rPr>
        <w:t xml:space="preserve"> </w:t>
      </w:r>
      <w:r w:rsidR="001B7C6F">
        <w:rPr>
          <w:sz w:val="22"/>
          <w:szCs w:val="22"/>
        </w:rPr>
        <w:fldChar w:fldCharType="begin" w:fldLock="1"/>
      </w:r>
      <w:r w:rsidR="005C6B25">
        <w:rPr>
          <w:sz w:val="22"/>
          <w:szCs w:val="22"/>
        </w:rPr>
        <w:instrText>ADDIN CSL_CITATION {"citationItems":[{"id":"ITEM-1","itemData":{"DOI":"10.1038/nclimate1514","ISSN":"1758678X","abstract":"Quantitative estimates of the range loss of mountain plants under climate change have so far mostly relied on static geographical projections of speciesĝ habitat shifts. Here, we use a hybrid model that combines such projections with simulations of demography and seed dispersal to forecast the climate-driven spatio-temporal dynamics of 150 high-mountain plant species across the European Alps. This model predicts average range size reductions of 44ĝ€\"50% by the end of the twenty-first century, which is similar to projections from the most ĝ€ optimisticĝ static model (49%). However, the hybrid model also indicates that population dynamics will lag behind climatic trends and that an average of 40% of the range still occupied at the end of the twenty-first century will have become climatically unsuitable for the respective species, creating an extinction debt. Alarmingly, species endemic to the Alps seem to face the highest range losses. These results caution against optimistic conclusions from moderate range size reductions observed during the twenty-first century as they are likely to belie more severe longer-term effects of climate warming on mountain plants. © 2012 Macmillan Publishers Limited. All rights reserved.","author":[{"dropping-particle":"","family":"Dullinger","given":"Stefan","non-dropping-particle":"","parse-names":false,"suffix":""},{"dropping-particle":"","family":"Gattringer","given":"Andreas","non-dropping-particle":"","parse-names":false,"suffix":""},{"dropping-particle":"","family":"Thuiller","given":"Wilfried","non-dropping-particle":"","parse-names":false,"suffix":""},{"dropping-particle":"","family":"Moser","given":"Dietmar","non-dropping-particle":"","parse-names":false,"suffix":""},{"dropping-particle":"","family":"Zimmermann","given":"Niklaus E.","non-dropping-particle":"","parse-names":false,"suffix":""},{"dropping-particle":"","family":"Guisan","given":"Antoine","non-dropping-particle":"","parse-names":false,"suffix":""},{"dropping-particle":"","family":"Willner","given":"Wolfgang","non-dropping-particle":"","parse-names":false,"suffix":""},{"dropping-particle":"","family":"Plutzar","given":"Christoph","non-dropping-particle":"","parse-names":false,"suffix":""},{"dropping-particle":"","family":"Leitner","given":"Michael","non-dropping-particle":"","parse-names":false,"suffix":""},{"dropping-particle":"","family":"Mang","given":"Thomas","non-dropping-particle":"","parse-names":false,"suffix":""},{"dropping-particle":"","family":"Caccianiga","given":"Marco","non-dropping-particle":"","parse-names":false,"suffix":""},{"dropping-particle":"","family":"Dirnböck","given":"Thomas","non-dropping-particle":"","parse-names":false,"suffix":""},{"dropping-particle":"","family":"Ertl","given":"Siegrun","non-dropping-particle":"","parse-names":false,"suffix":""},{"dropping-particle":"","family":"Fischer","given":"Anton","non-dropping-particle":"","parse-names":false,"suffix":""},{"dropping-particle":"","family":"Lenoir","given":"Jonathan","non-dropping-particle":"","parse-names":false,"suffix":""},{"dropping-particle":"","family":"Svenning","given":"Jens Christian","non-dropping-particle":"","parse-names":false,"suffix":""},{"dropping-particle":"","family":"Psomas","given":"Achilleas","non-dropping-particle":"","parse-names":false,"suffix":""},{"dropping-particle":"","family":"Schmatz","given":"Dirk R.","non-dropping-particle":"","parse-names":false,"suffix":""},{"dropping-particle":"","family":"Silc","given":"Urban","non-dropping-particle":"","parse-names":false,"suffix":""},{"dropping-particle":"","family":"Vittoz","given":"Pascal","non-dropping-particle":"","parse-names":false,"suffix":""},{"dropping-particle":"","family":"Hülber","given":"Karl","non-dropping-particle":"","parse-names":false,"suffix":""}],"container-title":"Nature Climate Change","id":"ITEM-1","issue":"8","issued":{"date-parts":[["2012"]]},"page":"619-622","publisher":"Nature Publishing Group","title":"Extinction debt of high-mountain plants under twenty-first-century climate change","type":"article-journal","volume":"2"},"uris":["http://www.mendeley.com/documents/?uuid=2bafcf07-7ff5-4df7-a1fc-29d914b57231"]}],"mendeley":{"formattedCitation":"(Dullinger et al. 2012)","plainTextFormattedCitation":"(Dullinger et al. 2012)","previouslyFormattedCitation":"(Dullinger et al. 2012)"},"properties":{"noteIndex":0},"schema":"https://github.com/citation-style-language/schema/raw/master/csl-citation.json"}</w:instrText>
      </w:r>
      <w:r w:rsidR="001B7C6F">
        <w:rPr>
          <w:sz w:val="22"/>
          <w:szCs w:val="22"/>
        </w:rPr>
        <w:fldChar w:fldCharType="separate"/>
      </w:r>
      <w:r w:rsidR="005C6B25" w:rsidRPr="005C6B25">
        <w:rPr>
          <w:noProof/>
          <w:sz w:val="22"/>
          <w:szCs w:val="22"/>
        </w:rPr>
        <w:t>(Dullinger et al. 2012)</w:t>
      </w:r>
      <w:r w:rsidR="001B7C6F">
        <w:rPr>
          <w:sz w:val="22"/>
          <w:szCs w:val="22"/>
        </w:rPr>
        <w:fldChar w:fldCharType="end"/>
      </w:r>
      <w:r w:rsidR="00E06D72">
        <w:rPr>
          <w:sz w:val="22"/>
          <w:szCs w:val="22"/>
        </w:rPr>
        <w:t xml:space="preserve"> and meta-community dynamics</w:t>
      </w:r>
      <w:r w:rsidR="001D6DE0">
        <w:rPr>
          <w:sz w:val="22"/>
          <w:szCs w:val="22"/>
        </w:rPr>
        <w:t xml:space="preserve"> </w:t>
      </w:r>
      <w:r w:rsidR="00C457CA">
        <w:rPr>
          <w:sz w:val="22"/>
          <w:szCs w:val="22"/>
        </w:rPr>
        <w:fldChar w:fldCharType="begin" w:fldLock="1"/>
      </w:r>
      <w:r w:rsidR="00AC7F7C">
        <w:rPr>
          <w:sz w:val="22"/>
          <w:szCs w:val="22"/>
        </w:rPr>
        <w:instrText>ADDIN CSL_CITATION {"citationItems":[{"id":"ITEM-1","itemData":{"DOI":"10.1016/j.ppees.2017.09.008","ISSN":"16180437","abstract":"In the face of climate change, populations have two survival options − they can remain in situ and tolerate the new climatic conditions (“stay”), or they can move to track their climatic niches (“go”). For sessile and small-stature organisms like alpine plants, staying requires broad climatic tolerances, realized niche shifts due to changing biotic interactions, acclimation through plasticity, or rapid genetic adaptation. Going, in contrast, requires good dispersal and colonization capacities. Neither the magnitude of climate change experienced locally nor the capacities required for staying/going in response to climate change are constant across landscapes, and both aspects may be strongly affected by local microclimatic variation associated with topographic complexity. We combine ideas from population and community ecology to discuss the effects of topographic complexity in the landscape on the immediate “stay” or “go” opportunities of local populations and communities, and on the selective pressures that may have shaped the stay or go capacities of the species occupying contrasting landscapes. We demonstrate, using example landscapes of different topographical complexity, how species’ thermal niches could be distributed across these landscapes, and how these, in turn, may affect many population and community ecological processes that are related to adaptation or dispersal. Focusing on treeless alpine or Arctic landscapes, where temperature is expected to be a strong determinant, our theorethical framework leads to the hypothesis that populations and communities of topographically complex (rough and patchy) landscapes should be both more resistant and more resilient to climate change than those of topographically simple (flat and homogeneous) landscapes. Our theorethical framework further points to how meta-community dynamics such as mass effects in topographically complex landscapes and extinction lags in simple landscapes, may mask and delay the long-term outcomes of these landscape differences under rapidly changing climates.","author":[{"dropping-particle":"","family":"Graae","given":"Bente J","non-dropping-particle":"","parse-names":false,"suffix":""},{"dropping-particle":"","family":"Vandvik","given":"Vigdis","non-dropping-particle":"","parse-names":false,"suffix":""},{"dropping-particle":"","family":"Armbruster","given":"W. Scott","non-dropping-particle":"","parse-names":false,"suffix":""},{"dropping-particle":"","family":"Eiserhardt","given":"Wolf L","non-dropping-particle":"","parse-names":false,"suffix":""},{"dropping-particle":"","family":"Svenning","given":"Jens Christian","non-dropping-particle":"","parse-names":false,"suffix":""},{"dropping-particle":"","family":"Hylander","given":"Kristoffer","non-dropping-particle":"","parse-names":false,"suffix":""},{"dropping-particle":"","family":"Ehrlén","given":"Johan","non-dropping-particle":"","parse-names":false,"suffix":""},{"dropping-particle":"","family":"Speed","given":"James D.M","non-dropping-particle":"","parse-names":false,"suffix":""},{"dropping-particle":"","family":"Klanderud","given":"Kari","non-dropping-particle":"","parse-names":false,"suffix":""},{"dropping-particle":"","family":"Bråthen","given":"Kari Anne","non-dropping-particle":"","parse-names":false,"suffix":""},{"dropping-particle":"","family":"Milbau","given":"Ann","non-dropping-particle":"","parse-names":false,"suffix":""},{"dropping-particle":"","family":"Opedal","given":"Øystein H.","non-dropping-particle":"","parse-names":false,"suffix":""},{"dropping-particle":"","family":"Alsos","given":"Inger G.","non-dropping-particle":"","parse-names":false,"suffix":""},{"dropping-particle":"","family":"Ejrnæs","given":"Rasmus","non-dropping-particle":"","parse-names":false,"suffix":""},{"dropping-particle":"","family":"Bruun","given":"Hans Henrik","non-dropping-particle":"","parse-names":false,"suffix":""},{"dropping-particle":"","family":"Birks","given":"H. John B.","non-dropping-particle":"","parse-names":false,"suffix":""},{"dropping-particle":"","family":"Westergaard","given":"Kristine B.","non-dropping-particle":"","parse-names":false,"suffix":""},{"dropping-particle":"","family":"Birks","given":"Hilary H.","non-dropping-particle":"","parse-names":false,"suffix":""},{"dropping-particle":"","family":"Lenoir","given":"Jonathan","non-dropping-particle":"","parse-names":false,"suffix":""}],"container-title":"Perspectives in Plant Ecology, Evolution and Systematics","id":"ITEM-1","issue":"September 2017","issued":{"date-parts":[["2018"]]},"page":"41-50","title":"Stay or go – how topographic complexity influences alpine plant population and community responses to climate change","type":"article-journal","volume":"30"},"uris":["http://www.mendeley.com/documents/?uuid=149b88e1-613d-4c66-a4f7-1bf08c55b09f"]}],"mendeley":{"formattedCitation":"(Graae et al. 2018)","plainTextFormattedCitation":"(Graae et al. 2018)","previouslyFormattedCitation":"(Graae et al. 2018)"},"properties":{"noteIndex":0},"schema":"https://github.com/citation-style-language/schema/raw/master/csl-citation.json"}</w:instrText>
      </w:r>
      <w:r w:rsidR="00C457CA">
        <w:rPr>
          <w:sz w:val="22"/>
          <w:szCs w:val="22"/>
        </w:rPr>
        <w:fldChar w:fldCharType="separate"/>
      </w:r>
      <w:r w:rsidR="005C6B25" w:rsidRPr="005C6B25">
        <w:rPr>
          <w:noProof/>
          <w:sz w:val="22"/>
          <w:szCs w:val="22"/>
        </w:rPr>
        <w:t>(Graae et al. 2018)</w:t>
      </w:r>
      <w:r w:rsidR="00C457CA">
        <w:rPr>
          <w:sz w:val="22"/>
          <w:szCs w:val="22"/>
        </w:rPr>
        <w:fldChar w:fldCharType="end"/>
      </w:r>
      <w:r w:rsidR="001B7C6F">
        <w:rPr>
          <w:sz w:val="22"/>
          <w:szCs w:val="22"/>
        </w:rPr>
        <w:t xml:space="preserve">. </w:t>
      </w:r>
      <w:r w:rsidR="00E577D6">
        <w:rPr>
          <w:sz w:val="22"/>
          <w:szCs w:val="22"/>
        </w:rPr>
        <w:t>During the last de</w:t>
      </w:r>
      <w:r w:rsidR="00F4297C">
        <w:rPr>
          <w:sz w:val="22"/>
          <w:szCs w:val="22"/>
        </w:rPr>
        <w:t>c</w:t>
      </w:r>
      <w:r w:rsidR="00E577D6">
        <w:rPr>
          <w:sz w:val="22"/>
          <w:szCs w:val="22"/>
        </w:rPr>
        <w:t>ade</w:t>
      </w:r>
      <w:r w:rsidR="009647A8">
        <w:rPr>
          <w:sz w:val="22"/>
          <w:szCs w:val="22"/>
        </w:rPr>
        <w:t>, t</w:t>
      </w:r>
      <w:r w:rsidR="001918EF">
        <w:rPr>
          <w:sz w:val="22"/>
          <w:szCs w:val="22"/>
        </w:rPr>
        <w:t>he</w:t>
      </w:r>
      <w:r w:rsidR="004D7E02">
        <w:rPr>
          <w:sz w:val="22"/>
          <w:szCs w:val="22"/>
        </w:rPr>
        <w:t xml:space="preserve"> view of massive climate-driven extinctions of alpine plants under global warming </w:t>
      </w:r>
      <w:r w:rsidR="00F4297C">
        <w:rPr>
          <w:sz w:val="22"/>
          <w:szCs w:val="22"/>
        </w:rPr>
        <w:t>has been</w:t>
      </w:r>
      <w:r w:rsidR="009647A8">
        <w:rPr>
          <w:sz w:val="22"/>
          <w:szCs w:val="22"/>
        </w:rPr>
        <w:t xml:space="preserve"> </w:t>
      </w:r>
      <w:r w:rsidR="004D7E02">
        <w:rPr>
          <w:sz w:val="22"/>
          <w:szCs w:val="22"/>
        </w:rPr>
        <w:t xml:space="preserve">challenged by the </w:t>
      </w:r>
      <w:r w:rsidR="00BF2F33">
        <w:rPr>
          <w:sz w:val="22"/>
          <w:szCs w:val="22"/>
        </w:rPr>
        <w:t xml:space="preserve">idea that </w:t>
      </w:r>
      <w:r w:rsidR="009647A8">
        <w:rPr>
          <w:sz w:val="22"/>
          <w:szCs w:val="22"/>
        </w:rPr>
        <w:t xml:space="preserve">microscale heterogeneity </w:t>
      </w:r>
      <w:r w:rsidR="00312906">
        <w:rPr>
          <w:sz w:val="22"/>
          <w:szCs w:val="22"/>
        </w:rPr>
        <w:t>allow</w:t>
      </w:r>
      <w:r w:rsidR="000B1BEF">
        <w:rPr>
          <w:sz w:val="22"/>
          <w:szCs w:val="22"/>
        </w:rPr>
        <w:t>s</w:t>
      </w:r>
      <w:r w:rsidR="00312906">
        <w:rPr>
          <w:sz w:val="22"/>
          <w:szCs w:val="22"/>
        </w:rPr>
        <w:t xml:space="preserve"> plant populations to persist </w:t>
      </w:r>
      <w:r w:rsidR="004D7E02">
        <w:rPr>
          <w:sz w:val="22"/>
          <w:szCs w:val="22"/>
        </w:rPr>
        <w:t xml:space="preserve">in alpine </w:t>
      </w:r>
      <w:r w:rsidR="00A721D6">
        <w:rPr>
          <w:sz w:val="22"/>
          <w:szCs w:val="22"/>
        </w:rPr>
        <w:t>landscapes</w:t>
      </w:r>
      <w:r w:rsidR="004D7E02">
        <w:rPr>
          <w:sz w:val="22"/>
          <w:szCs w:val="22"/>
        </w:rPr>
        <w:t xml:space="preserve"> </w:t>
      </w:r>
      <w:r w:rsidR="000D6879">
        <w:rPr>
          <w:sz w:val="22"/>
          <w:szCs w:val="22"/>
        </w:rPr>
        <w:fldChar w:fldCharType="begin" w:fldLock="1"/>
      </w:r>
      <w:r w:rsidR="005C6B25">
        <w:rPr>
          <w:sz w:val="22"/>
          <w:szCs w:val="22"/>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 D. and 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D. and Körner 2011)","plainTextFormattedCitation":"(Scherrer, D. and Körner 2011)","previouslyFormattedCitation":"(Scherrer, D. and Körner 2011)"},"properties":{"noteIndex":0},"schema":"https://github.com/citation-style-language/schema/raw/master/csl-citation.json"}</w:instrText>
      </w:r>
      <w:r w:rsidR="000D6879">
        <w:rPr>
          <w:sz w:val="22"/>
          <w:szCs w:val="22"/>
        </w:rPr>
        <w:fldChar w:fldCharType="separate"/>
      </w:r>
      <w:r w:rsidR="005C6B25" w:rsidRPr="005C6B25">
        <w:rPr>
          <w:noProof/>
          <w:sz w:val="22"/>
          <w:szCs w:val="22"/>
        </w:rPr>
        <w:t>(Scherrer, D. and Körner 2011)</w:t>
      </w:r>
      <w:r w:rsidR="000D6879">
        <w:rPr>
          <w:sz w:val="22"/>
          <w:szCs w:val="22"/>
        </w:rPr>
        <w:fldChar w:fldCharType="end"/>
      </w:r>
      <w:r w:rsidR="00A721D6">
        <w:rPr>
          <w:sz w:val="22"/>
          <w:szCs w:val="22"/>
        </w:rPr>
        <w:t xml:space="preserve">. This idea relies </w:t>
      </w:r>
      <w:r w:rsidR="000E66A9">
        <w:rPr>
          <w:sz w:val="22"/>
          <w:szCs w:val="22"/>
        </w:rPr>
        <w:t xml:space="preserve">on the </w:t>
      </w:r>
      <w:r w:rsidR="009F3D5F">
        <w:rPr>
          <w:sz w:val="22"/>
          <w:szCs w:val="22"/>
        </w:rPr>
        <w:t>microclimatic variation</w:t>
      </w:r>
      <w:r w:rsidR="000E66A9">
        <w:rPr>
          <w:sz w:val="22"/>
          <w:szCs w:val="22"/>
        </w:rPr>
        <w:t xml:space="preserve"> of alpine microhabitats along </w:t>
      </w:r>
      <w:r w:rsidR="00970F47">
        <w:rPr>
          <w:sz w:val="22"/>
          <w:szCs w:val="22"/>
        </w:rPr>
        <w:t xml:space="preserve">local </w:t>
      </w:r>
      <w:r w:rsidR="000E66A9">
        <w:rPr>
          <w:sz w:val="22"/>
          <w:szCs w:val="22"/>
        </w:rPr>
        <w:t>topographic gradients, providing a wide spectrum of niches to buffer local climates from macroclimatic trends</w:t>
      </w:r>
      <w:r w:rsidR="00593C99">
        <w:rPr>
          <w:sz w:val="22"/>
          <w:szCs w:val="22"/>
        </w:rPr>
        <w:t xml:space="preserve"> </w:t>
      </w:r>
      <w:r w:rsidR="00593C99">
        <w:rPr>
          <w:sz w:val="22"/>
          <w:szCs w:val="22"/>
        </w:rPr>
        <w:fldChar w:fldCharType="begin" w:fldLock="1"/>
      </w:r>
      <w:r w:rsidR="00261208">
        <w:rPr>
          <w:sz w:val="22"/>
          <w:szCs w:val="22"/>
        </w:rPr>
        <w:instrText>ADDIN CSL_CITATION {"citationItems":[{"id":"ITEM-1","itemData":{"DOI":"10.1080/17550874.2014.987330","ISSN":"17551668","abstract":"Background: Small-scale topographic complexity is a characteristic feature of alpine landscapes, with important effects on alpine plant distribution. Aims: We investigated the links between small-scale topographic complexity and resultant microclimatic heterogeneity, vascular-plant species richness and beta diversity, and realised niche width and trait variation of some target species. Methods: We recorded temperature and soil moisture within 10 sites (40 m × 40 m) of differing topographic complexity in alpine terrain at Finse, Norway (N 60° 36ʹ, E 7° 33ʹ). Plant species occurrence and traits of target species were recorded in 16 sample plots at each site. Results: Sites differed significantly in microclimatic heterogeneity, and topographically rough sites were always more heterogeneous than flatter ones. Greater species richness and turnover was associated with greater microclimatic heterogeneity, and rough sites contained 15–55% more species than flatter ones. Plant species had on average wider realised niches when growing at rough sites. Individuals of Bistorta vivipara, but not those of Luzula spicata, tended to exhibit greater phenotypic variation at rough sites. Conclusions: Rough alpine terrains create small-scale variation in microclimate, promoting species richness and beta diversity. In the event of climate change, small-scale microclimatic heterogeneity might allow plant species to escape from regional climate change by short-distance migration to local micro-refugia. This study suggests that the opportunity for such responses would be greater in topographically complex terrains.","author":[{"dropping-particle":"","family":"Opedal","given":"Øystein H.","non-dropping-particle":"","parse-names":false,"suffix":""},{"dropping-particle":"","family":"Armbruster","given":"W. Scott","non-dropping-particle":"","parse-names":false,"suffix":""},{"dropping-particle":"","family":"Graae","given":"Bente J.","non-dropping-particle":"","parse-names":false,"suffix":""}],"container-title":"Plant Ecology and Diversity","id":"ITEM-1","issue":"3","issued":{"date-parts":[["2015"]]},"page":"305-315","title":"Linking small-scale topography with microclimate, plant species diversity and intra-specific trait variation in an alpine landscape","type":"article-journal","volume":"8"},"uris":["http://www.mendeley.com/documents/?uuid=c6f1ada6-d2a9-4ef7-ae8c-28954f2c87dc"]}],"mendeley":{"formattedCitation":"(Opedal et al. 2015)","manualFormatting":"(Opedal et al. 2015","plainTextFormattedCitation":"(Opedal et al. 2015)","previouslyFormattedCitation":"(Opedal et al. 2015)"},"properties":{"noteIndex":0},"schema":"https://github.com/citation-style-language/schema/raw/master/csl-citation.json"}</w:instrText>
      </w:r>
      <w:r w:rsidR="00593C99">
        <w:rPr>
          <w:sz w:val="22"/>
          <w:szCs w:val="22"/>
        </w:rPr>
        <w:fldChar w:fldCharType="separate"/>
      </w:r>
      <w:r w:rsidR="00593C99" w:rsidRPr="00593C99">
        <w:rPr>
          <w:noProof/>
          <w:sz w:val="22"/>
          <w:szCs w:val="22"/>
        </w:rPr>
        <w:t>(Opedal et al. 2015</w:t>
      </w:r>
      <w:r w:rsidR="00593C99">
        <w:rPr>
          <w:sz w:val="22"/>
          <w:szCs w:val="22"/>
        </w:rPr>
        <w:fldChar w:fldCharType="end"/>
      </w:r>
      <w:r w:rsidR="00B222A0">
        <w:rPr>
          <w:sz w:val="22"/>
          <w:szCs w:val="22"/>
        </w:rPr>
        <w:t>,</w:t>
      </w:r>
      <w:r w:rsidR="00A03AC4">
        <w:rPr>
          <w:sz w:val="22"/>
          <w:szCs w:val="22"/>
        </w:rPr>
        <w:fldChar w:fldCharType="begin" w:fldLock="1"/>
      </w:r>
      <w:r w:rsidR="00B222A0">
        <w:rPr>
          <w:sz w:val="22"/>
          <w:szCs w:val="22"/>
        </w:rPr>
        <w:instrText>ADDIN CSL_CITATION {"citationItems":[{"id":"ITEM-1","itemData":{"DOI":"10.3390/D13080383","ISSN":"14242818","abstract":"The alpine belt hosts the treeless vegetation above the high elevation climatic treeline. The way alpine plants manage to thrive in a climate that prevents tree growth is through small stature, apt seasonal development, and ‘managing’ the microclimate near the ground surface. Nested in a mosaic of micro-environmental conditions, these plants are in a unique position by a close-by neighborhood of strongly diverging microhabitats. The range of adjacent thermal niches that the alpine environment provides is exceeding the worst climate warming scenarios. The provided mountains are high and large enough, these are conditions that cause alpine plant species diversity to be robust against climatic change. However, the areal extent of certain habitat types will shrink as isotherms move upslope, with the potential areal loss by the advance of the treeline by far outranging the gain in new land by glacier retreat globally.","author":[{"dropping-particle":"","family":"Körner","given":"Christian","non-dropping-particle":"","parse-names":false,"suffix":""},{"dropping-particle":"","family":"Hiltbrunner","given":"Erika","non-dropping-particle":"","parse-names":false,"suffix":""}],"container-title":"Diversity","id":"ITEM-1","issue":"8","issued":{"date-parts":[["2021"]]},"title":"Why is the alpine flora comparatively robust against climatic warming?","type":"article-journal","volume":"13"},"uris":["http://www.mendeley.com/documents/?uuid=f40d9bf7-c2e9-433f-b287-05e5a653280c"]}],"mendeley":{"formattedCitation":"(Körner &amp; Hiltbrunner 2021)","manualFormatting":" Körner &amp; Hiltbrunner 2021)","plainTextFormattedCitation":"(Körner &amp; Hiltbrunner 2021)","previouslyFormattedCitation":"(Körner &amp; Hiltbrunner 2021)"},"properties":{"noteIndex":0},"schema":"https://github.com/citation-style-language/schema/raw/master/csl-citation.json"}</w:instrText>
      </w:r>
      <w:r w:rsidR="00A03AC4">
        <w:rPr>
          <w:sz w:val="22"/>
          <w:szCs w:val="22"/>
        </w:rPr>
        <w:fldChar w:fldCharType="separate"/>
      </w:r>
      <w:r w:rsidR="00B222A0">
        <w:rPr>
          <w:noProof/>
          <w:sz w:val="22"/>
          <w:szCs w:val="22"/>
        </w:rPr>
        <w:t xml:space="preserve"> </w:t>
      </w:r>
      <w:r w:rsidR="005C6B25" w:rsidRPr="005C6B25">
        <w:rPr>
          <w:noProof/>
          <w:sz w:val="22"/>
          <w:szCs w:val="22"/>
        </w:rPr>
        <w:t>Körner &amp; Hiltbrunner 2021)</w:t>
      </w:r>
      <w:r w:rsidR="00A03AC4">
        <w:rPr>
          <w:sz w:val="22"/>
          <w:szCs w:val="22"/>
        </w:rPr>
        <w:fldChar w:fldCharType="end"/>
      </w:r>
      <w:r w:rsidR="00A03AC4">
        <w:rPr>
          <w:sz w:val="22"/>
          <w:szCs w:val="22"/>
        </w:rPr>
        <w:t xml:space="preserve">. </w:t>
      </w:r>
      <w:r w:rsidR="00970F47">
        <w:rPr>
          <w:sz w:val="22"/>
          <w:szCs w:val="22"/>
        </w:rPr>
        <w:t>According to this view, climate warming wil</w:t>
      </w:r>
      <w:r w:rsidR="008B5F23">
        <w:rPr>
          <w:sz w:val="22"/>
          <w:szCs w:val="22"/>
        </w:rPr>
        <w:t xml:space="preserve">l result in </w:t>
      </w:r>
      <w:r w:rsidR="00D96333">
        <w:rPr>
          <w:sz w:val="22"/>
          <w:szCs w:val="22"/>
        </w:rPr>
        <w:t xml:space="preserve">local </w:t>
      </w:r>
      <w:r w:rsidR="003E6287">
        <w:rPr>
          <w:sz w:val="22"/>
          <w:szCs w:val="22"/>
        </w:rPr>
        <w:t>species</w:t>
      </w:r>
      <w:r w:rsidR="00E51EE9">
        <w:rPr>
          <w:sz w:val="22"/>
          <w:szCs w:val="22"/>
        </w:rPr>
        <w:t xml:space="preserve"> shifts</w:t>
      </w:r>
      <w:r w:rsidR="003E6287">
        <w:rPr>
          <w:sz w:val="22"/>
          <w:szCs w:val="22"/>
        </w:rPr>
        <w:t xml:space="preserve"> and </w:t>
      </w:r>
      <w:r w:rsidR="00D96333">
        <w:rPr>
          <w:sz w:val="22"/>
          <w:szCs w:val="22"/>
        </w:rPr>
        <w:t>a</w:t>
      </w:r>
      <w:r w:rsidR="008B5F23">
        <w:rPr>
          <w:sz w:val="22"/>
          <w:szCs w:val="22"/>
        </w:rPr>
        <w:t xml:space="preserve"> </w:t>
      </w:r>
      <w:commentRangeStart w:id="8"/>
      <w:r w:rsidR="008B5F23">
        <w:rPr>
          <w:sz w:val="22"/>
          <w:szCs w:val="22"/>
        </w:rPr>
        <w:t xml:space="preserve">re-organization </w:t>
      </w:r>
      <w:commentRangeEnd w:id="8"/>
      <w:r w:rsidR="006A43A7">
        <w:rPr>
          <w:rStyle w:val="Refdecomentario"/>
        </w:rPr>
        <w:commentReference w:id="8"/>
      </w:r>
      <w:r w:rsidR="008B5F23">
        <w:rPr>
          <w:sz w:val="22"/>
          <w:szCs w:val="22"/>
        </w:rPr>
        <w:t>of communities</w:t>
      </w:r>
      <w:r w:rsidR="002A75A8">
        <w:rPr>
          <w:sz w:val="22"/>
          <w:szCs w:val="22"/>
        </w:rPr>
        <w:t xml:space="preserve"> </w:t>
      </w:r>
      <w:r w:rsidR="002A75A8">
        <w:rPr>
          <w:sz w:val="22"/>
          <w:szCs w:val="22"/>
        </w:rPr>
        <w:fldChar w:fldCharType="begin" w:fldLock="1"/>
      </w:r>
      <w:r w:rsidR="00A97694">
        <w:rPr>
          <w:sz w:val="22"/>
          <w:szCs w:val="22"/>
        </w:rPr>
        <w:instrText>ADDIN CSL_CITATION {"citationItems":[{"id":"ITEM-1","itemData":{"DOI":"10.1080/17550874.2014.987330","ISSN":"17551668","abstract":"Background: Small-scale topographic complexity is a characteristic feature of alpine landscapes, with important effects on alpine plant distribution. Aims: We investigated the links between small-scale topographic complexity and resultant microclimatic heterogeneity, vascular-plant species richness and beta diversity, and realised niche width and trait variation of some target species. Methods: We recorded temperature and soil moisture within 10 sites (40 m × 40 m) of differing topographic complexity in alpine terrain at Finse, Norway (N 60° 36ʹ, E 7° 33ʹ). Plant species occurrence and traits of target species were recorded in 16 sample plots at each site. Results: Sites differed significantly in microclimatic heterogeneity, and topographically rough sites were always more heterogeneous than flatter ones. Greater species richness and turnover was associated with greater microclimatic heterogeneity, and rough sites contained 15–55% more species than flatter ones. Plant species had on average wider realised niches when growing at rough sites. Individuals of Bistorta vivipara, but not those of Luzula spicata, tended to exhibit greater phenotypic variation at rough sites. Conclusions: Rough alpine terrains create small-scale variation in microclimate, promoting species richness and beta diversity. In the event of climate change, small-scale microclimatic heterogeneity might allow plant species to escape from regional climate change by short-distance migration to local micro-refugia. This study suggests that the opportunity for such responses would be greater in topographically complex terrains.","author":[{"dropping-particle":"","family":"Opedal","given":"Øystein H.","non-dropping-particle":"","parse-names":false,"suffix":""},{"dropping-particle":"","family":"Armbruster","given":"W. Scott","non-dropping-particle":"","parse-names":false,"suffix":""},{"dropping-particle":"","family":"Graae","given":"Bente J.","non-dropping-particle":"","parse-names":false,"suffix":""}],"container-title":"Plant Ecology and Diversity","id":"ITEM-1","issue":"3","issued":{"date-parts":[["2015"]]},"page":"305-315","title":"Linking small-scale topography with microclimate, plant species diversity and intra-specific trait variation in an alpine landscape","type":"article-journal","volume":"8"},"uris":["http://www.mendeley.com/documents/?uuid=c6f1ada6-d2a9-4ef7-ae8c-28954f2c87dc"]}],"mendeley":{"formattedCitation":"(Opedal et al. 2015)","plainTextFormattedCitation":"(Opedal et al. 2015)","previouslyFormattedCitation":"(Opedal et al. 2015)"},"properties":{"noteIndex":0},"schema":"https://github.com/citation-style-language/schema/raw/master/csl-citation.json"}</w:instrText>
      </w:r>
      <w:r w:rsidR="002A75A8">
        <w:rPr>
          <w:sz w:val="22"/>
          <w:szCs w:val="22"/>
        </w:rPr>
        <w:fldChar w:fldCharType="separate"/>
      </w:r>
      <w:r w:rsidR="002A75A8" w:rsidRPr="002A75A8">
        <w:rPr>
          <w:noProof/>
          <w:sz w:val="22"/>
          <w:szCs w:val="22"/>
        </w:rPr>
        <w:t>(Opedal et al. 2015)</w:t>
      </w:r>
      <w:r w:rsidR="002A75A8">
        <w:rPr>
          <w:sz w:val="22"/>
          <w:szCs w:val="22"/>
        </w:rPr>
        <w:fldChar w:fldCharType="end"/>
      </w:r>
      <w:r w:rsidR="003E6287">
        <w:rPr>
          <w:sz w:val="22"/>
          <w:szCs w:val="22"/>
        </w:rPr>
        <w:t xml:space="preserve">, </w:t>
      </w:r>
      <w:r w:rsidR="006F505D">
        <w:rPr>
          <w:sz w:val="22"/>
          <w:szCs w:val="22"/>
        </w:rPr>
        <w:t xml:space="preserve">supporting the hypothesis that </w:t>
      </w:r>
      <w:r w:rsidR="00B9228D">
        <w:rPr>
          <w:sz w:val="22"/>
          <w:szCs w:val="22"/>
        </w:rPr>
        <w:t>regional alpine</w:t>
      </w:r>
      <w:r w:rsidR="006F505D">
        <w:rPr>
          <w:sz w:val="22"/>
          <w:szCs w:val="22"/>
        </w:rPr>
        <w:t xml:space="preserve"> species pools remained </w:t>
      </w:r>
      <w:r w:rsidR="00D100D0">
        <w:rPr>
          <w:sz w:val="22"/>
          <w:szCs w:val="22"/>
        </w:rPr>
        <w:t xml:space="preserve">relatively </w:t>
      </w:r>
      <w:r w:rsidR="006F505D">
        <w:rPr>
          <w:sz w:val="22"/>
          <w:szCs w:val="22"/>
        </w:rPr>
        <w:t xml:space="preserve">stable through the climatic changes of the Holocene </w:t>
      </w:r>
      <w:r w:rsidR="0006375E">
        <w:rPr>
          <w:sz w:val="22"/>
          <w:szCs w:val="22"/>
        </w:rPr>
        <w:fldChar w:fldCharType="begin" w:fldLock="1"/>
      </w:r>
      <w:r w:rsidR="005C6B25">
        <w:rPr>
          <w:sz w:val="22"/>
          <w:szCs w:val="22"/>
        </w:rPr>
        <w:instrText>ADDIN CSL_CITATION {"citationItems":[{"id":"ITEM-1","itemData":{"DOI":"https://doi.org/10.1111/geb.13274","abstract":"Aim Alpine habitats support unique biodiversity confined to high-elevation areas in the current interglacial. Plant diversity in these habitats may respond to area, environment, connectivity and isolation, yet these factors have been rarely evaluated in concert. Here we investigate major determinants of regional species pools in alpine grasslands, and the responses of their constituent species groups. Location European mountains below 50° N. Time period Between 1928 and 2019. Major taxa studied Vascular plants. Methods We compiled species pools from alpine grasslands in 23 regions, including 794 alpine species and 2,094 non-alpines. We used species–area relationships to test the influence of the extent of alpine areas on regional richness, and mixed-effects models to compare the effects of 12 spatial and environmental predictors. Variation in species composition was addressed by generalized dissimilarity models and by a coefficient of dispersal direction to assess historical links among regions. Results Pool sizes were partially explained by current alpine areas, but the other predictors largely contributed to regional differences. The number of alpine species was influenced by area, calcareous bedrock, topographic heterogeneity and regional isolation, while non-alpines responded better to connectivity and climate. Regional dissimilarity of alpine species was explained by isolation and precipitation, but non-alpines only responded to isolation. Past dispersal routes were correlated with latitude, with alpine species showing stronger connections among regions. Main conclusions Besides area effects, edaphic, topographic and spatio-temporal determinants are important to understand the organization of regional species pools in alpine habitats. The number of alpine species is especially linked to refugia and isolation, but their composition is explained by past dispersal and post-glacial environmental filtering, while non-alpines are generally influenced by regional floras. New research on the dynamics of alpine biodiversity should contextualize the determinants of regional species pools and the responses of species with different ecological profiles.","author":[{"dropping-particle":"","family":"Jiménez-Alfaro","given":"Borja","non-dropping-particle":"","parse-names":false,"suffix":""},{"dropping-particle":"","family":"Abdulhak","given":"Sylvain","non-dropping-particle":"","parse-names":false,"suffix":""},{"dropping-particle":"","family":"Attorre","given":"Fabio","non-dropping-particle":"","parse-names":false,"suffix":""},{"dropping-particle":"","family":"Bergamini","given":"Ariel","non-dropping-particle":"","parse-names":false,"suffix":""},{"dropping-particle":"","family":"Carranza","given":"Maria Laura","non-dropping-particle":"","parse-names":false,"suffix":""},{"dropping-particle":"","family":"Chiarucci","given":"Alessandro","non-dropping-particle":"","parse-names":false,"suffix":""},{"dropping-particle":"","family":"Winkler","given":"Manuela","non-dropping-particle":"","parse-names":false,"suffix":""}],"container-title":"Global Ecology Biogeography","id":"ITEM-1","issued":{"date-parts":[["2021"]]},"page":"1101-1115","title":"Post-glacial determinants of regional species pools in alpine grasslands","type":"article-journal","volume":"30"},"uris":["http://www.mendeley.com/documents/?uuid=01ef6188-06c2-4019-ad39-02667c50ff54"]}],"mendeley":{"formattedCitation":"(Jiménez-Alfaro et al. 2021)","plainTextFormattedCitation":"(Jiménez-Alfaro et al. 2021)","previouslyFormattedCitation":"(Jiménez-Alfaro et al. 2021)"},"properties":{"noteIndex":0},"schema":"https://github.com/citation-style-language/schema/raw/master/csl-citation.json"}</w:instrText>
      </w:r>
      <w:r w:rsidR="0006375E">
        <w:rPr>
          <w:sz w:val="22"/>
          <w:szCs w:val="22"/>
        </w:rPr>
        <w:fldChar w:fldCharType="separate"/>
      </w:r>
      <w:r w:rsidR="005C6B25" w:rsidRPr="005C6B25">
        <w:rPr>
          <w:noProof/>
          <w:sz w:val="22"/>
          <w:szCs w:val="22"/>
        </w:rPr>
        <w:t>(Jiménez-Alfaro et al. 2021)</w:t>
      </w:r>
      <w:r w:rsidR="0006375E">
        <w:rPr>
          <w:sz w:val="22"/>
          <w:szCs w:val="22"/>
        </w:rPr>
        <w:fldChar w:fldCharType="end"/>
      </w:r>
      <w:r w:rsidR="0006375E">
        <w:rPr>
          <w:sz w:val="22"/>
          <w:szCs w:val="22"/>
        </w:rPr>
        <w:t>.</w:t>
      </w:r>
      <w:r w:rsidR="006F505D">
        <w:rPr>
          <w:sz w:val="22"/>
          <w:szCs w:val="22"/>
        </w:rPr>
        <w:t xml:space="preserve"> </w:t>
      </w:r>
      <w:r w:rsidR="009647A8">
        <w:rPr>
          <w:sz w:val="22"/>
          <w:szCs w:val="22"/>
        </w:rPr>
        <w:t xml:space="preserve">Nevertheless, the </w:t>
      </w:r>
      <w:r w:rsidR="00C8746B">
        <w:rPr>
          <w:sz w:val="22"/>
          <w:szCs w:val="22"/>
        </w:rPr>
        <w:t>extent</w:t>
      </w:r>
      <w:r w:rsidR="009647A8">
        <w:rPr>
          <w:sz w:val="22"/>
          <w:szCs w:val="22"/>
        </w:rPr>
        <w:t xml:space="preserve"> of alpine </w:t>
      </w:r>
      <w:r w:rsidR="00C8746B">
        <w:rPr>
          <w:sz w:val="22"/>
          <w:szCs w:val="22"/>
        </w:rPr>
        <w:t>systems</w:t>
      </w:r>
      <w:r w:rsidR="009647A8">
        <w:rPr>
          <w:sz w:val="22"/>
          <w:szCs w:val="22"/>
        </w:rPr>
        <w:t xml:space="preserve"> to microclimatic </w:t>
      </w:r>
      <w:r w:rsidR="001455E8">
        <w:rPr>
          <w:sz w:val="22"/>
          <w:szCs w:val="22"/>
        </w:rPr>
        <w:t>buffering</w:t>
      </w:r>
      <w:r w:rsidR="009647A8">
        <w:rPr>
          <w:sz w:val="22"/>
          <w:szCs w:val="22"/>
        </w:rPr>
        <w:t xml:space="preserve"> </w:t>
      </w:r>
      <w:r w:rsidR="001455E8">
        <w:rPr>
          <w:sz w:val="22"/>
          <w:szCs w:val="22"/>
        </w:rPr>
        <w:t xml:space="preserve">under global warming </w:t>
      </w:r>
      <w:r w:rsidR="009647A8">
        <w:rPr>
          <w:sz w:val="22"/>
          <w:szCs w:val="22"/>
        </w:rPr>
        <w:t xml:space="preserve">is regionally contingent and strongly dependent on the </w:t>
      </w:r>
      <w:r w:rsidR="001455E8">
        <w:rPr>
          <w:sz w:val="22"/>
          <w:szCs w:val="22"/>
        </w:rPr>
        <w:t xml:space="preserve">geographic </w:t>
      </w:r>
      <w:r w:rsidR="009647A8">
        <w:rPr>
          <w:sz w:val="22"/>
          <w:szCs w:val="22"/>
        </w:rPr>
        <w:t xml:space="preserve">extent of alpine areas </w:t>
      </w:r>
      <w:r w:rsidR="001106E0">
        <w:rPr>
          <w:sz w:val="22"/>
          <w:szCs w:val="22"/>
        </w:rPr>
        <w:fldChar w:fldCharType="begin" w:fldLock="1"/>
      </w:r>
      <w:r w:rsidR="005C6B25">
        <w:rPr>
          <w:sz w:val="22"/>
          <w:szCs w:val="22"/>
        </w:rPr>
        <w:instrText>ADDIN CSL_CITATION {"citationItems":[{"id":"ITEM-1","itemData":{"DOI":"10.1111/jbi.14573","ISSN":"13652699","abstract":"Aim: Area and environmental heterogeneity together explain most patterns of species diversity but disentangling their relative importance has been difficult. Here, we empirically examined this relationship and parsed their relative importance, and that of the heterogeneity—effective area trade-off, at different spatial scales and in different spatial representations in simulations. Location: Alpine grasslands of 23 mountain ranges of southern and central Europe. Taxon: Vascular plants. Methods: We developed metrics of climatic and edaphic heterogeneity, using principal components analyses and the shoelace algorithm, and added elevation range. We applied commonality analysis to partition the unique and shared explanation of the observed vascular plant species richness among selected metrics. A simulation was developed to separate the relative importance of area and heterogeneity at different extents and representations of spatial nestedness, and the heterogeneity—effective area trade-off was evaluated by altering spatial discreteness. Results: The explanation of the observed regional richness was shared by area and heterogeneity. The simulation revealed that heterogeneity was consistently more important, but less so among smaller areas. This qualitative pattern was maintained regardless of whether and how nestedness was represented. The heterogeneity–effective area trade-off occurred in a few simulations of more discrete habitats. Main Conclusions: Scale dependence may account for discrepancies among past empirical studies wherein environmental heterogeneity has usually outweighed area in the explanation of species richness; and it is not affected by nestedness. The potential heterogeneity–effective area trade-off may be limited to locations where the environmental heterogeneity is quite discrete or if the added environment is beyond the niches of any species in the potential pool. The significant importance of area per se in small territories indicates that microrefugia, even with an unlikely full range of heterogeneity, will suffer local extinctions in the face of climate change.","author":[{"dropping-particle":"","family":"Malanson","given":"George P.","non-dropping-particle":"","parse-names":false,"suffix":""},{"dropping-particle":"","family":"Testolin","given":"Riccardo","non-dropping-particle":"","parse-names":false,"suffix":""},{"dropping-particle":"","family":"Pansing","given":"Elizabeth R.","non-dropping-particle":"","parse-names":false,"suffix":""},{"dropping-particle":"","family":"Jiménez-Alfaro","given":"Borja","non-dropping-particle":"","parse-names":false,"suffix":""}],"container-title":"Journal of Biogeography","id":"ITEM-1","issue":"January","issued":{"date-parts":[["2023"]]},"page":"743-754","title":"Area, environmental heterogeneity, scale and the conservation of alpine diversity","type":"article-journal"},"uris":["http://www.mendeley.com/documents/?uuid=fad88c8a-73a6-4311-aef3-a9a239d75352"]}],"mendeley":{"formattedCitation":"(Malanson et al. 2023)","plainTextFormattedCitation":"(Malanson et al. 2023)","previouslyFormattedCitation":"(Malanson et al. 2023)"},"properties":{"noteIndex":0},"schema":"https://github.com/citation-style-language/schema/raw/master/csl-citation.json"}</w:instrText>
      </w:r>
      <w:r w:rsidR="001106E0">
        <w:rPr>
          <w:sz w:val="22"/>
          <w:szCs w:val="22"/>
        </w:rPr>
        <w:fldChar w:fldCharType="separate"/>
      </w:r>
      <w:r w:rsidR="005C6B25" w:rsidRPr="005C6B25">
        <w:rPr>
          <w:noProof/>
          <w:sz w:val="22"/>
          <w:szCs w:val="22"/>
        </w:rPr>
        <w:t>(Malanson et al. 2023)</w:t>
      </w:r>
      <w:r w:rsidR="001106E0">
        <w:rPr>
          <w:sz w:val="22"/>
          <w:szCs w:val="22"/>
        </w:rPr>
        <w:fldChar w:fldCharType="end"/>
      </w:r>
      <w:r w:rsidR="00066322">
        <w:rPr>
          <w:sz w:val="22"/>
          <w:szCs w:val="22"/>
        </w:rPr>
        <w:t>.</w:t>
      </w:r>
      <w:r w:rsidR="006E643F">
        <w:rPr>
          <w:sz w:val="22"/>
          <w:szCs w:val="22"/>
        </w:rPr>
        <w:t xml:space="preserve"> </w:t>
      </w:r>
      <w:r w:rsidR="00B55BA9">
        <w:rPr>
          <w:sz w:val="22"/>
          <w:szCs w:val="22"/>
        </w:rPr>
        <w:t>Evaluating</w:t>
      </w:r>
      <w:r w:rsidR="00A343B7">
        <w:rPr>
          <w:sz w:val="22"/>
          <w:szCs w:val="22"/>
        </w:rPr>
        <w:t xml:space="preserve"> </w:t>
      </w:r>
      <w:r w:rsidR="001E729F">
        <w:rPr>
          <w:sz w:val="22"/>
          <w:szCs w:val="22"/>
        </w:rPr>
        <w:t xml:space="preserve">the </w:t>
      </w:r>
      <w:r w:rsidR="00D10279">
        <w:rPr>
          <w:sz w:val="22"/>
          <w:szCs w:val="22"/>
        </w:rPr>
        <w:t xml:space="preserve">temporal and spatial </w:t>
      </w:r>
      <w:r w:rsidR="001E729F">
        <w:rPr>
          <w:sz w:val="22"/>
          <w:szCs w:val="22"/>
        </w:rPr>
        <w:t xml:space="preserve">variation </w:t>
      </w:r>
      <w:r w:rsidR="001E729F">
        <w:rPr>
          <w:sz w:val="22"/>
          <w:szCs w:val="22"/>
        </w:rPr>
        <w:lastRenderedPageBreak/>
        <w:t xml:space="preserve">of these bioclimatic indices </w:t>
      </w:r>
      <w:r w:rsidR="00B55BA9">
        <w:rPr>
          <w:sz w:val="22"/>
          <w:szCs w:val="22"/>
        </w:rPr>
        <w:t>is</w:t>
      </w:r>
      <w:r w:rsidR="00740563">
        <w:rPr>
          <w:sz w:val="22"/>
          <w:szCs w:val="22"/>
        </w:rPr>
        <w:t xml:space="preserve"> </w:t>
      </w:r>
      <w:r w:rsidR="007726FA">
        <w:rPr>
          <w:sz w:val="22"/>
          <w:szCs w:val="22"/>
        </w:rPr>
        <w:t xml:space="preserve">crucial </w:t>
      </w:r>
      <w:r w:rsidR="00B55BA9">
        <w:rPr>
          <w:sz w:val="22"/>
          <w:szCs w:val="22"/>
        </w:rPr>
        <w:t>for understanding the extent of climatic buffering and its potential effect in local alpine communities</w:t>
      </w:r>
      <w:r w:rsidR="00B255E7">
        <w:rPr>
          <w:sz w:val="22"/>
          <w:szCs w:val="22"/>
        </w:rPr>
        <w:t xml:space="preserve"> </w:t>
      </w:r>
      <w:r w:rsidR="00FD160B">
        <w:rPr>
          <w:sz w:val="22"/>
          <w:szCs w:val="22"/>
        </w:rPr>
        <w:fldChar w:fldCharType="begin" w:fldLock="1"/>
      </w:r>
      <w:r w:rsidR="00AC7F7C">
        <w:rPr>
          <w:sz w:val="22"/>
          <w:szCs w:val="22"/>
        </w:rPr>
        <w:instrText>ADDIN CSL_CITATION {"citationItems":[{"id":"ITEM-1","itemData":{"DOI":"10.1016/j.ppees.2017.09.008","ISSN":"16180437","abstract":"In the face of climate change, populations have two survival options − they can remain in situ and tolerate the new climatic conditions (“stay”), or they can move to track their climatic niches (“go”). For sessile and small-stature organisms like alpine plants, staying requires broad climatic tolerances, realized niche shifts due to changing biotic interactions, acclimation through plasticity, or rapid genetic adaptation. Going, in contrast, requires good dispersal and colonization capacities. Neither the magnitude of climate change experienced locally nor the capacities required for staying/going in response to climate change are constant across landscapes, and both aspects may be strongly affected by local microclimatic variation associated with topographic complexity. We combine ideas from population and community ecology to discuss the effects of topographic complexity in the landscape on the immediate “stay” or “go” opportunities of local populations and communities, and on the selective pressures that may have shaped the stay or go capacities of the species occupying contrasting landscapes. We demonstrate, using example landscapes of different topographical complexity, how species’ thermal niches could be distributed across these landscapes, and how these, in turn, may affect many population and community ecological processes that are related to adaptation or dispersal. Focusing on treeless alpine or Arctic landscapes, where temperature is expected to be a strong determinant, our theorethical framework leads to the hypothesis that populations and communities of topographically complex (rough and patchy) landscapes should be both more resistant and more resilient to climate change than those of topographically simple (flat and homogeneous) landscapes. Our theorethical framework further points to how meta-community dynamics such as mass effects in topographically complex landscapes and extinction lags in simple landscapes, may mask and delay the long-term outcomes of these landscape differences under rapidly changing climates.","author":[{"dropping-particle":"","family":"Graae","given":"Bente J","non-dropping-particle":"","parse-names":false,"suffix":""},{"dropping-particle":"","family":"Vandvik","given":"Vigdis","non-dropping-particle":"","parse-names":false,"suffix":""},{"dropping-particle":"","family":"Armbruster","given":"W. Scott","non-dropping-particle":"","parse-names":false,"suffix":""},{"dropping-particle":"","family":"Eiserhardt","given":"Wolf L","non-dropping-particle":"","parse-names":false,"suffix":""},{"dropping-particle":"","family":"Svenning","given":"Jens Christian","non-dropping-particle":"","parse-names":false,"suffix":""},{"dropping-particle":"","family":"Hylander","given":"Kristoffer","non-dropping-particle":"","parse-names":false,"suffix":""},{"dropping-particle":"","family":"Ehrlén","given":"Johan","non-dropping-particle":"","parse-names":false,"suffix":""},{"dropping-particle":"","family":"Speed","given":"James D.M","non-dropping-particle":"","parse-names":false,"suffix":""},{"dropping-particle":"","family":"Klanderud","given":"Kari","non-dropping-particle":"","parse-names":false,"suffix":""},{"dropping-particle":"","family":"Bråthen","given":"Kari Anne","non-dropping-particle":"","parse-names":false,"suffix":""},{"dropping-particle":"","family":"Milbau","given":"Ann","non-dropping-particle":"","parse-names":false,"suffix":""},{"dropping-particle":"","family":"Opedal","given":"Øystein H.","non-dropping-particle":"","parse-names":false,"suffix":""},{"dropping-particle":"","family":"Alsos","given":"Inger G.","non-dropping-particle":"","parse-names":false,"suffix":""},{"dropping-particle":"","family":"Ejrnæs","given":"Rasmus","non-dropping-particle":"","parse-names":false,"suffix":""},{"dropping-particle":"","family":"Bruun","given":"Hans Henrik","non-dropping-particle":"","parse-names":false,"suffix":""},{"dropping-particle":"","family":"Birks","given":"H. John B.","non-dropping-particle":"","parse-names":false,"suffix":""},{"dropping-particle":"","family":"Westergaard","given":"Kristine B.","non-dropping-particle":"","parse-names":false,"suffix":""},{"dropping-particle":"","family":"Birks","given":"Hilary H.","non-dropping-particle":"","parse-names":false,"suffix":""},{"dropping-particle":"","family":"Lenoir","given":"Jonathan","non-dropping-particle":"","parse-names":false,"suffix":""}],"container-title":"Perspectives in Plant Ecology, Evolution and Systematics","id":"ITEM-1","issue":"September 2017","issued":{"date-parts":[["2018"]]},"page":"41-50","title":"Stay or go – how topographic complexity influences alpine plant population and community responses to climate change","type":"article-journal","volume":"30"},"uris":["http://www.mendeley.com/documents/?uuid=149b88e1-613d-4c66-a4f7-1bf08c55b09f"]}],"mendeley":{"formattedCitation":"(Graae et al. 2018)","plainTextFormattedCitation":"(Graae et al. 2018)","previouslyFormattedCitation":"(Graae et al. 2018)"},"properties":{"noteIndex":0},"schema":"https://github.com/citation-style-language/schema/raw/master/csl-citation.json"}</w:instrText>
      </w:r>
      <w:r w:rsidR="00FD160B">
        <w:rPr>
          <w:sz w:val="22"/>
          <w:szCs w:val="22"/>
        </w:rPr>
        <w:fldChar w:fldCharType="separate"/>
      </w:r>
      <w:r w:rsidR="005C6B25" w:rsidRPr="005C6B25">
        <w:rPr>
          <w:noProof/>
          <w:sz w:val="22"/>
          <w:szCs w:val="22"/>
        </w:rPr>
        <w:t>(Graae et al. 2018)</w:t>
      </w:r>
      <w:r w:rsidR="00FD160B">
        <w:rPr>
          <w:sz w:val="22"/>
          <w:szCs w:val="22"/>
        </w:rPr>
        <w:fldChar w:fldCharType="end"/>
      </w:r>
      <w:r w:rsidR="00B55BA9">
        <w:rPr>
          <w:sz w:val="22"/>
          <w:szCs w:val="22"/>
        </w:rPr>
        <w:t>.</w:t>
      </w:r>
      <w:r w:rsidR="00462ED0">
        <w:rPr>
          <w:sz w:val="22"/>
          <w:szCs w:val="22"/>
        </w:rPr>
        <w:t xml:space="preserve"> However, there is a general lack of studies addressing how topographical niches may compensate climate warming under regional specific conditions. </w:t>
      </w:r>
      <w:r w:rsidR="00462ED0" w:rsidRPr="00BF0F10">
        <w:rPr>
          <w:sz w:val="22"/>
          <w:szCs w:val="22"/>
        </w:rPr>
        <w:t xml:space="preserve">To this aim, </w:t>
      </w:r>
      <w:r w:rsidR="001E3084" w:rsidRPr="00BF0F10">
        <w:rPr>
          <w:sz w:val="22"/>
          <w:szCs w:val="22"/>
        </w:rPr>
        <w:t xml:space="preserve">the study of </w:t>
      </w:r>
      <w:r w:rsidR="00462ED0" w:rsidRPr="00BF0F10">
        <w:rPr>
          <w:sz w:val="22"/>
          <w:szCs w:val="22"/>
        </w:rPr>
        <w:t>relict alpine communities</w:t>
      </w:r>
      <w:r w:rsidR="00CC609F">
        <w:rPr>
          <w:sz w:val="22"/>
          <w:szCs w:val="22"/>
        </w:rPr>
        <w:t xml:space="preserve"> in </w:t>
      </w:r>
      <w:r w:rsidR="009279C3">
        <w:rPr>
          <w:sz w:val="22"/>
          <w:szCs w:val="22"/>
        </w:rPr>
        <w:t>s</w:t>
      </w:r>
      <w:r w:rsidR="00CC609F">
        <w:rPr>
          <w:sz w:val="22"/>
          <w:szCs w:val="22"/>
        </w:rPr>
        <w:t>outhern Europe</w:t>
      </w:r>
      <w:r w:rsidR="001E3084" w:rsidRPr="00BF0F10">
        <w:rPr>
          <w:sz w:val="22"/>
          <w:szCs w:val="22"/>
        </w:rPr>
        <w:t xml:space="preserve"> may provide a useful framework to anticipate the effects of climate warming in </w:t>
      </w:r>
      <w:r w:rsidR="006A43A7">
        <w:rPr>
          <w:sz w:val="22"/>
          <w:szCs w:val="22"/>
        </w:rPr>
        <w:t xml:space="preserve">northern </w:t>
      </w:r>
      <w:r w:rsidR="009279C3">
        <w:rPr>
          <w:sz w:val="22"/>
          <w:szCs w:val="22"/>
        </w:rPr>
        <w:t xml:space="preserve">temperate </w:t>
      </w:r>
      <w:r w:rsidR="001E3084" w:rsidRPr="00BF0F10">
        <w:rPr>
          <w:sz w:val="22"/>
          <w:szCs w:val="22"/>
        </w:rPr>
        <w:t xml:space="preserve">alpine systems. </w:t>
      </w:r>
      <w:r w:rsidR="00510150" w:rsidRPr="00BF0F10">
        <w:rPr>
          <w:sz w:val="22"/>
          <w:szCs w:val="22"/>
        </w:rPr>
        <w:t xml:space="preserve">In southern Europe, relict alpine communities are mostly distributed in reduced areas because of postglacial contractions </w:t>
      </w:r>
      <w:r w:rsidR="00510150" w:rsidRPr="00BF0F10">
        <w:rPr>
          <w:sz w:val="22"/>
          <w:szCs w:val="22"/>
        </w:rPr>
        <w:fldChar w:fldCharType="begin" w:fldLock="1"/>
      </w:r>
      <w:r w:rsidR="005C6B25">
        <w:rPr>
          <w:sz w:val="22"/>
          <w:szCs w:val="22"/>
        </w:rPr>
        <w:instrText>ADDIN CSL_CITATION {"citationItems":[{"id":"ITEM-1","itemData":{"DOI":"https://doi.org/10.1111/geb.13274","abstract":"Aim Alpine habitats support unique biodiversity confined to high-elevation areas in the current interglacial. Plant diversity in these habitats may respond to area, environment, connectivity and isolation, yet these factors have been rarely evaluated in concert. Here we investigate major determinants of regional species pools in alpine grasslands, and the responses of their constituent species groups. Location European mountains below 50° N. Time period Between 1928 and 2019. Major taxa studied Vascular plants. Methods We compiled species pools from alpine grasslands in 23 regions, including 794 alpine species and 2,094 non-alpines. We used species–area relationships to test the influence of the extent of alpine areas on regional richness, and mixed-effects models to compare the effects of 12 spatial and environmental predictors. Variation in species composition was addressed by generalized dissimilarity models and by a coefficient of dispersal direction to assess historical links among regions. Results Pool sizes were partially explained by current alpine areas, but the other predictors largely contributed to regional differences. The number of alpine species was influenced by area, calcareous bedrock, topographic heterogeneity and regional isolation, while non-alpines responded better to connectivity and climate. Regional dissimilarity of alpine species was explained by isolation and precipitation, but non-alpines only responded to isolation. Past dispersal routes were correlated with latitude, with alpine species showing stronger connections among regions. Main conclusions Besides area effects, edaphic, topographic and spatio-temporal determinants are important to understand the organization of regional species pools in alpine habitats. The number of alpine species is especially linked to refugia and isolation, but their composition is explained by past dispersal and post-glacial environmental filtering, while non-alpines are generally influenced by regional floras. New research on the dynamics of alpine biodiversity should contextualize the determinants of regional species pools and the responses of species with different ecological profiles.","author":[{"dropping-particle":"","family":"Jiménez-Alfaro","given":"Borja","non-dropping-particle":"","parse-names":false,"suffix":""},{"dropping-particle":"","family":"Abdulhak","given":"Sylvain","non-dropping-particle":"","parse-names":false,"suffix":""},{"dropping-particle":"","family":"Attorre","given":"Fabio","non-dropping-particle":"","parse-names":false,"suffix":""},{"dropping-particle":"","family":"Bergamini","given":"Ariel","non-dropping-particle":"","parse-names":false,"suffix":""},{"dropping-particle":"","family":"Carranza","given":"Maria Laura","non-dropping-particle":"","parse-names":false,"suffix":""},{"dropping-particle":"","family":"Chiarucci","given":"Alessandro","non-dropping-particle":"","parse-names":false,"suffix":""},{"dropping-particle":"","family":"Winkler","given":"Manuela","non-dropping-particle":"","parse-names":false,"suffix":""}],"container-title":"Global Ecology Biogeography","id":"ITEM-1","issued":{"date-parts":[["2021"]]},"page":"1101-1115","title":"Post-glacial determinants of regional species pools in alpine grasslands","type":"article-journal","volume":"30"},"uris":["http://www.mendeley.com/documents/?uuid=01ef6188-06c2-4019-ad39-02667c50ff54"]}],"mendeley":{"formattedCitation":"(Jiménez-Alfaro et al. 2021)","plainTextFormattedCitation":"(Jiménez-Alfaro et al. 2021)","previouslyFormattedCitation":"(Jiménez-Alfaro et al. 2021)"},"properties":{"noteIndex":0},"schema":"https://github.com/citation-style-language/schema/raw/master/csl-citation.json"}</w:instrText>
      </w:r>
      <w:r w:rsidR="00510150" w:rsidRPr="00BF0F10">
        <w:rPr>
          <w:sz w:val="22"/>
          <w:szCs w:val="22"/>
        </w:rPr>
        <w:fldChar w:fldCharType="separate"/>
      </w:r>
      <w:r w:rsidR="005C6B25" w:rsidRPr="005C6B25">
        <w:rPr>
          <w:noProof/>
          <w:sz w:val="22"/>
          <w:szCs w:val="22"/>
        </w:rPr>
        <w:t>(Jiménez-Alfaro et al. 2021)</w:t>
      </w:r>
      <w:r w:rsidR="00510150" w:rsidRPr="00BF0F10">
        <w:rPr>
          <w:sz w:val="22"/>
          <w:szCs w:val="22"/>
        </w:rPr>
        <w:fldChar w:fldCharType="end"/>
      </w:r>
      <w:r w:rsidR="00BF0F10" w:rsidRPr="00BF0F10">
        <w:rPr>
          <w:sz w:val="22"/>
          <w:szCs w:val="22"/>
        </w:rPr>
        <w:t xml:space="preserve">, but had a wider distribution in the past </w:t>
      </w:r>
      <w:r w:rsidR="008C5D18" w:rsidRPr="00BF0F10">
        <w:rPr>
          <w:sz w:val="22"/>
          <w:szCs w:val="22"/>
        </w:rPr>
        <w:fldChar w:fldCharType="begin" w:fldLock="1"/>
      </w:r>
      <w:r w:rsidR="005C6B25">
        <w:rPr>
          <w:sz w:val="22"/>
          <w:szCs w:val="22"/>
        </w:rPr>
        <w:instrText>ADDIN CSL_CITATION {"citationItems":[{"id":"ITEM-1","itemData":{"DOI":"10.1007/s12224-012-9125-1","abstract":"In temperate mountains, fens have been reported as relict habitats subject to geographical fragmentation and broad climatic gradients, but few studies have analyzed the influence of these factors on plant diversity. Here we investigate the effect of isolation on the vegetation diveristy of rich fens (Caricion davallianae) in the mountains of the Iberian Peninsula, the distribution limit of these habitats in south-western Europe. We used plot-based vegetation data from the Pyreness and the Cantabrian mountain range to evaluate their regional species-pool, ocurrance of specialists, beta-diversity and the effect of geo-climatic variables on their species-richness and species-composition. We found a lower ratio of rare specialist in the Pyreness than in the Cantabrian range, but similar estimates in the species pools, total species-richness per plot and beta-diversity. The isolation of the two mountain regions resulted in different species assemblages best predicted by summer precipitacion and bedrock types, showing region-based differences in the response of vegetation and plant specialists to the environment. The tighter correlation between local cliamte and diversity estimates in the Cantabrian range suggests relict character of rich fens in that region, where climatic conditions have restricted local distribution of formerly more widely distributed specialists. Although there is no relevant evidence of vegetation impoverishment in that region, historical isolation has probably resulted in the existence of fragmentary plant communitites. We conclude that fen vegetation may experience long-time persistence in climatically sub-optimal mountain refugia, but related plant specialists may be senstive to climatic changes ans subject to the extinction of local populations.","author":[{"dropping-particle":"","family":"Jiménez-Alfaro","given":"Borja","non-dropping-particle":"","parse-names":false,"suffix":""},{"dropping-particle":"","family":"Fernández-Pascual","given":"Eduardo","non-dropping-particle":"","parse-names":false,"suffix":""},{"dropping-particle":"","family":"Díaz-González","given":"Tomás E.","non-dropping-particle":"","parse-names":false,"suffix":""},{"dropping-particle":"","family":"Pérez-Haase","given":"A","non-dropping-particle":"","parse-names":false,"suffix":""},{"dropping-particle":"","family":"Ninot","given":"Josep M.","non-dropping-particle":"","parse-names":false,"suffix":""}],"container-title":"Folia Geobotanica","id":"ITEM-1","issued":{"date-parts":[["2012"]]},"page":"403-419","title":"Diversity of Rich Fen Vegetation and Related Plant Specialists in Mountain Refugia of the Iberian Peninsula","type":"article-journal","volume":"47"},"uris":["http://www.mendeley.com/documents/?uuid=1e7cec75-0241-47ad-986b-db0ed4597313"]}],"mendeley":{"formattedCitation":"(Jiménez-Alfaro et al. 2012)","plainTextFormattedCitation":"(Jiménez-Alfaro et al. 2012)","previouslyFormattedCitation":"(Jiménez-Alfaro et al. 2012)"},"properties":{"noteIndex":0},"schema":"https://github.com/citation-style-language/schema/raw/master/csl-citation.json"}</w:instrText>
      </w:r>
      <w:r w:rsidR="008C5D18" w:rsidRPr="00BF0F10">
        <w:rPr>
          <w:sz w:val="22"/>
          <w:szCs w:val="22"/>
        </w:rPr>
        <w:fldChar w:fldCharType="separate"/>
      </w:r>
      <w:r w:rsidR="005C6B25" w:rsidRPr="005C6B25">
        <w:rPr>
          <w:noProof/>
          <w:sz w:val="22"/>
          <w:szCs w:val="22"/>
        </w:rPr>
        <w:t>(Jiménez-Alfaro et al. 2012)</w:t>
      </w:r>
      <w:r w:rsidR="008C5D18" w:rsidRPr="00BF0F10">
        <w:rPr>
          <w:sz w:val="22"/>
          <w:szCs w:val="22"/>
        </w:rPr>
        <w:fldChar w:fldCharType="end"/>
      </w:r>
      <w:r w:rsidR="001E3084" w:rsidRPr="00BF0F10">
        <w:rPr>
          <w:sz w:val="22"/>
          <w:szCs w:val="22"/>
        </w:rPr>
        <w:t xml:space="preserve">. </w:t>
      </w:r>
      <w:r w:rsidR="006C7B6A">
        <w:rPr>
          <w:sz w:val="22"/>
          <w:szCs w:val="22"/>
        </w:rPr>
        <w:t>Evaluating</w:t>
      </w:r>
      <w:r w:rsidR="00462ED0">
        <w:rPr>
          <w:sz w:val="22"/>
          <w:szCs w:val="22"/>
        </w:rPr>
        <w:t xml:space="preserve"> microscale drivers </w:t>
      </w:r>
      <w:r w:rsidR="006C7B6A">
        <w:rPr>
          <w:sz w:val="22"/>
          <w:szCs w:val="22"/>
        </w:rPr>
        <w:t>in</w:t>
      </w:r>
      <w:r w:rsidR="00462ED0">
        <w:rPr>
          <w:sz w:val="22"/>
          <w:szCs w:val="22"/>
        </w:rPr>
        <w:t xml:space="preserve"> </w:t>
      </w:r>
      <w:r w:rsidR="006C7B6A">
        <w:rPr>
          <w:sz w:val="22"/>
          <w:szCs w:val="22"/>
        </w:rPr>
        <w:t>these</w:t>
      </w:r>
      <w:r w:rsidR="00462ED0">
        <w:rPr>
          <w:sz w:val="22"/>
          <w:szCs w:val="22"/>
        </w:rPr>
        <w:t xml:space="preserve"> communities may allow us to </w:t>
      </w:r>
      <w:r w:rsidR="006C7B6A">
        <w:rPr>
          <w:sz w:val="22"/>
          <w:szCs w:val="22"/>
        </w:rPr>
        <w:t xml:space="preserve">understand species responses to </w:t>
      </w:r>
      <w:r w:rsidR="008A4BB4">
        <w:rPr>
          <w:sz w:val="22"/>
          <w:szCs w:val="22"/>
        </w:rPr>
        <w:t xml:space="preserve">potential </w:t>
      </w:r>
      <w:r w:rsidR="0013472D">
        <w:rPr>
          <w:sz w:val="22"/>
          <w:szCs w:val="22"/>
        </w:rPr>
        <w:t>microrefugia and</w:t>
      </w:r>
      <w:r w:rsidR="006C7B6A">
        <w:rPr>
          <w:sz w:val="22"/>
          <w:szCs w:val="22"/>
        </w:rPr>
        <w:t xml:space="preserve"> predict </w:t>
      </w:r>
      <w:r w:rsidR="00462ED0">
        <w:rPr>
          <w:sz w:val="22"/>
          <w:szCs w:val="22"/>
        </w:rPr>
        <w:t>the</w:t>
      </w:r>
      <w:r w:rsidR="008A4BB4">
        <w:rPr>
          <w:sz w:val="22"/>
          <w:szCs w:val="22"/>
        </w:rPr>
        <w:t xml:space="preserve"> </w:t>
      </w:r>
      <w:r w:rsidR="00462ED0">
        <w:rPr>
          <w:sz w:val="22"/>
          <w:szCs w:val="22"/>
        </w:rPr>
        <w:t xml:space="preserve">conditions beyond which </w:t>
      </w:r>
      <w:r w:rsidR="006C7B6A">
        <w:rPr>
          <w:sz w:val="22"/>
          <w:szCs w:val="22"/>
        </w:rPr>
        <w:t>these</w:t>
      </w:r>
      <w:r w:rsidR="00462ED0">
        <w:rPr>
          <w:sz w:val="22"/>
          <w:szCs w:val="22"/>
        </w:rPr>
        <w:t xml:space="preserve"> ecosystems </w:t>
      </w:r>
      <w:r w:rsidR="008A4BB4">
        <w:rPr>
          <w:sz w:val="22"/>
          <w:szCs w:val="22"/>
        </w:rPr>
        <w:t>may</w:t>
      </w:r>
      <w:r w:rsidR="00462ED0">
        <w:rPr>
          <w:sz w:val="22"/>
          <w:szCs w:val="22"/>
        </w:rPr>
        <w:t xml:space="preserve"> </w:t>
      </w:r>
      <w:r w:rsidR="008A4BB4">
        <w:rPr>
          <w:sz w:val="22"/>
          <w:szCs w:val="22"/>
        </w:rPr>
        <w:t>lose</w:t>
      </w:r>
      <w:r w:rsidR="00462ED0">
        <w:rPr>
          <w:sz w:val="22"/>
          <w:szCs w:val="22"/>
        </w:rPr>
        <w:t xml:space="preserve"> current </w:t>
      </w:r>
      <w:r w:rsidR="006C7B6A">
        <w:rPr>
          <w:sz w:val="22"/>
          <w:szCs w:val="22"/>
        </w:rPr>
        <w:t xml:space="preserve">plant </w:t>
      </w:r>
      <w:r w:rsidR="00462ED0">
        <w:rPr>
          <w:sz w:val="22"/>
          <w:szCs w:val="22"/>
        </w:rPr>
        <w:t xml:space="preserve">diversity. </w:t>
      </w:r>
      <w:r w:rsidR="00B55BA9">
        <w:rPr>
          <w:sz w:val="22"/>
          <w:szCs w:val="22"/>
        </w:rPr>
        <w:t xml:space="preserve"> </w:t>
      </w:r>
    </w:p>
    <w:p w14:paraId="1577A848" w14:textId="54801640" w:rsidR="00B11ADD" w:rsidRDefault="00BC0A93" w:rsidP="009A315E">
      <w:pPr>
        <w:pStyle w:val="Textoindependiente"/>
        <w:spacing w:before="120" w:after="0"/>
        <w:rPr>
          <w:sz w:val="22"/>
          <w:szCs w:val="22"/>
        </w:rPr>
      </w:pPr>
      <w:r>
        <w:rPr>
          <w:sz w:val="22"/>
          <w:szCs w:val="22"/>
        </w:rPr>
        <w:t xml:space="preserve">In this </w:t>
      </w:r>
      <w:r w:rsidR="001E4620">
        <w:rPr>
          <w:sz w:val="22"/>
          <w:szCs w:val="22"/>
        </w:rPr>
        <w:t>study</w:t>
      </w:r>
      <w:r>
        <w:rPr>
          <w:sz w:val="22"/>
          <w:szCs w:val="22"/>
        </w:rPr>
        <w:t xml:space="preserve">, we evaluate the spatiotemporal patterns of microclimate in </w:t>
      </w:r>
      <w:r w:rsidR="00524287">
        <w:rPr>
          <w:sz w:val="22"/>
          <w:szCs w:val="22"/>
        </w:rPr>
        <w:t xml:space="preserve">relict </w:t>
      </w:r>
      <w:r>
        <w:rPr>
          <w:sz w:val="22"/>
          <w:szCs w:val="22"/>
        </w:rPr>
        <w:t xml:space="preserve">alpine communities of northern Spain. </w:t>
      </w:r>
      <w:r w:rsidR="00255786" w:rsidRPr="00EE5F99">
        <w:rPr>
          <w:sz w:val="22"/>
          <w:szCs w:val="22"/>
        </w:rPr>
        <w:t xml:space="preserve">We </w:t>
      </w:r>
      <w:r w:rsidR="006B5BCF" w:rsidRPr="00EE5F99">
        <w:rPr>
          <w:sz w:val="22"/>
          <w:szCs w:val="22"/>
        </w:rPr>
        <w:t>combine a</w:t>
      </w:r>
      <w:r w:rsidR="00255786" w:rsidRPr="00EE5F99">
        <w:rPr>
          <w:sz w:val="22"/>
          <w:szCs w:val="22"/>
        </w:rPr>
        <w:t xml:space="preserve"> long-term </w:t>
      </w:r>
      <w:r w:rsidR="006B5BCF" w:rsidRPr="00EE5F99">
        <w:rPr>
          <w:sz w:val="22"/>
          <w:szCs w:val="22"/>
        </w:rPr>
        <w:t xml:space="preserve">vegetation </w:t>
      </w:r>
      <w:r w:rsidR="00255786" w:rsidRPr="00EE5F99">
        <w:rPr>
          <w:sz w:val="22"/>
          <w:szCs w:val="22"/>
        </w:rPr>
        <w:t xml:space="preserve">monitoring </w:t>
      </w:r>
      <w:r w:rsidR="00FF6098" w:rsidRPr="00EE5F99">
        <w:rPr>
          <w:sz w:val="22"/>
          <w:szCs w:val="22"/>
        </w:rPr>
        <w:t>of permanent plots</w:t>
      </w:r>
      <w:r w:rsidR="00F60433" w:rsidRPr="00EE5F99">
        <w:rPr>
          <w:sz w:val="22"/>
          <w:szCs w:val="22"/>
        </w:rPr>
        <w:t xml:space="preserve"> </w:t>
      </w:r>
      <w:r w:rsidR="003B3698" w:rsidRPr="00EE5F99">
        <w:rPr>
          <w:sz w:val="22"/>
          <w:szCs w:val="22"/>
        </w:rPr>
        <w:t xml:space="preserve">and </w:t>
      </w:r>
      <w:r w:rsidR="00255786" w:rsidRPr="00EE5F99">
        <w:rPr>
          <w:sz w:val="22"/>
          <w:szCs w:val="22"/>
        </w:rPr>
        <w:t xml:space="preserve">10 years of </w:t>
      </w:r>
      <w:r w:rsidR="00EE5F99" w:rsidRPr="00EE5F99">
        <w:rPr>
          <w:sz w:val="22"/>
          <w:szCs w:val="22"/>
        </w:rPr>
        <w:t xml:space="preserve">soil </w:t>
      </w:r>
      <w:r w:rsidR="00255786" w:rsidRPr="00EE5F99">
        <w:rPr>
          <w:sz w:val="22"/>
          <w:szCs w:val="22"/>
        </w:rPr>
        <w:t>climatic data</w:t>
      </w:r>
      <w:r w:rsidR="00252EB2" w:rsidRPr="00EE5F99">
        <w:rPr>
          <w:sz w:val="22"/>
          <w:szCs w:val="22"/>
        </w:rPr>
        <w:t xml:space="preserve"> with</w:t>
      </w:r>
      <w:r w:rsidR="00255786" w:rsidRPr="00EE5F99">
        <w:rPr>
          <w:sz w:val="22"/>
          <w:szCs w:val="22"/>
        </w:rPr>
        <w:t xml:space="preserve"> </w:t>
      </w:r>
      <w:r w:rsidR="002667A6" w:rsidRPr="00EE5F99">
        <w:rPr>
          <w:sz w:val="22"/>
          <w:szCs w:val="22"/>
        </w:rPr>
        <w:t xml:space="preserve">a </w:t>
      </w:r>
      <w:r w:rsidR="00A83E35" w:rsidRPr="00EE5F99">
        <w:rPr>
          <w:sz w:val="22"/>
          <w:szCs w:val="22"/>
        </w:rPr>
        <w:t xml:space="preserve">compositional </w:t>
      </w:r>
      <w:r w:rsidR="002667A6" w:rsidRPr="00EE5F99">
        <w:rPr>
          <w:sz w:val="22"/>
          <w:szCs w:val="22"/>
        </w:rPr>
        <w:t xml:space="preserve">survey </w:t>
      </w:r>
      <w:r w:rsidR="00252EB2" w:rsidRPr="00EE5F99">
        <w:rPr>
          <w:sz w:val="22"/>
          <w:szCs w:val="22"/>
        </w:rPr>
        <w:t>assess</w:t>
      </w:r>
      <w:r w:rsidR="00524287" w:rsidRPr="00EE5F99">
        <w:rPr>
          <w:sz w:val="22"/>
          <w:szCs w:val="22"/>
        </w:rPr>
        <w:t>ing</w:t>
      </w:r>
      <w:r w:rsidR="00252EB2" w:rsidRPr="00EE5F99">
        <w:rPr>
          <w:sz w:val="22"/>
          <w:szCs w:val="22"/>
        </w:rPr>
        <w:t xml:space="preserve"> spatial microclimatic patterns</w:t>
      </w:r>
      <w:r w:rsidR="00FF6098" w:rsidRPr="00EE5F99">
        <w:rPr>
          <w:sz w:val="22"/>
          <w:szCs w:val="22"/>
        </w:rPr>
        <w:t xml:space="preserve"> </w:t>
      </w:r>
      <w:r w:rsidR="00675AFA" w:rsidRPr="00EE5F99">
        <w:rPr>
          <w:sz w:val="22"/>
          <w:szCs w:val="22"/>
        </w:rPr>
        <w:t xml:space="preserve">in </w:t>
      </w:r>
      <w:r w:rsidR="00524287" w:rsidRPr="00EE5F99">
        <w:rPr>
          <w:sz w:val="22"/>
          <w:szCs w:val="22"/>
        </w:rPr>
        <w:t>an alpine refugia massif</w:t>
      </w:r>
      <w:r w:rsidR="00255786">
        <w:rPr>
          <w:sz w:val="22"/>
          <w:szCs w:val="22"/>
        </w:rPr>
        <w:t>.</w:t>
      </w:r>
      <w:r w:rsidR="00144C23">
        <w:rPr>
          <w:sz w:val="22"/>
          <w:szCs w:val="22"/>
        </w:rPr>
        <w:t xml:space="preserve"> </w:t>
      </w:r>
      <w:r w:rsidR="008C122B">
        <w:rPr>
          <w:sz w:val="22"/>
          <w:szCs w:val="22"/>
        </w:rPr>
        <w:t>Our first aim is to evaluate how the temporal trend in microclimate changed over the last decade in different sites across the topographical gradient</w:t>
      </w:r>
      <w:r w:rsidR="001F0BF3">
        <w:rPr>
          <w:sz w:val="22"/>
          <w:szCs w:val="22"/>
        </w:rPr>
        <w:t>s</w:t>
      </w:r>
      <w:r w:rsidR="008C122B">
        <w:rPr>
          <w:sz w:val="22"/>
          <w:szCs w:val="22"/>
        </w:rPr>
        <w:t xml:space="preserve">, and how this variation relates to </w:t>
      </w:r>
      <w:r w:rsidR="00144C23">
        <w:rPr>
          <w:sz w:val="22"/>
          <w:szCs w:val="22"/>
        </w:rPr>
        <w:t>the</w:t>
      </w:r>
      <w:r w:rsidR="008C122B">
        <w:rPr>
          <w:sz w:val="22"/>
          <w:szCs w:val="22"/>
        </w:rPr>
        <w:t xml:space="preserve"> </w:t>
      </w:r>
      <w:r w:rsidR="00675AFA">
        <w:rPr>
          <w:sz w:val="22"/>
          <w:szCs w:val="22"/>
        </w:rPr>
        <w:t xml:space="preserve">spatial </w:t>
      </w:r>
      <w:r w:rsidR="008C122B">
        <w:rPr>
          <w:sz w:val="22"/>
          <w:szCs w:val="22"/>
        </w:rPr>
        <w:t>microclimat</w:t>
      </w:r>
      <w:r w:rsidR="00675AFA">
        <w:rPr>
          <w:sz w:val="22"/>
          <w:szCs w:val="22"/>
        </w:rPr>
        <w:t>ic variation</w:t>
      </w:r>
      <w:r w:rsidR="008C122B">
        <w:rPr>
          <w:sz w:val="22"/>
          <w:szCs w:val="22"/>
        </w:rPr>
        <w:t xml:space="preserve"> in surrounding areas </w:t>
      </w:r>
      <w:r w:rsidR="00144C23">
        <w:rPr>
          <w:sz w:val="22"/>
          <w:szCs w:val="22"/>
        </w:rPr>
        <w:t xml:space="preserve">as potential buffering niches. Like other mountains of Europe, we expect an increasing </w:t>
      </w:r>
      <w:r w:rsidR="00C26B00">
        <w:rPr>
          <w:sz w:val="22"/>
          <w:szCs w:val="22"/>
        </w:rPr>
        <w:t xml:space="preserve">temporal </w:t>
      </w:r>
      <w:r w:rsidR="00144C23">
        <w:rPr>
          <w:sz w:val="22"/>
          <w:szCs w:val="22"/>
        </w:rPr>
        <w:t xml:space="preserve">trend in </w:t>
      </w:r>
      <w:r w:rsidR="00241ACA">
        <w:rPr>
          <w:sz w:val="22"/>
          <w:szCs w:val="22"/>
        </w:rPr>
        <w:t>temper</w:t>
      </w:r>
      <w:r w:rsidR="00C94EB4">
        <w:rPr>
          <w:sz w:val="22"/>
          <w:szCs w:val="22"/>
        </w:rPr>
        <w:t xml:space="preserve">ature </w:t>
      </w:r>
      <w:r w:rsidR="00144C23">
        <w:rPr>
          <w:sz w:val="22"/>
          <w:szCs w:val="22"/>
        </w:rPr>
        <w:t>annual mean</w:t>
      </w:r>
      <w:r w:rsidR="00C94EB4">
        <w:rPr>
          <w:sz w:val="22"/>
          <w:szCs w:val="22"/>
        </w:rPr>
        <w:t>s</w:t>
      </w:r>
      <w:r w:rsidR="00524287">
        <w:rPr>
          <w:sz w:val="22"/>
          <w:szCs w:val="22"/>
        </w:rPr>
        <w:t>. In agreement with topographic buffering, we</w:t>
      </w:r>
      <w:r w:rsidR="00144C23">
        <w:rPr>
          <w:sz w:val="22"/>
          <w:szCs w:val="22"/>
        </w:rPr>
        <w:t xml:space="preserve"> further hypothesize that </w:t>
      </w:r>
      <w:r w:rsidR="00967C93">
        <w:rPr>
          <w:sz w:val="22"/>
          <w:szCs w:val="22"/>
        </w:rPr>
        <w:t xml:space="preserve">high </w:t>
      </w:r>
      <w:r w:rsidR="00144C23">
        <w:rPr>
          <w:sz w:val="22"/>
          <w:szCs w:val="22"/>
        </w:rPr>
        <w:t xml:space="preserve">spatial variation in microclimate may </w:t>
      </w:r>
      <w:r w:rsidR="000E4E1B">
        <w:rPr>
          <w:sz w:val="22"/>
          <w:szCs w:val="22"/>
        </w:rPr>
        <w:t>accommodate the</w:t>
      </w:r>
      <w:r w:rsidR="00967C93">
        <w:rPr>
          <w:sz w:val="22"/>
          <w:szCs w:val="22"/>
        </w:rPr>
        <w:t xml:space="preserve"> </w:t>
      </w:r>
      <w:r w:rsidR="00144C23">
        <w:rPr>
          <w:sz w:val="22"/>
          <w:szCs w:val="22"/>
        </w:rPr>
        <w:t xml:space="preserve">temporal variation </w:t>
      </w:r>
      <w:r w:rsidR="00967C93">
        <w:rPr>
          <w:sz w:val="22"/>
          <w:szCs w:val="22"/>
        </w:rPr>
        <w:t>o</w:t>
      </w:r>
      <w:r w:rsidR="000E4E1B">
        <w:rPr>
          <w:sz w:val="22"/>
          <w:szCs w:val="22"/>
        </w:rPr>
        <w:t xml:space="preserve">bserved </w:t>
      </w:r>
      <w:r w:rsidR="00144C23">
        <w:rPr>
          <w:sz w:val="22"/>
          <w:szCs w:val="22"/>
        </w:rPr>
        <w:t xml:space="preserve">in focal permanent plots. Our second aim is to assess how the observed spatiotemporal variation in microclimate </w:t>
      </w:r>
      <w:r w:rsidR="001E2EA8">
        <w:rPr>
          <w:sz w:val="22"/>
          <w:szCs w:val="22"/>
        </w:rPr>
        <w:t>influences</w:t>
      </w:r>
      <w:r w:rsidR="00144C23">
        <w:rPr>
          <w:sz w:val="22"/>
          <w:szCs w:val="22"/>
        </w:rPr>
        <w:t xml:space="preserve"> local communities. </w:t>
      </w:r>
      <w:r w:rsidR="00255786">
        <w:rPr>
          <w:sz w:val="22"/>
          <w:szCs w:val="22"/>
        </w:rPr>
        <w:t xml:space="preserve">In </w:t>
      </w:r>
      <w:r w:rsidR="001E2EA8">
        <w:rPr>
          <w:sz w:val="22"/>
          <w:szCs w:val="22"/>
        </w:rPr>
        <w:t>the case</w:t>
      </w:r>
      <w:r w:rsidR="00255786">
        <w:rPr>
          <w:sz w:val="22"/>
          <w:szCs w:val="22"/>
        </w:rPr>
        <w:t xml:space="preserve"> of thermofilization trends, we expect warm-demanding species to increase relative cover</w:t>
      </w:r>
      <w:r w:rsidR="000E4E1B">
        <w:rPr>
          <w:sz w:val="22"/>
          <w:szCs w:val="22"/>
        </w:rPr>
        <w:t xml:space="preserve"> (</w:t>
      </w:r>
      <w:r w:rsidR="00280CCE">
        <w:rPr>
          <w:sz w:val="22"/>
          <w:szCs w:val="22"/>
        </w:rPr>
        <w:t>winners</w:t>
      </w:r>
      <w:r w:rsidR="000E4E1B">
        <w:rPr>
          <w:sz w:val="22"/>
          <w:szCs w:val="22"/>
        </w:rPr>
        <w:t xml:space="preserve">) and </w:t>
      </w:r>
      <w:r w:rsidR="00D015D7">
        <w:rPr>
          <w:sz w:val="22"/>
          <w:szCs w:val="22"/>
        </w:rPr>
        <w:t xml:space="preserve">a decrease in cold adapted species (losers) </w:t>
      </w:r>
      <w:r w:rsidR="00255786">
        <w:rPr>
          <w:sz w:val="22"/>
          <w:szCs w:val="22"/>
        </w:rPr>
        <w:t>in plant communities</w:t>
      </w:r>
      <w:r w:rsidR="00524287">
        <w:rPr>
          <w:sz w:val="22"/>
          <w:szCs w:val="22"/>
        </w:rPr>
        <w:t>, and we</w:t>
      </w:r>
      <w:r w:rsidR="00255786">
        <w:rPr>
          <w:sz w:val="22"/>
          <w:szCs w:val="22"/>
        </w:rPr>
        <w:t xml:space="preserve"> </w:t>
      </w:r>
      <w:r w:rsidR="00280CCE">
        <w:rPr>
          <w:sz w:val="22"/>
          <w:szCs w:val="22"/>
        </w:rPr>
        <w:t xml:space="preserve">further </w:t>
      </w:r>
      <w:r w:rsidR="00255786">
        <w:rPr>
          <w:sz w:val="22"/>
          <w:szCs w:val="22"/>
        </w:rPr>
        <w:t xml:space="preserve">hypothesize that changes in species composition will depend on the </w:t>
      </w:r>
      <w:r w:rsidR="00F76680">
        <w:rPr>
          <w:sz w:val="22"/>
          <w:szCs w:val="22"/>
        </w:rPr>
        <w:t>responses of individual species to</w:t>
      </w:r>
      <w:r w:rsidR="00255786">
        <w:rPr>
          <w:sz w:val="22"/>
          <w:szCs w:val="22"/>
        </w:rPr>
        <w:t xml:space="preserve"> </w:t>
      </w:r>
      <w:r w:rsidR="001C4715">
        <w:rPr>
          <w:sz w:val="22"/>
          <w:szCs w:val="22"/>
        </w:rPr>
        <w:t>specific microclimatic scenarios</w:t>
      </w:r>
      <w:r w:rsidR="00255786">
        <w:rPr>
          <w:sz w:val="22"/>
          <w:szCs w:val="22"/>
        </w:rPr>
        <w:t>.</w:t>
      </w:r>
      <w:r w:rsidR="00B3551E">
        <w:rPr>
          <w:sz w:val="22"/>
          <w:szCs w:val="22"/>
        </w:rPr>
        <w:t xml:space="preserve"> Predictions of species performance under these scenarios will allow us to </w:t>
      </w:r>
      <w:r w:rsidR="0044142C">
        <w:rPr>
          <w:sz w:val="22"/>
          <w:szCs w:val="22"/>
        </w:rPr>
        <w:t>assess</w:t>
      </w:r>
      <w:r w:rsidR="00B3551E">
        <w:rPr>
          <w:sz w:val="22"/>
          <w:szCs w:val="22"/>
        </w:rPr>
        <w:t xml:space="preserve"> changes in local communities under </w:t>
      </w:r>
      <w:r w:rsidR="0044142C">
        <w:rPr>
          <w:sz w:val="22"/>
          <w:szCs w:val="22"/>
        </w:rPr>
        <w:t>climate change.</w:t>
      </w:r>
    </w:p>
    <w:p w14:paraId="05477A34" w14:textId="2EDAEB23" w:rsidR="00F47D83" w:rsidRPr="004714FB" w:rsidRDefault="004A38C0" w:rsidP="004714FB">
      <w:pPr>
        <w:pStyle w:val="FirstParagraph"/>
        <w:rPr>
          <w:b/>
          <w:bCs/>
          <w:sz w:val="22"/>
          <w:szCs w:val="22"/>
        </w:rPr>
      </w:pPr>
      <w:r w:rsidRPr="004714FB">
        <w:rPr>
          <w:b/>
          <w:bCs/>
          <w:sz w:val="22"/>
          <w:szCs w:val="22"/>
        </w:rPr>
        <w:t xml:space="preserve">2. </w:t>
      </w:r>
      <w:r w:rsidR="00BA3CD3" w:rsidRPr="004714FB">
        <w:rPr>
          <w:b/>
          <w:bCs/>
          <w:sz w:val="22"/>
          <w:szCs w:val="22"/>
        </w:rPr>
        <w:t>Methods</w:t>
      </w:r>
    </w:p>
    <w:p w14:paraId="05477A36" w14:textId="73D82BEA" w:rsidR="00F47D83" w:rsidRPr="00252EB2" w:rsidRDefault="00A81B06" w:rsidP="000D52A8">
      <w:pPr>
        <w:pStyle w:val="Ttulo2"/>
        <w:rPr>
          <w:sz w:val="22"/>
          <w:szCs w:val="22"/>
        </w:rPr>
      </w:pPr>
      <w:bookmarkStart w:id="9" w:name="study-system"/>
      <w:r w:rsidRPr="00252EB2">
        <w:rPr>
          <w:sz w:val="22"/>
          <w:szCs w:val="22"/>
        </w:rPr>
        <w:t xml:space="preserve">2.1 </w:t>
      </w:r>
      <w:r w:rsidR="003A3D53">
        <w:rPr>
          <w:sz w:val="22"/>
          <w:szCs w:val="22"/>
        </w:rPr>
        <w:t>Data collection</w:t>
      </w:r>
    </w:p>
    <w:p w14:paraId="7B0CABEB" w14:textId="08B96E07" w:rsidR="008426D6" w:rsidRPr="00252EB2" w:rsidRDefault="00EC56BB" w:rsidP="000D52A8">
      <w:pPr>
        <w:rPr>
          <w:sz w:val="22"/>
          <w:szCs w:val="22"/>
        </w:rPr>
      </w:pPr>
      <w:r w:rsidRPr="00252EB2">
        <w:rPr>
          <w:sz w:val="22"/>
          <w:szCs w:val="22"/>
        </w:rPr>
        <w:t>The</w:t>
      </w:r>
      <w:r w:rsidR="005A49BA" w:rsidRPr="00252EB2">
        <w:rPr>
          <w:sz w:val="22"/>
          <w:szCs w:val="22"/>
        </w:rPr>
        <w:t xml:space="preserve"> s</w:t>
      </w:r>
      <w:r w:rsidR="00706716" w:rsidRPr="00252EB2">
        <w:rPr>
          <w:sz w:val="22"/>
          <w:szCs w:val="22"/>
        </w:rPr>
        <w:t>tudy</w:t>
      </w:r>
      <w:r w:rsidR="003A3D53">
        <w:rPr>
          <w:sz w:val="22"/>
          <w:szCs w:val="22"/>
        </w:rPr>
        <w:t xml:space="preserve"> was conducted</w:t>
      </w:r>
      <w:r w:rsidR="00706716" w:rsidRPr="00252EB2">
        <w:rPr>
          <w:sz w:val="22"/>
          <w:szCs w:val="22"/>
        </w:rPr>
        <w:t xml:space="preserve"> in the</w:t>
      </w:r>
      <w:r w:rsidR="00250E37" w:rsidRPr="00252EB2">
        <w:rPr>
          <w:sz w:val="22"/>
          <w:szCs w:val="22"/>
        </w:rPr>
        <w:t xml:space="preserve"> </w:t>
      </w:r>
      <w:r w:rsidR="00466204">
        <w:rPr>
          <w:sz w:val="22"/>
          <w:szCs w:val="22"/>
        </w:rPr>
        <w:t xml:space="preserve">central </w:t>
      </w:r>
      <w:r w:rsidR="00250E37" w:rsidRPr="00252EB2">
        <w:rPr>
          <w:sz w:val="22"/>
          <w:szCs w:val="22"/>
        </w:rPr>
        <w:t xml:space="preserve">calcareous massif of the </w:t>
      </w:r>
      <w:proofErr w:type="spellStart"/>
      <w:r w:rsidR="00250E37" w:rsidRPr="00252EB2">
        <w:rPr>
          <w:sz w:val="22"/>
          <w:szCs w:val="22"/>
        </w:rPr>
        <w:t>Picos</w:t>
      </w:r>
      <w:proofErr w:type="spellEnd"/>
      <w:r w:rsidR="00250E37" w:rsidRPr="00252EB2">
        <w:rPr>
          <w:sz w:val="22"/>
          <w:szCs w:val="22"/>
        </w:rPr>
        <w:t xml:space="preserve"> de Europa National Park (</w:t>
      </w:r>
      <w:r w:rsidR="00250E37" w:rsidRPr="00252EB2">
        <w:rPr>
          <w:b/>
          <w:bCs/>
          <w:sz w:val="22"/>
          <w:szCs w:val="22"/>
        </w:rPr>
        <w:t>Fig. 1A</w:t>
      </w:r>
      <w:r w:rsidR="00250E37" w:rsidRPr="00252EB2">
        <w:rPr>
          <w:sz w:val="22"/>
          <w:szCs w:val="22"/>
        </w:rPr>
        <w:t>)</w:t>
      </w:r>
      <w:r w:rsidR="007C7DD0" w:rsidRPr="00252EB2">
        <w:rPr>
          <w:sz w:val="22"/>
          <w:szCs w:val="22"/>
        </w:rPr>
        <w:t xml:space="preserve">, </w:t>
      </w:r>
      <w:r w:rsidR="00524287">
        <w:rPr>
          <w:sz w:val="22"/>
          <w:szCs w:val="22"/>
        </w:rPr>
        <w:t xml:space="preserve">northern Spain, </w:t>
      </w:r>
      <w:r w:rsidR="003A16A2" w:rsidRPr="00252EB2">
        <w:rPr>
          <w:sz w:val="22"/>
          <w:szCs w:val="22"/>
        </w:rPr>
        <w:t>where</w:t>
      </w:r>
      <w:r w:rsidR="004329BA" w:rsidRPr="00252EB2">
        <w:rPr>
          <w:sz w:val="22"/>
          <w:szCs w:val="22"/>
        </w:rPr>
        <w:t xml:space="preserve"> </w:t>
      </w:r>
      <w:r w:rsidR="00234C63" w:rsidRPr="00252EB2">
        <w:rPr>
          <w:sz w:val="22"/>
          <w:szCs w:val="22"/>
        </w:rPr>
        <w:t xml:space="preserve">alpine vegetation </w:t>
      </w:r>
      <w:r w:rsidR="00436FFB" w:rsidRPr="00252EB2">
        <w:rPr>
          <w:sz w:val="22"/>
          <w:szCs w:val="22"/>
        </w:rPr>
        <w:t>occurs</w:t>
      </w:r>
      <w:r w:rsidR="00234C63" w:rsidRPr="00252EB2">
        <w:rPr>
          <w:sz w:val="22"/>
          <w:szCs w:val="22"/>
        </w:rPr>
        <w:t xml:space="preserve"> between 1900 and 2400 m </w:t>
      </w:r>
      <w:proofErr w:type="spellStart"/>
      <w:r w:rsidR="00234C63" w:rsidRPr="00252EB2">
        <w:rPr>
          <w:sz w:val="22"/>
          <w:szCs w:val="22"/>
        </w:rPr>
        <w:lastRenderedPageBreak/>
        <w:t>a.s.l</w:t>
      </w:r>
      <w:proofErr w:type="spellEnd"/>
      <w:r w:rsidR="00234C63" w:rsidRPr="00252EB2">
        <w:rPr>
          <w:sz w:val="22"/>
          <w:szCs w:val="22"/>
        </w:rPr>
        <w:t>.</w:t>
      </w:r>
      <w:r w:rsidR="00C1641D" w:rsidRPr="00252EB2">
        <w:rPr>
          <w:sz w:val="22"/>
          <w:szCs w:val="22"/>
        </w:rPr>
        <w:t xml:space="preserve"> </w:t>
      </w:r>
      <w:r w:rsidR="00524287">
        <w:rPr>
          <w:sz w:val="22"/>
          <w:szCs w:val="22"/>
        </w:rPr>
        <w:t>with</w:t>
      </w:r>
      <w:r w:rsidR="00943EFB" w:rsidRPr="00252EB2">
        <w:rPr>
          <w:sz w:val="22"/>
          <w:szCs w:val="22"/>
        </w:rPr>
        <w:t xml:space="preserve"> </w:t>
      </w:r>
      <w:r w:rsidR="00234C63" w:rsidRPr="00252EB2">
        <w:rPr>
          <w:sz w:val="22"/>
          <w:szCs w:val="22"/>
        </w:rPr>
        <w:t xml:space="preserve">a </w:t>
      </w:r>
      <w:r w:rsidR="003A16A2" w:rsidRPr="00252EB2">
        <w:rPr>
          <w:sz w:val="22"/>
          <w:szCs w:val="22"/>
        </w:rPr>
        <w:t xml:space="preserve">local </w:t>
      </w:r>
      <w:r w:rsidR="00234C63" w:rsidRPr="00252EB2">
        <w:rPr>
          <w:sz w:val="22"/>
          <w:szCs w:val="22"/>
        </w:rPr>
        <w:t xml:space="preserve">species pool of </w:t>
      </w:r>
      <w:r w:rsidR="00056365" w:rsidRPr="00252EB2">
        <w:rPr>
          <w:sz w:val="22"/>
          <w:szCs w:val="22"/>
        </w:rPr>
        <w:t>230</w:t>
      </w:r>
      <w:r w:rsidR="00234C63" w:rsidRPr="00252EB2">
        <w:rPr>
          <w:sz w:val="22"/>
          <w:szCs w:val="22"/>
        </w:rPr>
        <w:t xml:space="preserve"> </w:t>
      </w:r>
      <w:r w:rsidR="00553BEC" w:rsidRPr="00252EB2">
        <w:rPr>
          <w:sz w:val="22"/>
          <w:szCs w:val="22"/>
        </w:rPr>
        <w:t xml:space="preserve">plant </w:t>
      </w:r>
      <w:r w:rsidR="00234C63" w:rsidRPr="00252EB2">
        <w:rPr>
          <w:sz w:val="22"/>
          <w:szCs w:val="22"/>
        </w:rPr>
        <w:t>species</w:t>
      </w:r>
      <w:r w:rsidR="00801859">
        <w:rPr>
          <w:sz w:val="22"/>
          <w:szCs w:val="22"/>
        </w:rPr>
        <w:t xml:space="preserve"> </w:t>
      </w:r>
      <w:r w:rsidR="00801859">
        <w:rPr>
          <w:sz w:val="22"/>
          <w:szCs w:val="22"/>
        </w:rPr>
        <w:fldChar w:fldCharType="begin" w:fldLock="1"/>
      </w:r>
      <w:r w:rsidR="0023006B">
        <w:rPr>
          <w:sz w:val="22"/>
          <w:szCs w:val="22"/>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Marcenó, et al. 2014)","manualFormatting":"(Jiménez-Alfaro et al., 2014b)","plainTextFormattedCitation":"(Jiménez-Alfaro, Marcenó, et al. 2014)","previouslyFormattedCitation":"(Jiménez-Alfaro, Marcenó, et al. 2014)"},"properties":{"noteIndex":0},"schema":"https://github.com/citation-style-language/schema/raw/master/csl-citation.json"}</w:instrText>
      </w:r>
      <w:r w:rsidR="00801859">
        <w:rPr>
          <w:sz w:val="22"/>
          <w:szCs w:val="22"/>
        </w:rPr>
        <w:fldChar w:fldCharType="separate"/>
      </w:r>
      <w:r w:rsidR="00801859" w:rsidRPr="00801859">
        <w:rPr>
          <w:noProof/>
          <w:sz w:val="22"/>
          <w:szCs w:val="22"/>
        </w:rPr>
        <w:t>(Jiménez-Alfaro et al., 2014</w:t>
      </w:r>
      <w:r w:rsidR="0023006B">
        <w:rPr>
          <w:noProof/>
          <w:sz w:val="22"/>
          <w:szCs w:val="22"/>
        </w:rPr>
        <w:t>b</w:t>
      </w:r>
      <w:r w:rsidR="00801859" w:rsidRPr="00801859">
        <w:rPr>
          <w:noProof/>
          <w:sz w:val="22"/>
          <w:szCs w:val="22"/>
        </w:rPr>
        <w:t>)</w:t>
      </w:r>
      <w:r w:rsidR="00801859">
        <w:rPr>
          <w:sz w:val="22"/>
          <w:szCs w:val="22"/>
        </w:rPr>
        <w:fldChar w:fldCharType="end"/>
      </w:r>
      <w:r w:rsidR="00801859">
        <w:rPr>
          <w:sz w:val="22"/>
          <w:szCs w:val="22"/>
        </w:rPr>
        <w:t xml:space="preserve">. </w:t>
      </w:r>
      <w:r w:rsidR="00524287">
        <w:rPr>
          <w:sz w:val="22"/>
          <w:szCs w:val="22"/>
        </w:rPr>
        <w:t xml:space="preserve">The system is </w:t>
      </w:r>
      <w:r w:rsidR="003A3D53">
        <w:rPr>
          <w:sz w:val="22"/>
          <w:szCs w:val="22"/>
        </w:rPr>
        <w:t xml:space="preserve">an isolated mountain massif with a rocky landscape of glacial origin, supporting a heterogeneous topography on limestone substrates with karstic geomorphology. The diversity of local alpine communities is regulated by </w:t>
      </w:r>
      <w:proofErr w:type="spellStart"/>
      <w:r w:rsidR="003A3D53">
        <w:rPr>
          <w:sz w:val="22"/>
          <w:szCs w:val="22"/>
        </w:rPr>
        <w:t>mesotopographic</w:t>
      </w:r>
      <w:proofErr w:type="spellEnd"/>
      <w:r w:rsidR="003A3D53">
        <w:rPr>
          <w:sz w:val="22"/>
          <w:szCs w:val="22"/>
        </w:rPr>
        <w:t xml:space="preserve"> gradients, influencing relative abundance of species with </w:t>
      </w:r>
      <w:r w:rsidR="0061374A">
        <w:rPr>
          <w:sz w:val="22"/>
          <w:szCs w:val="22"/>
        </w:rPr>
        <w:t>Eurosiberian</w:t>
      </w:r>
      <w:r w:rsidR="003A3D53">
        <w:rPr>
          <w:sz w:val="22"/>
          <w:szCs w:val="22"/>
        </w:rPr>
        <w:t xml:space="preserve">, </w:t>
      </w:r>
      <w:commentRangeStart w:id="10"/>
      <w:r w:rsidR="003A3D53">
        <w:rPr>
          <w:sz w:val="22"/>
          <w:szCs w:val="22"/>
        </w:rPr>
        <w:t>Mediterranean</w:t>
      </w:r>
      <w:commentRangeEnd w:id="10"/>
      <w:r w:rsidR="00F67E70">
        <w:rPr>
          <w:rStyle w:val="Refdecomentario"/>
        </w:rPr>
        <w:commentReference w:id="10"/>
      </w:r>
      <w:r w:rsidR="003A3D53">
        <w:rPr>
          <w:sz w:val="22"/>
          <w:szCs w:val="22"/>
        </w:rPr>
        <w:t xml:space="preserve"> or endemic origin</w:t>
      </w:r>
      <w:r w:rsidR="00445B4E">
        <w:rPr>
          <w:sz w:val="22"/>
          <w:szCs w:val="22"/>
        </w:rPr>
        <w:t>.</w:t>
      </w:r>
      <w:r w:rsidR="003A3D53">
        <w:rPr>
          <w:sz w:val="22"/>
          <w:szCs w:val="22"/>
        </w:rPr>
        <w:t xml:space="preserve"> </w:t>
      </w:r>
      <w:r w:rsidR="00B46AF4" w:rsidRPr="00252EB2">
        <w:rPr>
          <w:sz w:val="22"/>
          <w:szCs w:val="22"/>
        </w:rPr>
        <w:t>In 2008, we established a long-term ecological research program for monitoring soil climate and vegetation</w:t>
      </w:r>
      <w:r w:rsidR="00FA3752" w:rsidRPr="00252EB2">
        <w:rPr>
          <w:sz w:val="22"/>
          <w:szCs w:val="22"/>
        </w:rPr>
        <w:t>,</w:t>
      </w:r>
      <w:r w:rsidR="008426D6" w:rsidRPr="00252EB2">
        <w:rPr>
          <w:sz w:val="22"/>
          <w:szCs w:val="22"/>
        </w:rPr>
        <w:t xml:space="preserve"> </w:t>
      </w:r>
      <w:r w:rsidR="00065D65" w:rsidRPr="00252EB2">
        <w:rPr>
          <w:sz w:val="22"/>
          <w:szCs w:val="22"/>
        </w:rPr>
        <w:t>includ</w:t>
      </w:r>
      <w:r w:rsidR="00FA3752" w:rsidRPr="00252EB2">
        <w:rPr>
          <w:sz w:val="22"/>
          <w:szCs w:val="22"/>
        </w:rPr>
        <w:t>ing</w:t>
      </w:r>
      <w:r w:rsidR="002D3E03" w:rsidRPr="00252EB2">
        <w:rPr>
          <w:sz w:val="22"/>
          <w:szCs w:val="22"/>
        </w:rPr>
        <w:t xml:space="preserve"> </w:t>
      </w:r>
      <w:r w:rsidR="00065D65" w:rsidRPr="00252EB2">
        <w:rPr>
          <w:sz w:val="22"/>
          <w:szCs w:val="22"/>
        </w:rPr>
        <w:t>four</w:t>
      </w:r>
      <w:r w:rsidR="002D3E03" w:rsidRPr="00252EB2">
        <w:rPr>
          <w:sz w:val="22"/>
          <w:szCs w:val="22"/>
        </w:rPr>
        <w:t xml:space="preserve"> </w:t>
      </w:r>
      <w:r w:rsidR="00205F0D" w:rsidRPr="00252EB2">
        <w:rPr>
          <w:sz w:val="22"/>
          <w:szCs w:val="22"/>
        </w:rPr>
        <w:t xml:space="preserve">study </w:t>
      </w:r>
      <w:r w:rsidR="002D3E03" w:rsidRPr="00252EB2">
        <w:rPr>
          <w:sz w:val="22"/>
          <w:szCs w:val="22"/>
        </w:rPr>
        <w:t>sites</w:t>
      </w:r>
      <w:r w:rsidR="008426D6" w:rsidRPr="00252EB2">
        <w:rPr>
          <w:sz w:val="22"/>
          <w:szCs w:val="22"/>
        </w:rPr>
        <w:t xml:space="preserve"> along a North-South gradient</w:t>
      </w:r>
      <w:r w:rsidR="00923273" w:rsidRPr="00252EB2">
        <w:rPr>
          <w:sz w:val="22"/>
          <w:szCs w:val="22"/>
        </w:rPr>
        <w:t xml:space="preserve"> (</w:t>
      </w:r>
      <w:r w:rsidR="00923273" w:rsidRPr="00252EB2">
        <w:rPr>
          <w:b/>
          <w:bCs/>
          <w:sz w:val="22"/>
          <w:szCs w:val="22"/>
        </w:rPr>
        <w:t>Fig. 1B</w:t>
      </w:r>
      <w:r w:rsidR="00923273" w:rsidRPr="00252EB2">
        <w:rPr>
          <w:sz w:val="22"/>
          <w:szCs w:val="22"/>
        </w:rPr>
        <w:t>)</w:t>
      </w:r>
      <w:r w:rsidR="00A82B6A" w:rsidRPr="00252EB2">
        <w:rPr>
          <w:sz w:val="22"/>
          <w:szCs w:val="22"/>
        </w:rPr>
        <w:t>. The</w:t>
      </w:r>
      <w:r w:rsidR="002E3893" w:rsidRPr="00252EB2">
        <w:rPr>
          <w:sz w:val="22"/>
          <w:szCs w:val="22"/>
        </w:rPr>
        <w:t>se</w:t>
      </w:r>
      <w:r w:rsidR="00A82B6A" w:rsidRPr="00252EB2">
        <w:rPr>
          <w:sz w:val="22"/>
          <w:szCs w:val="22"/>
        </w:rPr>
        <w:t xml:space="preserve"> sites</w:t>
      </w:r>
      <w:r w:rsidR="00A64DA4" w:rsidRPr="00252EB2">
        <w:rPr>
          <w:sz w:val="22"/>
          <w:szCs w:val="22"/>
        </w:rPr>
        <w:t xml:space="preserve"> </w:t>
      </w:r>
      <w:r w:rsidR="008C60FC" w:rsidRPr="00252EB2">
        <w:rPr>
          <w:sz w:val="22"/>
          <w:szCs w:val="22"/>
        </w:rPr>
        <w:t xml:space="preserve">reflect </w:t>
      </w:r>
      <w:r w:rsidR="00A64DA4" w:rsidRPr="00252EB2">
        <w:rPr>
          <w:sz w:val="22"/>
          <w:szCs w:val="22"/>
        </w:rPr>
        <w:t xml:space="preserve">variation in </w:t>
      </w:r>
      <w:r w:rsidR="008C60FC" w:rsidRPr="00252EB2">
        <w:rPr>
          <w:sz w:val="22"/>
          <w:szCs w:val="22"/>
        </w:rPr>
        <w:t xml:space="preserve">local climatic gradients </w:t>
      </w:r>
      <w:r w:rsidR="003A16A2" w:rsidRPr="00252EB2">
        <w:rPr>
          <w:sz w:val="22"/>
          <w:szCs w:val="22"/>
        </w:rPr>
        <w:t>along</w:t>
      </w:r>
      <w:r w:rsidR="00923273" w:rsidRPr="00252EB2">
        <w:rPr>
          <w:sz w:val="22"/>
          <w:szCs w:val="22"/>
        </w:rPr>
        <w:t xml:space="preserve"> the two major vegetation types described in the study area</w:t>
      </w:r>
      <w:r w:rsidR="00A82B6A" w:rsidRPr="00252EB2">
        <w:rPr>
          <w:sz w:val="22"/>
          <w:szCs w:val="22"/>
        </w:rPr>
        <w:t xml:space="preserve">: </w:t>
      </w:r>
      <w:r w:rsidR="008D2354" w:rsidRPr="00252EB2">
        <w:rPr>
          <w:sz w:val="22"/>
          <w:szCs w:val="22"/>
        </w:rPr>
        <w:t xml:space="preserve">Mediterranean-like </w:t>
      </w:r>
      <w:r w:rsidR="00A82B6A" w:rsidRPr="00252EB2">
        <w:rPr>
          <w:sz w:val="22"/>
          <w:szCs w:val="22"/>
        </w:rPr>
        <w:t>stripped habitats</w:t>
      </w:r>
      <w:r w:rsidR="00F65AA9">
        <w:rPr>
          <w:sz w:val="22"/>
          <w:szCs w:val="22"/>
        </w:rPr>
        <w:t xml:space="preserve"> (fellfields)</w:t>
      </w:r>
      <w:r w:rsidR="00A82B6A" w:rsidRPr="00252EB2">
        <w:rPr>
          <w:sz w:val="22"/>
          <w:szCs w:val="22"/>
        </w:rPr>
        <w:t xml:space="preserve"> </w:t>
      </w:r>
      <w:r w:rsidR="00A676DD" w:rsidRPr="00252EB2">
        <w:rPr>
          <w:sz w:val="22"/>
          <w:szCs w:val="22"/>
        </w:rPr>
        <w:t xml:space="preserve">and </w:t>
      </w:r>
      <w:r w:rsidR="00F65AA9">
        <w:rPr>
          <w:sz w:val="22"/>
          <w:szCs w:val="22"/>
        </w:rPr>
        <w:t xml:space="preserve">Eurosiberian </w:t>
      </w:r>
      <w:r w:rsidR="00A676DD" w:rsidRPr="00252EB2">
        <w:rPr>
          <w:sz w:val="22"/>
          <w:szCs w:val="22"/>
        </w:rPr>
        <w:t>alpine-like communities</w:t>
      </w:r>
      <w:r w:rsidR="00F65AA9">
        <w:rPr>
          <w:sz w:val="22"/>
          <w:szCs w:val="22"/>
        </w:rPr>
        <w:t xml:space="preserve"> (</w:t>
      </w:r>
      <w:proofErr w:type="spellStart"/>
      <w:r w:rsidR="00F65AA9">
        <w:rPr>
          <w:sz w:val="22"/>
          <w:szCs w:val="22"/>
        </w:rPr>
        <w:t>snowbeds</w:t>
      </w:r>
      <w:proofErr w:type="spellEnd"/>
      <w:r w:rsidR="00F65AA9">
        <w:rPr>
          <w:sz w:val="22"/>
          <w:szCs w:val="22"/>
        </w:rPr>
        <w:t>)</w:t>
      </w:r>
      <w:r w:rsidR="00AE6D52">
        <w:rPr>
          <w:sz w:val="22"/>
          <w:szCs w:val="22"/>
        </w:rPr>
        <w:t xml:space="preserve"> </w:t>
      </w:r>
      <w:r w:rsidR="002057E2">
        <w:rPr>
          <w:sz w:val="22"/>
          <w:szCs w:val="22"/>
        </w:rPr>
        <w:fldChar w:fldCharType="begin" w:fldLock="1"/>
      </w:r>
      <w:r w:rsidR="005C6B25">
        <w:rPr>
          <w:sz w:val="22"/>
          <w:szCs w:val="22"/>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zone","type":"article-journal","volume":"48"},"uris":["http://www.mendeley.com/documents/?uuid=cd3201cf-f626-40e7-b119-35b06437e8c8"]}],"mendeley":{"formattedCitation":"(García-Gutiérrez et al. 2018)","plainTextFormattedCitation":"(García-Gutiérrez et al. 2018)","previouslyFormattedCitation":"(García-Gutiérrez et al. 2018)"},"properties":{"noteIndex":0},"schema":"https://github.com/citation-style-language/schema/raw/master/csl-citation.json"}</w:instrText>
      </w:r>
      <w:r w:rsidR="002057E2">
        <w:rPr>
          <w:sz w:val="22"/>
          <w:szCs w:val="22"/>
        </w:rPr>
        <w:fldChar w:fldCharType="separate"/>
      </w:r>
      <w:r w:rsidR="005C6B25" w:rsidRPr="005C6B25">
        <w:rPr>
          <w:noProof/>
          <w:sz w:val="22"/>
          <w:szCs w:val="22"/>
        </w:rPr>
        <w:t>(García-Gutiérrez et al. 2018)</w:t>
      </w:r>
      <w:r w:rsidR="002057E2">
        <w:rPr>
          <w:sz w:val="22"/>
          <w:szCs w:val="22"/>
        </w:rPr>
        <w:fldChar w:fldCharType="end"/>
      </w:r>
      <w:r w:rsidR="004C6050">
        <w:rPr>
          <w:sz w:val="22"/>
          <w:szCs w:val="22"/>
        </w:rPr>
        <w:t>.</w:t>
      </w:r>
    </w:p>
    <w:p w14:paraId="60EEDDDE" w14:textId="449EF429" w:rsidR="00E97DCC" w:rsidRPr="00252EB2" w:rsidRDefault="00BA3CD3" w:rsidP="00EE6491">
      <w:pPr>
        <w:pStyle w:val="FirstParagraph"/>
        <w:rPr>
          <w:sz w:val="22"/>
          <w:szCs w:val="22"/>
        </w:rPr>
      </w:pPr>
      <w:bookmarkStart w:id="11" w:name="vegetation-and-microclimatic-data"/>
      <w:bookmarkEnd w:id="9"/>
      <w:r w:rsidRPr="00252EB2">
        <w:rPr>
          <w:sz w:val="22"/>
          <w:szCs w:val="22"/>
        </w:rPr>
        <w:t xml:space="preserve">In each </w:t>
      </w:r>
      <w:r w:rsidR="002E3ADC" w:rsidRPr="00252EB2">
        <w:rPr>
          <w:sz w:val="22"/>
          <w:szCs w:val="22"/>
        </w:rPr>
        <w:t xml:space="preserve">of the four </w:t>
      </w:r>
      <w:r w:rsidRPr="00252EB2">
        <w:rPr>
          <w:sz w:val="22"/>
          <w:szCs w:val="22"/>
        </w:rPr>
        <w:t>site</w:t>
      </w:r>
      <w:r w:rsidR="002E3ADC" w:rsidRPr="00252EB2">
        <w:rPr>
          <w:sz w:val="22"/>
          <w:szCs w:val="22"/>
        </w:rPr>
        <w:t>s</w:t>
      </w:r>
      <w:r w:rsidRPr="00252EB2">
        <w:rPr>
          <w:sz w:val="22"/>
          <w:szCs w:val="22"/>
        </w:rPr>
        <w:t xml:space="preserve">, we buried a temperature logger (M-Log5W, </w:t>
      </w:r>
      <w:proofErr w:type="spellStart"/>
      <w:r w:rsidRPr="00252EB2">
        <w:rPr>
          <w:sz w:val="22"/>
          <w:szCs w:val="22"/>
        </w:rPr>
        <w:t>GeoPrecision</w:t>
      </w:r>
      <w:proofErr w:type="spellEnd"/>
      <w:r w:rsidRPr="00252EB2">
        <w:rPr>
          <w:sz w:val="22"/>
          <w:szCs w:val="22"/>
        </w:rPr>
        <w:t xml:space="preserve">, </w:t>
      </w:r>
      <w:proofErr w:type="spellStart"/>
      <w:r w:rsidRPr="00252EB2">
        <w:rPr>
          <w:sz w:val="22"/>
          <w:szCs w:val="22"/>
        </w:rPr>
        <w:t>Ettlingen</w:t>
      </w:r>
      <w:proofErr w:type="spellEnd"/>
      <w:r w:rsidRPr="00252EB2">
        <w:rPr>
          <w:sz w:val="22"/>
          <w:szCs w:val="22"/>
        </w:rPr>
        <w:t xml:space="preserve">, Germany; accuracy: +/- 0.1 </w:t>
      </w:r>
      <w:r w:rsidR="00392E48">
        <w:rPr>
          <w:sz w:val="22"/>
          <w:szCs w:val="22"/>
        </w:rPr>
        <w:t>ºC</w:t>
      </w:r>
      <w:r w:rsidRPr="00252EB2">
        <w:rPr>
          <w:sz w:val="22"/>
          <w:szCs w:val="22"/>
        </w:rPr>
        <w:t xml:space="preserve"> at 0 </w:t>
      </w:r>
      <w:r w:rsidR="00392E48">
        <w:rPr>
          <w:sz w:val="22"/>
          <w:szCs w:val="22"/>
        </w:rPr>
        <w:t>ºC</w:t>
      </w:r>
      <w:r w:rsidRPr="00252EB2">
        <w:rPr>
          <w:sz w:val="22"/>
          <w:szCs w:val="22"/>
        </w:rPr>
        <w:t>, resolution: 0.01 ºC, records each hour) at 5 cm depth in a relatively homogeneous vegetation patch.</w:t>
      </w:r>
      <w:r w:rsidR="00980D54">
        <w:rPr>
          <w:sz w:val="22"/>
          <w:szCs w:val="22"/>
        </w:rPr>
        <w:t xml:space="preserve"> </w:t>
      </w:r>
      <w:r w:rsidR="004D0358">
        <w:rPr>
          <w:sz w:val="22"/>
          <w:szCs w:val="22"/>
        </w:rPr>
        <w:t>In 2008, w</w:t>
      </w:r>
      <w:r w:rsidRPr="00252EB2">
        <w:rPr>
          <w:sz w:val="22"/>
          <w:szCs w:val="22"/>
        </w:rPr>
        <w:t xml:space="preserve">e </w:t>
      </w:r>
      <w:r w:rsidR="004B5899">
        <w:rPr>
          <w:sz w:val="22"/>
          <w:szCs w:val="22"/>
        </w:rPr>
        <w:t xml:space="preserve">first </w:t>
      </w:r>
      <w:r w:rsidR="005C12AD">
        <w:rPr>
          <w:sz w:val="22"/>
          <w:szCs w:val="22"/>
        </w:rPr>
        <w:t xml:space="preserve">established and </w:t>
      </w:r>
      <w:r w:rsidRPr="00252EB2">
        <w:rPr>
          <w:sz w:val="22"/>
          <w:szCs w:val="22"/>
        </w:rPr>
        <w:t>surveyed plant communit</w:t>
      </w:r>
      <w:r w:rsidR="001B01BF" w:rsidRPr="00252EB2">
        <w:rPr>
          <w:sz w:val="22"/>
          <w:szCs w:val="22"/>
        </w:rPr>
        <w:t>ies</w:t>
      </w:r>
      <w:r w:rsidR="00BC5F77">
        <w:rPr>
          <w:sz w:val="22"/>
          <w:szCs w:val="22"/>
        </w:rPr>
        <w:t xml:space="preserve"> </w:t>
      </w:r>
      <w:r w:rsidRPr="00252EB2">
        <w:rPr>
          <w:sz w:val="22"/>
          <w:szCs w:val="22"/>
        </w:rPr>
        <w:t xml:space="preserve">in two </w:t>
      </w:r>
      <w:r w:rsidR="00D80A1A" w:rsidRPr="00252EB2">
        <w:rPr>
          <w:sz w:val="22"/>
          <w:szCs w:val="22"/>
        </w:rPr>
        <w:t>permanent</w:t>
      </w:r>
      <w:r w:rsidRPr="00252EB2">
        <w:rPr>
          <w:sz w:val="22"/>
          <w:szCs w:val="22"/>
        </w:rPr>
        <w:t xml:space="preserve"> plots of 1 m</w:t>
      </w:r>
      <w:r w:rsidRPr="00252EB2">
        <w:rPr>
          <w:sz w:val="22"/>
          <w:szCs w:val="22"/>
          <w:vertAlign w:val="superscript"/>
        </w:rPr>
        <w:t>2</w:t>
      </w:r>
      <w:r w:rsidRPr="00252EB2">
        <w:rPr>
          <w:sz w:val="22"/>
          <w:szCs w:val="22"/>
        </w:rPr>
        <w:t xml:space="preserve"> separated 1 m from the logger, identifying species composition of vascular plants and estimating relative cover in %. </w:t>
      </w:r>
      <w:r w:rsidR="00910340" w:rsidRPr="00252EB2">
        <w:rPr>
          <w:sz w:val="22"/>
          <w:szCs w:val="22"/>
        </w:rPr>
        <w:t>Within</w:t>
      </w:r>
      <w:r w:rsidRPr="00252EB2">
        <w:rPr>
          <w:sz w:val="22"/>
          <w:szCs w:val="22"/>
        </w:rPr>
        <w:t xml:space="preserve"> each plot, we </w:t>
      </w:r>
      <w:r w:rsidR="00966006" w:rsidRPr="00252EB2">
        <w:rPr>
          <w:sz w:val="22"/>
          <w:szCs w:val="22"/>
        </w:rPr>
        <w:t>sampled species frequency using</w:t>
      </w:r>
      <w:r w:rsidRPr="00252EB2">
        <w:rPr>
          <w:sz w:val="22"/>
          <w:szCs w:val="22"/>
        </w:rPr>
        <w:t xml:space="preserve"> a grid template of 100 </w:t>
      </w:r>
      <w:r w:rsidR="00D26BA6" w:rsidRPr="00252EB2">
        <w:rPr>
          <w:sz w:val="22"/>
          <w:szCs w:val="22"/>
        </w:rPr>
        <w:t>cells of</w:t>
      </w:r>
      <w:r w:rsidRPr="00252EB2">
        <w:rPr>
          <w:sz w:val="22"/>
          <w:szCs w:val="22"/>
        </w:rPr>
        <w:t xml:space="preserve"> 10</w:t>
      </w:r>
      <w:r w:rsidR="00966006" w:rsidRPr="00252EB2">
        <w:rPr>
          <w:sz w:val="22"/>
          <w:szCs w:val="22"/>
        </w:rPr>
        <w:t xml:space="preserve"> cm</w:t>
      </w:r>
      <w:r w:rsidRPr="00252EB2">
        <w:rPr>
          <w:sz w:val="22"/>
          <w:szCs w:val="22"/>
        </w:rPr>
        <w:t xml:space="preserve"> x 10 cm</w:t>
      </w:r>
      <w:r w:rsidR="003A3865">
        <w:rPr>
          <w:sz w:val="22"/>
          <w:szCs w:val="22"/>
        </w:rPr>
        <w:t xml:space="preserve"> </w:t>
      </w:r>
      <w:r w:rsidR="00966006" w:rsidRPr="00252EB2">
        <w:rPr>
          <w:sz w:val="22"/>
          <w:szCs w:val="22"/>
        </w:rPr>
        <w:t>following</w:t>
      </w:r>
      <w:r w:rsidRPr="00252EB2">
        <w:rPr>
          <w:sz w:val="22"/>
          <w:szCs w:val="22"/>
        </w:rPr>
        <w:t xml:space="preserve"> the methodology of </w:t>
      </w:r>
      <w:r w:rsidR="006503F6" w:rsidRPr="00252EB2">
        <w:rPr>
          <w:sz w:val="22"/>
          <w:szCs w:val="22"/>
        </w:rPr>
        <w:t>the Global Observation Research Initiative in Alpine Environments</w:t>
      </w:r>
      <w:r w:rsidR="00D742F6">
        <w:rPr>
          <w:sz w:val="22"/>
          <w:szCs w:val="22"/>
        </w:rPr>
        <w:t>, GLORIA</w:t>
      </w:r>
      <w:r w:rsidRPr="00252EB2">
        <w:rPr>
          <w:sz w:val="22"/>
          <w:szCs w:val="22"/>
        </w:rPr>
        <w:t xml:space="preserve"> </w:t>
      </w:r>
      <w:r w:rsidR="008401A3">
        <w:rPr>
          <w:sz w:val="22"/>
          <w:szCs w:val="22"/>
        </w:rPr>
        <w:fldChar w:fldCharType="begin" w:fldLock="1"/>
      </w:r>
      <w:r w:rsidR="005C6B25">
        <w:rPr>
          <w:sz w:val="22"/>
          <w:szCs w:val="22"/>
        </w:rPr>
        <w:instrText>ADDIN CSL_CITATION {"citationItems":[{"id":"ITEM-1","itemData":{"DOI":"10.2777/095439","ISBN":"9788527729833","author":[{"dropping-particle":"","family":"Pauli","given":"Harald","non-dropping-particle":"","parse-names":false,"suffix":""},{"dropping-particle":"","family":"Gottfried","given":"Michael","non-dropping-particle":"","parse-names":false,"suffix":""},{"dropping-particle":"","family":"Lamprecht","given":"Andrea","non-dropping-particle":"","parse-names":false,"suffix":""},{"dropping-particle":"","family":"Niessner","given":"Sophie","non-dropping-particle":"","parse-names":false,"suffix":""},{"dropping-particle":"","family":"Rumpf","given":"Sabine","non-dropping-particle":"","parse-names":false,"suffix":""},{"dropping-particle":"","family":"Winkler","given":"Manuela","non-dropping-particle":"","parse-names":false,"suffix":""},{"dropping-particle":"","family":"Steinbauer","given":"Klaus","non-dropping-particle":"","parse-names":false,"suffix":""},{"dropping-particle":"","family":"Grabherr","given":"Georg","non-dropping-particle":"","parse-names":false,"suffix":""}],"id":"ITEM-1","issued":{"date-parts":[["2015"]]},"number-of-pages":"140","publisher-place":"Vienna","title":"The GLORIA field manual—standard Multi-Summit approach, supplementary methods and extra approaches (5th edn)","type":"report"},"uris":["http://www.mendeley.com/documents/?uuid=b5a68e83-eb62-4603-87c4-4001aed97904"]}],"mendeley":{"formattedCitation":"(Pauli et al. 2015)","plainTextFormattedCitation":"(Pauli et al. 2015)","previouslyFormattedCitation":"(Pauli et al. 2015)"},"properties":{"noteIndex":0},"schema":"https://github.com/citation-style-language/schema/raw/master/csl-citation.json"}</w:instrText>
      </w:r>
      <w:r w:rsidR="008401A3">
        <w:rPr>
          <w:sz w:val="22"/>
          <w:szCs w:val="22"/>
        </w:rPr>
        <w:fldChar w:fldCharType="separate"/>
      </w:r>
      <w:r w:rsidR="005C6B25" w:rsidRPr="005C6B25">
        <w:rPr>
          <w:noProof/>
          <w:sz w:val="22"/>
          <w:szCs w:val="22"/>
        </w:rPr>
        <w:t>(Pauli et al. 2015)</w:t>
      </w:r>
      <w:r w:rsidR="008401A3">
        <w:rPr>
          <w:sz w:val="22"/>
          <w:szCs w:val="22"/>
        </w:rPr>
        <w:fldChar w:fldCharType="end"/>
      </w:r>
      <w:r w:rsidRPr="00252EB2">
        <w:rPr>
          <w:sz w:val="22"/>
          <w:szCs w:val="22"/>
        </w:rPr>
        <w:t xml:space="preserve">. </w:t>
      </w:r>
      <w:r w:rsidR="00EA7F3B" w:rsidRPr="00252EB2">
        <w:rPr>
          <w:sz w:val="22"/>
          <w:szCs w:val="22"/>
        </w:rPr>
        <w:t>L</w:t>
      </w:r>
      <w:r w:rsidRPr="00252EB2">
        <w:rPr>
          <w:sz w:val="22"/>
          <w:szCs w:val="22"/>
        </w:rPr>
        <w:t xml:space="preserve">oggers were replaced by new ones when needed, </w:t>
      </w:r>
      <w:r w:rsidR="00D26BA6" w:rsidRPr="00252EB2">
        <w:rPr>
          <w:sz w:val="22"/>
          <w:szCs w:val="22"/>
        </w:rPr>
        <w:t>recording</w:t>
      </w:r>
      <w:r w:rsidRPr="00252EB2">
        <w:rPr>
          <w:sz w:val="22"/>
          <w:szCs w:val="22"/>
        </w:rPr>
        <w:t xml:space="preserve"> a </w:t>
      </w:r>
      <w:r w:rsidR="00B00678" w:rsidRPr="00252EB2">
        <w:rPr>
          <w:sz w:val="22"/>
          <w:szCs w:val="22"/>
        </w:rPr>
        <w:t xml:space="preserve">continuous </w:t>
      </w:r>
      <w:r w:rsidRPr="00252EB2">
        <w:rPr>
          <w:sz w:val="22"/>
          <w:szCs w:val="22"/>
        </w:rPr>
        <w:t xml:space="preserve">temperature </w:t>
      </w:r>
      <w:r w:rsidR="00D26BA6" w:rsidRPr="00252EB2">
        <w:rPr>
          <w:sz w:val="22"/>
          <w:szCs w:val="22"/>
        </w:rPr>
        <w:t>series</w:t>
      </w:r>
      <w:r w:rsidRPr="00252EB2">
        <w:rPr>
          <w:sz w:val="22"/>
          <w:szCs w:val="22"/>
        </w:rPr>
        <w:t xml:space="preserve"> from </w:t>
      </w:r>
      <w:r w:rsidR="0081230A" w:rsidRPr="00252EB2">
        <w:rPr>
          <w:sz w:val="22"/>
          <w:szCs w:val="22"/>
        </w:rPr>
        <w:t xml:space="preserve">1 Jan </w:t>
      </w:r>
      <w:r w:rsidRPr="00252EB2">
        <w:rPr>
          <w:sz w:val="22"/>
          <w:szCs w:val="22"/>
        </w:rPr>
        <w:t xml:space="preserve">2008 to </w:t>
      </w:r>
      <w:r w:rsidR="0081230A" w:rsidRPr="00252EB2">
        <w:rPr>
          <w:sz w:val="22"/>
          <w:szCs w:val="22"/>
        </w:rPr>
        <w:t xml:space="preserve">31 Dec </w:t>
      </w:r>
      <w:r w:rsidRPr="00252EB2">
        <w:rPr>
          <w:sz w:val="22"/>
          <w:szCs w:val="22"/>
        </w:rPr>
        <w:t>2018. In 201</w:t>
      </w:r>
      <w:r w:rsidR="008F4ACA" w:rsidRPr="00252EB2">
        <w:rPr>
          <w:sz w:val="22"/>
          <w:szCs w:val="22"/>
        </w:rPr>
        <w:t>9</w:t>
      </w:r>
      <w:r w:rsidRPr="00252EB2">
        <w:rPr>
          <w:sz w:val="22"/>
          <w:szCs w:val="22"/>
        </w:rPr>
        <w:t xml:space="preserve">, we </w:t>
      </w:r>
      <w:r w:rsidR="001E3302" w:rsidRPr="00252EB2">
        <w:rPr>
          <w:sz w:val="22"/>
          <w:szCs w:val="22"/>
        </w:rPr>
        <w:t>re-surveyed</w:t>
      </w:r>
      <w:r w:rsidRPr="00252EB2">
        <w:rPr>
          <w:sz w:val="22"/>
          <w:szCs w:val="22"/>
        </w:rPr>
        <w:t xml:space="preserve"> the </w:t>
      </w:r>
      <w:r w:rsidR="00C41A93">
        <w:rPr>
          <w:sz w:val="22"/>
          <w:szCs w:val="22"/>
        </w:rPr>
        <w:t xml:space="preserve">permanent </w:t>
      </w:r>
      <w:r w:rsidRPr="00252EB2">
        <w:rPr>
          <w:sz w:val="22"/>
          <w:szCs w:val="22"/>
        </w:rPr>
        <w:t xml:space="preserve">plots to detect changes in species presence and frequency. The data from </w:t>
      </w:r>
      <w:r w:rsidR="00E97DCC" w:rsidRPr="00252EB2">
        <w:rPr>
          <w:sz w:val="22"/>
          <w:szCs w:val="22"/>
        </w:rPr>
        <w:t xml:space="preserve">the </w:t>
      </w:r>
      <w:r w:rsidR="0091309B" w:rsidRPr="00252EB2">
        <w:rPr>
          <w:sz w:val="22"/>
          <w:szCs w:val="22"/>
        </w:rPr>
        <w:t xml:space="preserve">8 </w:t>
      </w:r>
      <w:r w:rsidR="00E97DCC" w:rsidRPr="00252EB2">
        <w:rPr>
          <w:sz w:val="22"/>
          <w:szCs w:val="22"/>
        </w:rPr>
        <w:t>permanent plots</w:t>
      </w:r>
      <w:r w:rsidRPr="00252EB2">
        <w:rPr>
          <w:sz w:val="22"/>
          <w:szCs w:val="22"/>
        </w:rPr>
        <w:t xml:space="preserve">, together with the soil temperature collected </w:t>
      </w:r>
      <w:r w:rsidR="00226035" w:rsidRPr="00252EB2">
        <w:rPr>
          <w:sz w:val="22"/>
          <w:szCs w:val="22"/>
        </w:rPr>
        <w:t>for</w:t>
      </w:r>
      <w:r w:rsidRPr="00252EB2">
        <w:rPr>
          <w:sz w:val="22"/>
          <w:szCs w:val="22"/>
        </w:rPr>
        <w:t xml:space="preserve"> 10 years, represent the </w:t>
      </w:r>
      <w:r w:rsidR="00B17158" w:rsidRPr="00252EB2">
        <w:rPr>
          <w:sz w:val="22"/>
          <w:szCs w:val="22"/>
        </w:rPr>
        <w:t>‘</w:t>
      </w:r>
      <w:r w:rsidRPr="00252EB2">
        <w:rPr>
          <w:sz w:val="22"/>
          <w:szCs w:val="22"/>
        </w:rPr>
        <w:t>temporal survey</w:t>
      </w:r>
      <w:r w:rsidR="00B17158" w:rsidRPr="00252EB2">
        <w:rPr>
          <w:sz w:val="22"/>
          <w:szCs w:val="22"/>
        </w:rPr>
        <w:t>’.</w:t>
      </w:r>
    </w:p>
    <w:p w14:paraId="5C49B639" w14:textId="06C75E26" w:rsidR="00EE6491" w:rsidRPr="00252EB2" w:rsidRDefault="00BA3CD3" w:rsidP="00EE6491">
      <w:pPr>
        <w:pStyle w:val="FirstParagraph"/>
        <w:rPr>
          <w:sz w:val="22"/>
          <w:szCs w:val="22"/>
        </w:rPr>
      </w:pPr>
      <w:r w:rsidRPr="00252EB2">
        <w:rPr>
          <w:sz w:val="22"/>
          <w:szCs w:val="22"/>
        </w:rPr>
        <w:t xml:space="preserve">In 2018, we visited the </w:t>
      </w:r>
      <w:r w:rsidR="000006DF" w:rsidRPr="00252EB2">
        <w:rPr>
          <w:sz w:val="22"/>
          <w:szCs w:val="22"/>
        </w:rPr>
        <w:t>study sites to</w:t>
      </w:r>
      <w:r w:rsidR="00205771" w:rsidRPr="00252EB2">
        <w:rPr>
          <w:sz w:val="22"/>
          <w:szCs w:val="22"/>
        </w:rPr>
        <w:t xml:space="preserve"> </w:t>
      </w:r>
      <w:r w:rsidR="00CD5FC1" w:rsidRPr="00252EB2">
        <w:rPr>
          <w:sz w:val="22"/>
          <w:szCs w:val="22"/>
        </w:rPr>
        <w:t>measure</w:t>
      </w:r>
      <w:r w:rsidRPr="00252EB2">
        <w:rPr>
          <w:sz w:val="22"/>
          <w:szCs w:val="22"/>
        </w:rPr>
        <w:t xml:space="preserve"> the spatial variation </w:t>
      </w:r>
      <w:r w:rsidR="0094169A" w:rsidRPr="00252EB2">
        <w:rPr>
          <w:sz w:val="22"/>
          <w:szCs w:val="22"/>
        </w:rPr>
        <w:t>of microclimate and</w:t>
      </w:r>
      <w:r w:rsidRPr="00252EB2">
        <w:rPr>
          <w:sz w:val="22"/>
          <w:szCs w:val="22"/>
        </w:rPr>
        <w:t xml:space="preserve"> </w:t>
      </w:r>
      <w:r w:rsidR="00A34C70" w:rsidRPr="00252EB2">
        <w:rPr>
          <w:sz w:val="22"/>
          <w:szCs w:val="22"/>
        </w:rPr>
        <w:t>plant communities</w:t>
      </w:r>
      <w:r w:rsidRPr="00252EB2">
        <w:rPr>
          <w:sz w:val="22"/>
          <w:szCs w:val="22"/>
        </w:rPr>
        <w:t xml:space="preserve"> around the </w:t>
      </w:r>
      <w:r w:rsidR="0013699F" w:rsidRPr="00252EB2">
        <w:rPr>
          <w:sz w:val="22"/>
          <w:szCs w:val="22"/>
        </w:rPr>
        <w:t>four</w:t>
      </w:r>
      <w:r w:rsidRPr="00252EB2">
        <w:rPr>
          <w:sz w:val="22"/>
          <w:szCs w:val="22"/>
        </w:rPr>
        <w:t xml:space="preserve"> </w:t>
      </w:r>
      <w:r w:rsidR="00E645C1" w:rsidRPr="00252EB2">
        <w:rPr>
          <w:sz w:val="22"/>
          <w:szCs w:val="22"/>
        </w:rPr>
        <w:t>sites</w:t>
      </w:r>
      <w:r w:rsidR="0013699F" w:rsidRPr="00252EB2">
        <w:rPr>
          <w:sz w:val="22"/>
          <w:szCs w:val="22"/>
        </w:rPr>
        <w:t xml:space="preserve"> sampled in the temporal survey</w:t>
      </w:r>
      <w:r w:rsidRPr="00252EB2">
        <w:rPr>
          <w:sz w:val="22"/>
          <w:szCs w:val="22"/>
        </w:rPr>
        <w:t xml:space="preserve">. </w:t>
      </w:r>
      <w:r w:rsidR="00E645C1" w:rsidRPr="00252EB2">
        <w:rPr>
          <w:sz w:val="22"/>
          <w:szCs w:val="22"/>
        </w:rPr>
        <w:t>U</w:t>
      </w:r>
      <w:r w:rsidRPr="00252EB2">
        <w:rPr>
          <w:sz w:val="22"/>
          <w:szCs w:val="22"/>
        </w:rPr>
        <w:t xml:space="preserve">sing the long-term temperature logger </w:t>
      </w:r>
      <w:r w:rsidR="00924C7E" w:rsidRPr="00252EB2">
        <w:rPr>
          <w:sz w:val="22"/>
          <w:szCs w:val="22"/>
        </w:rPr>
        <w:t xml:space="preserve">of each site </w:t>
      </w:r>
      <w:r w:rsidRPr="00252EB2">
        <w:rPr>
          <w:sz w:val="22"/>
          <w:szCs w:val="22"/>
        </w:rPr>
        <w:t xml:space="preserve">as the </w:t>
      </w:r>
      <w:r w:rsidR="00924C7E" w:rsidRPr="00252EB2">
        <w:rPr>
          <w:sz w:val="22"/>
          <w:szCs w:val="22"/>
        </w:rPr>
        <w:t>spatial</w:t>
      </w:r>
      <w:r w:rsidR="00E82C34" w:rsidRPr="00252EB2">
        <w:rPr>
          <w:sz w:val="22"/>
          <w:szCs w:val="22"/>
        </w:rPr>
        <w:t xml:space="preserve"> reference</w:t>
      </w:r>
      <w:r w:rsidRPr="00252EB2">
        <w:rPr>
          <w:sz w:val="22"/>
          <w:szCs w:val="22"/>
        </w:rPr>
        <w:t xml:space="preserve">, we additionally placed 20 </w:t>
      </w:r>
      <w:proofErr w:type="spellStart"/>
      <w:r w:rsidRPr="00252EB2">
        <w:rPr>
          <w:sz w:val="22"/>
          <w:szCs w:val="22"/>
        </w:rPr>
        <w:t>iButtons</w:t>
      </w:r>
      <w:proofErr w:type="spellEnd"/>
      <w:r w:rsidRPr="00252EB2">
        <w:rPr>
          <w:sz w:val="22"/>
          <w:szCs w:val="22"/>
        </w:rPr>
        <w:t xml:space="preserve"> (</w:t>
      </w:r>
      <w:proofErr w:type="spellStart"/>
      <w:r w:rsidRPr="00252EB2">
        <w:rPr>
          <w:sz w:val="22"/>
          <w:szCs w:val="22"/>
        </w:rPr>
        <w:t>Thermochron</w:t>
      </w:r>
      <w:proofErr w:type="spellEnd"/>
      <w:r w:rsidRPr="00252EB2">
        <w:rPr>
          <w:sz w:val="22"/>
          <w:szCs w:val="22"/>
        </w:rPr>
        <w:t xml:space="preserve">, </w:t>
      </w:r>
      <w:proofErr w:type="spellStart"/>
      <w:r w:rsidRPr="00252EB2">
        <w:rPr>
          <w:sz w:val="22"/>
          <w:szCs w:val="22"/>
        </w:rPr>
        <w:t>iButton</w:t>
      </w:r>
      <w:proofErr w:type="spellEnd"/>
      <w:r w:rsidRPr="00252EB2">
        <w:rPr>
          <w:sz w:val="22"/>
          <w:szCs w:val="22"/>
        </w:rPr>
        <w:t>, Newbury, UK; accuracy: +/- 0.5 ºC from -10 ºC to +65 ºC, resolution: 0.5 ºC, records each 4 hours) in 20 plots of 1 m</w:t>
      </w:r>
      <w:r w:rsidRPr="00252EB2">
        <w:rPr>
          <w:sz w:val="22"/>
          <w:szCs w:val="22"/>
          <w:vertAlign w:val="superscript"/>
        </w:rPr>
        <w:t>2</w:t>
      </w:r>
      <w:r w:rsidRPr="00252EB2">
        <w:rPr>
          <w:sz w:val="22"/>
          <w:szCs w:val="22"/>
        </w:rPr>
        <w:t xml:space="preserve"> separated 10 m from each other </w:t>
      </w:r>
      <w:r w:rsidR="00E82C34" w:rsidRPr="00252EB2">
        <w:rPr>
          <w:sz w:val="22"/>
          <w:szCs w:val="22"/>
        </w:rPr>
        <w:t>along</w:t>
      </w:r>
      <w:r w:rsidRPr="00252EB2">
        <w:rPr>
          <w:sz w:val="22"/>
          <w:szCs w:val="22"/>
        </w:rPr>
        <w:t xml:space="preserve"> the cardinal directions (</w:t>
      </w:r>
      <w:r w:rsidRPr="00252EB2">
        <w:rPr>
          <w:b/>
          <w:bCs/>
          <w:sz w:val="22"/>
          <w:szCs w:val="22"/>
        </w:rPr>
        <w:t>Fig. 1C</w:t>
      </w:r>
      <w:r w:rsidRPr="00252EB2">
        <w:rPr>
          <w:sz w:val="22"/>
          <w:szCs w:val="22"/>
        </w:rPr>
        <w:t xml:space="preserve">). </w:t>
      </w:r>
      <w:r w:rsidR="003A3623" w:rsidRPr="00252EB2">
        <w:rPr>
          <w:sz w:val="22"/>
          <w:szCs w:val="22"/>
        </w:rPr>
        <w:t xml:space="preserve">The recording period for the </w:t>
      </w:r>
      <w:proofErr w:type="spellStart"/>
      <w:r w:rsidR="003A3623" w:rsidRPr="00252EB2">
        <w:rPr>
          <w:sz w:val="22"/>
          <w:szCs w:val="22"/>
        </w:rPr>
        <w:t>iButtons</w:t>
      </w:r>
      <w:proofErr w:type="spellEnd"/>
      <w:r w:rsidR="003A3623" w:rsidRPr="00252EB2">
        <w:rPr>
          <w:sz w:val="22"/>
          <w:szCs w:val="22"/>
        </w:rPr>
        <w:t xml:space="preserve"> went from </w:t>
      </w:r>
      <w:r w:rsidR="00F42E0D" w:rsidRPr="00252EB2">
        <w:rPr>
          <w:sz w:val="22"/>
          <w:szCs w:val="22"/>
        </w:rPr>
        <w:t xml:space="preserve">1 </w:t>
      </w:r>
      <w:r w:rsidR="003A3623" w:rsidRPr="00252EB2">
        <w:rPr>
          <w:sz w:val="22"/>
          <w:szCs w:val="22"/>
        </w:rPr>
        <w:t>Oct 2018 to</w:t>
      </w:r>
      <w:r w:rsidR="00F42E0D" w:rsidRPr="00252EB2">
        <w:rPr>
          <w:sz w:val="22"/>
          <w:szCs w:val="22"/>
        </w:rPr>
        <w:t xml:space="preserve"> 31</w:t>
      </w:r>
      <w:r w:rsidR="003A3623" w:rsidRPr="00252EB2">
        <w:rPr>
          <w:sz w:val="22"/>
          <w:szCs w:val="22"/>
        </w:rPr>
        <w:t xml:space="preserve"> Aug 2019 (330 days). </w:t>
      </w:r>
      <w:r w:rsidR="00511354" w:rsidRPr="00252EB2">
        <w:rPr>
          <w:sz w:val="22"/>
          <w:szCs w:val="22"/>
        </w:rPr>
        <w:t xml:space="preserve">For each one of the </w:t>
      </w:r>
      <w:r w:rsidRPr="00252EB2">
        <w:rPr>
          <w:sz w:val="22"/>
          <w:szCs w:val="22"/>
        </w:rPr>
        <w:t>20 plots</w:t>
      </w:r>
      <w:r w:rsidR="003A3623" w:rsidRPr="00252EB2">
        <w:rPr>
          <w:sz w:val="22"/>
          <w:szCs w:val="22"/>
        </w:rPr>
        <w:t xml:space="preserve"> per site</w:t>
      </w:r>
      <w:r w:rsidRPr="00252EB2">
        <w:rPr>
          <w:sz w:val="22"/>
          <w:szCs w:val="22"/>
        </w:rPr>
        <w:t xml:space="preserve">, we identified </w:t>
      </w:r>
      <w:r w:rsidR="00191436" w:rsidRPr="00252EB2">
        <w:rPr>
          <w:sz w:val="22"/>
          <w:szCs w:val="22"/>
        </w:rPr>
        <w:t xml:space="preserve">all </w:t>
      </w:r>
      <w:r w:rsidRPr="00252EB2">
        <w:rPr>
          <w:sz w:val="22"/>
          <w:szCs w:val="22"/>
        </w:rPr>
        <w:t>vascular plants and estimated their relative cover in %. The</w:t>
      </w:r>
      <w:r w:rsidR="00B77A77" w:rsidRPr="00252EB2">
        <w:rPr>
          <w:sz w:val="22"/>
          <w:szCs w:val="22"/>
        </w:rPr>
        <w:t xml:space="preserve"> </w:t>
      </w:r>
      <w:proofErr w:type="spellStart"/>
      <w:r w:rsidR="00B77A77" w:rsidRPr="00252EB2">
        <w:rPr>
          <w:sz w:val="22"/>
          <w:szCs w:val="22"/>
        </w:rPr>
        <w:t>iButton</w:t>
      </w:r>
      <w:proofErr w:type="spellEnd"/>
      <w:r w:rsidRPr="00252EB2">
        <w:rPr>
          <w:sz w:val="22"/>
          <w:szCs w:val="22"/>
        </w:rPr>
        <w:t xml:space="preserve"> </w:t>
      </w:r>
      <w:r w:rsidR="00BC560D" w:rsidRPr="00252EB2">
        <w:rPr>
          <w:sz w:val="22"/>
          <w:szCs w:val="22"/>
        </w:rPr>
        <w:t xml:space="preserve">climatic </w:t>
      </w:r>
      <w:r w:rsidR="006031B0" w:rsidRPr="00252EB2">
        <w:rPr>
          <w:sz w:val="22"/>
          <w:szCs w:val="22"/>
        </w:rPr>
        <w:t xml:space="preserve">data </w:t>
      </w:r>
      <w:r w:rsidR="00BC560D" w:rsidRPr="00252EB2">
        <w:rPr>
          <w:sz w:val="22"/>
          <w:szCs w:val="22"/>
        </w:rPr>
        <w:t>and compositional</w:t>
      </w:r>
      <w:r w:rsidR="00A1774E" w:rsidRPr="00252EB2">
        <w:rPr>
          <w:sz w:val="22"/>
          <w:szCs w:val="22"/>
        </w:rPr>
        <w:t xml:space="preserve"> data</w:t>
      </w:r>
      <w:r w:rsidRPr="00252EB2">
        <w:rPr>
          <w:sz w:val="22"/>
          <w:szCs w:val="22"/>
        </w:rPr>
        <w:t xml:space="preserve"> of the</w:t>
      </w:r>
      <w:r w:rsidR="00BC560D" w:rsidRPr="00252EB2">
        <w:rPr>
          <w:sz w:val="22"/>
          <w:szCs w:val="22"/>
        </w:rPr>
        <w:t xml:space="preserve"> 80</w:t>
      </w:r>
      <w:r w:rsidRPr="00252EB2">
        <w:rPr>
          <w:sz w:val="22"/>
          <w:szCs w:val="22"/>
        </w:rPr>
        <w:t xml:space="preserve"> plots</w:t>
      </w:r>
      <w:r w:rsidR="00BC560D" w:rsidRPr="00252EB2">
        <w:rPr>
          <w:sz w:val="22"/>
          <w:szCs w:val="22"/>
        </w:rPr>
        <w:t xml:space="preserve"> recorded in </w:t>
      </w:r>
      <w:r w:rsidR="006031B0" w:rsidRPr="00252EB2">
        <w:rPr>
          <w:sz w:val="22"/>
          <w:szCs w:val="22"/>
        </w:rPr>
        <w:t xml:space="preserve">the </w:t>
      </w:r>
      <w:r w:rsidR="00BC560D" w:rsidRPr="00252EB2">
        <w:rPr>
          <w:sz w:val="22"/>
          <w:szCs w:val="22"/>
        </w:rPr>
        <w:t>four sites</w:t>
      </w:r>
      <w:r w:rsidRPr="00252EB2">
        <w:rPr>
          <w:sz w:val="22"/>
          <w:szCs w:val="22"/>
        </w:rPr>
        <w:t xml:space="preserve"> </w:t>
      </w:r>
      <w:r w:rsidR="002F2AC8" w:rsidRPr="00252EB2">
        <w:rPr>
          <w:sz w:val="22"/>
          <w:szCs w:val="22"/>
        </w:rPr>
        <w:t>represent</w:t>
      </w:r>
      <w:r w:rsidRPr="00252EB2">
        <w:rPr>
          <w:sz w:val="22"/>
          <w:szCs w:val="22"/>
        </w:rPr>
        <w:t xml:space="preserve"> the </w:t>
      </w:r>
      <w:r w:rsidR="006E2D1D" w:rsidRPr="00252EB2">
        <w:rPr>
          <w:sz w:val="22"/>
          <w:szCs w:val="22"/>
        </w:rPr>
        <w:t>‘</w:t>
      </w:r>
      <w:r w:rsidRPr="00252EB2">
        <w:rPr>
          <w:sz w:val="22"/>
          <w:szCs w:val="22"/>
        </w:rPr>
        <w:t>spatial survey</w:t>
      </w:r>
      <w:r w:rsidR="006E2D1D" w:rsidRPr="00252EB2">
        <w:rPr>
          <w:sz w:val="22"/>
          <w:szCs w:val="22"/>
        </w:rPr>
        <w:t>’</w:t>
      </w:r>
      <w:r w:rsidR="00EE6491" w:rsidRPr="00252EB2">
        <w:rPr>
          <w:sz w:val="22"/>
          <w:szCs w:val="22"/>
        </w:rPr>
        <w:t>.</w:t>
      </w:r>
      <w:bookmarkStart w:id="12" w:name="bioclimatic-indices"/>
      <w:bookmarkEnd w:id="11"/>
    </w:p>
    <w:p w14:paraId="05477A3C" w14:textId="11EE46C9" w:rsidR="00F47D83" w:rsidRPr="002762BF" w:rsidRDefault="00E80F67" w:rsidP="00EE6491">
      <w:pPr>
        <w:pStyle w:val="FirstParagraph"/>
        <w:rPr>
          <w:i/>
          <w:iCs/>
          <w:sz w:val="22"/>
          <w:szCs w:val="22"/>
        </w:rPr>
      </w:pPr>
      <w:r w:rsidRPr="002762BF">
        <w:rPr>
          <w:i/>
          <w:iCs/>
          <w:sz w:val="22"/>
          <w:szCs w:val="22"/>
        </w:rPr>
        <w:t>2.</w:t>
      </w:r>
      <w:r w:rsidR="007F2BD6" w:rsidRPr="002762BF">
        <w:rPr>
          <w:i/>
          <w:iCs/>
          <w:sz w:val="22"/>
          <w:szCs w:val="22"/>
        </w:rPr>
        <w:t>3</w:t>
      </w:r>
      <w:r w:rsidR="00796EF2" w:rsidRPr="002762BF">
        <w:rPr>
          <w:i/>
          <w:iCs/>
          <w:sz w:val="22"/>
          <w:szCs w:val="22"/>
        </w:rPr>
        <w:t xml:space="preserve">. </w:t>
      </w:r>
      <w:r w:rsidR="007F2BD6" w:rsidRPr="002762BF">
        <w:rPr>
          <w:i/>
          <w:iCs/>
          <w:sz w:val="22"/>
          <w:szCs w:val="22"/>
        </w:rPr>
        <w:t>Data analyses</w:t>
      </w:r>
    </w:p>
    <w:p w14:paraId="609110D7" w14:textId="35136DAA" w:rsidR="00E30436" w:rsidRPr="001F6CAC" w:rsidRDefault="00BA3CD3" w:rsidP="001F6CAC">
      <w:pPr>
        <w:pStyle w:val="FirstParagraph"/>
        <w:rPr>
          <w:sz w:val="22"/>
          <w:szCs w:val="22"/>
        </w:rPr>
      </w:pPr>
      <w:r w:rsidRPr="00252EB2">
        <w:rPr>
          <w:sz w:val="22"/>
          <w:szCs w:val="22"/>
        </w:rPr>
        <w:lastRenderedPageBreak/>
        <w:t xml:space="preserve">We used </w:t>
      </w:r>
      <w:r w:rsidR="006866C8" w:rsidRPr="00252EB2">
        <w:rPr>
          <w:sz w:val="22"/>
          <w:szCs w:val="22"/>
        </w:rPr>
        <w:t>microclimatic</w:t>
      </w:r>
      <w:r w:rsidRPr="00252EB2">
        <w:rPr>
          <w:sz w:val="22"/>
          <w:szCs w:val="22"/>
        </w:rPr>
        <w:t xml:space="preserve"> data of the temporal and spatial surveys to calculate bioclimatic indices.</w:t>
      </w:r>
      <w:r w:rsidR="00A3109D" w:rsidRPr="00252EB2">
        <w:rPr>
          <w:sz w:val="22"/>
          <w:szCs w:val="22"/>
        </w:rPr>
        <w:t xml:space="preserve"> For comparison,</w:t>
      </w:r>
      <w:r w:rsidR="002D2FFA" w:rsidRPr="00252EB2">
        <w:rPr>
          <w:sz w:val="22"/>
          <w:szCs w:val="22"/>
        </w:rPr>
        <w:t xml:space="preserve"> we homogenized the data </w:t>
      </w:r>
      <w:r w:rsidR="00C66596" w:rsidRPr="00252EB2">
        <w:rPr>
          <w:sz w:val="22"/>
          <w:szCs w:val="22"/>
        </w:rPr>
        <w:t xml:space="preserve">of the temporal survey </w:t>
      </w:r>
      <w:r w:rsidR="009908DC" w:rsidRPr="00252EB2">
        <w:rPr>
          <w:sz w:val="22"/>
          <w:szCs w:val="22"/>
        </w:rPr>
        <w:t>at</w:t>
      </w:r>
      <w:r w:rsidR="003B1879" w:rsidRPr="00252EB2">
        <w:rPr>
          <w:sz w:val="22"/>
          <w:szCs w:val="22"/>
        </w:rPr>
        <w:t xml:space="preserve"> </w:t>
      </w:r>
      <w:r w:rsidR="00C55A8E">
        <w:rPr>
          <w:sz w:val="22"/>
          <w:szCs w:val="22"/>
        </w:rPr>
        <w:t>four</w:t>
      </w:r>
      <w:r w:rsidR="003B1879" w:rsidRPr="00252EB2">
        <w:rPr>
          <w:sz w:val="22"/>
          <w:szCs w:val="22"/>
        </w:rPr>
        <w:t>-hour intervals,</w:t>
      </w:r>
      <w:r w:rsidR="00220317" w:rsidRPr="00252EB2">
        <w:rPr>
          <w:sz w:val="22"/>
          <w:szCs w:val="22"/>
        </w:rPr>
        <w:t xml:space="preserve"> </w:t>
      </w:r>
      <w:r w:rsidR="00C66596" w:rsidRPr="00252EB2">
        <w:rPr>
          <w:sz w:val="22"/>
          <w:szCs w:val="22"/>
        </w:rPr>
        <w:t xml:space="preserve">keeping </w:t>
      </w:r>
      <w:r w:rsidR="00220317" w:rsidRPr="00252EB2">
        <w:rPr>
          <w:sz w:val="22"/>
          <w:szCs w:val="22"/>
        </w:rPr>
        <w:t>the</w:t>
      </w:r>
      <w:r w:rsidR="00C66596" w:rsidRPr="00252EB2">
        <w:rPr>
          <w:sz w:val="22"/>
          <w:szCs w:val="22"/>
        </w:rPr>
        <w:t xml:space="preserve"> same</w:t>
      </w:r>
      <w:r w:rsidR="00220317" w:rsidRPr="00252EB2">
        <w:rPr>
          <w:sz w:val="22"/>
          <w:szCs w:val="22"/>
        </w:rPr>
        <w:t xml:space="preserve"> 330 </w:t>
      </w:r>
      <w:r w:rsidR="009C6EC1" w:rsidRPr="00252EB2">
        <w:rPr>
          <w:sz w:val="22"/>
          <w:szCs w:val="22"/>
        </w:rPr>
        <w:t xml:space="preserve">calendar </w:t>
      </w:r>
      <w:r w:rsidR="00220317" w:rsidRPr="00252EB2">
        <w:rPr>
          <w:sz w:val="22"/>
          <w:szCs w:val="22"/>
        </w:rPr>
        <w:t>days covered by the</w:t>
      </w:r>
      <w:r w:rsidR="00C66124" w:rsidRPr="00252EB2">
        <w:rPr>
          <w:sz w:val="22"/>
          <w:szCs w:val="22"/>
        </w:rPr>
        <w:t xml:space="preserve"> spatial survey. In total, we obtained</w:t>
      </w:r>
      <w:r w:rsidR="000513BF" w:rsidRPr="00252EB2">
        <w:rPr>
          <w:sz w:val="22"/>
          <w:szCs w:val="22"/>
        </w:rPr>
        <w:t xml:space="preserve"> 40 data points for</w:t>
      </w:r>
      <w:r w:rsidRPr="00252EB2">
        <w:rPr>
          <w:sz w:val="22"/>
          <w:szCs w:val="22"/>
        </w:rPr>
        <w:t xml:space="preserve"> the temporal survey (</w:t>
      </w:r>
      <w:r w:rsidR="00C55A8E">
        <w:rPr>
          <w:sz w:val="22"/>
          <w:szCs w:val="22"/>
        </w:rPr>
        <w:t>four</w:t>
      </w:r>
      <w:r w:rsidRPr="00252EB2">
        <w:rPr>
          <w:sz w:val="22"/>
          <w:szCs w:val="22"/>
        </w:rPr>
        <w:t xml:space="preserve"> sites </w:t>
      </w:r>
      <w:r w:rsidR="00CB7F3F" w:rsidRPr="00252EB2">
        <w:rPr>
          <w:sz w:val="22"/>
          <w:szCs w:val="22"/>
        </w:rPr>
        <w:t>x</w:t>
      </w:r>
      <w:r w:rsidRPr="00252EB2">
        <w:rPr>
          <w:sz w:val="22"/>
          <w:szCs w:val="22"/>
        </w:rPr>
        <w:t xml:space="preserve"> 10 years) and 80 </w:t>
      </w:r>
      <w:r w:rsidR="000513BF" w:rsidRPr="00252EB2">
        <w:rPr>
          <w:sz w:val="22"/>
          <w:szCs w:val="22"/>
        </w:rPr>
        <w:t xml:space="preserve">for the </w:t>
      </w:r>
      <w:r w:rsidRPr="00252EB2">
        <w:rPr>
          <w:sz w:val="22"/>
          <w:szCs w:val="22"/>
        </w:rPr>
        <w:t xml:space="preserve">spatial </w:t>
      </w:r>
      <w:r w:rsidR="000513BF" w:rsidRPr="00252EB2">
        <w:rPr>
          <w:sz w:val="22"/>
          <w:szCs w:val="22"/>
        </w:rPr>
        <w:t>survey</w:t>
      </w:r>
      <w:r w:rsidRPr="00252EB2">
        <w:rPr>
          <w:sz w:val="22"/>
          <w:szCs w:val="22"/>
        </w:rPr>
        <w:t xml:space="preserve"> (</w:t>
      </w:r>
      <w:r w:rsidR="00C55A8E">
        <w:rPr>
          <w:sz w:val="22"/>
          <w:szCs w:val="22"/>
        </w:rPr>
        <w:t>four</w:t>
      </w:r>
      <w:r w:rsidRPr="00252EB2">
        <w:rPr>
          <w:sz w:val="22"/>
          <w:szCs w:val="22"/>
        </w:rPr>
        <w:t xml:space="preserve"> sites </w:t>
      </w:r>
      <w:r w:rsidR="00CB7F3F" w:rsidRPr="00252EB2">
        <w:rPr>
          <w:sz w:val="22"/>
          <w:szCs w:val="22"/>
        </w:rPr>
        <w:t>x</w:t>
      </w:r>
      <w:r w:rsidRPr="00252EB2">
        <w:rPr>
          <w:sz w:val="22"/>
          <w:szCs w:val="22"/>
        </w:rPr>
        <w:t xml:space="preserve"> 20 plots).</w:t>
      </w:r>
      <w:r w:rsidR="00B90D83" w:rsidRPr="00252EB2">
        <w:rPr>
          <w:sz w:val="22"/>
          <w:szCs w:val="22"/>
        </w:rPr>
        <w:t xml:space="preserve"> </w:t>
      </w:r>
      <w:r w:rsidR="00541766" w:rsidRPr="00252EB2">
        <w:rPr>
          <w:sz w:val="22"/>
          <w:szCs w:val="22"/>
        </w:rPr>
        <w:t xml:space="preserve">We </w:t>
      </w:r>
      <w:r w:rsidR="00225C01" w:rsidRPr="00252EB2">
        <w:rPr>
          <w:sz w:val="22"/>
          <w:szCs w:val="22"/>
        </w:rPr>
        <w:t>calculated</w:t>
      </w:r>
      <w:r w:rsidRPr="00252EB2">
        <w:rPr>
          <w:sz w:val="22"/>
          <w:szCs w:val="22"/>
        </w:rPr>
        <w:t xml:space="preserve"> </w:t>
      </w:r>
      <w:r w:rsidR="00FD37EE" w:rsidRPr="00252EB2">
        <w:rPr>
          <w:sz w:val="22"/>
          <w:szCs w:val="22"/>
        </w:rPr>
        <w:t xml:space="preserve">bioclimatic </w:t>
      </w:r>
      <w:r w:rsidRPr="00252EB2">
        <w:rPr>
          <w:sz w:val="22"/>
          <w:szCs w:val="22"/>
        </w:rPr>
        <w:t xml:space="preserve">indices </w:t>
      </w:r>
      <w:r w:rsidR="00A13231" w:rsidRPr="00252EB2">
        <w:rPr>
          <w:sz w:val="22"/>
          <w:szCs w:val="22"/>
        </w:rPr>
        <w:t>based on standard</w:t>
      </w:r>
      <w:r w:rsidR="003853F3" w:rsidRPr="00252EB2">
        <w:rPr>
          <w:sz w:val="22"/>
          <w:szCs w:val="22"/>
        </w:rPr>
        <w:t xml:space="preserve"> variables </w:t>
      </w:r>
      <w:r w:rsidR="00CB7F3F" w:rsidRPr="00252EB2">
        <w:rPr>
          <w:sz w:val="22"/>
          <w:szCs w:val="22"/>
        </w:rPr>
        <w:t>used by</w:t>
      </w:r>
      <w:r w:rsidR="003853F3" w:rsidRPr="00252EB2">
        <w:rPr>
          <w:sz w:val="22"/>
          <w:szCs w:val="22"/>
        </w:rPr>
        <w:t xml:space="preserve"> </w:t>
      </w:r>
      <w:proofErr w:type="spellStart"/>
      <w:r w:rsidR="003853F3" w:rsidRPr="00252EB2">
        <w:rPr>
          <w:sz w:val="22"/>
          <w:szCs w:val="22"/>
        </w:rPr>
        <w:t>WorldClim</w:t>
      </w:r>
      <w:proofErr w:type="spellEnd"/>
      <w:r w:rsidR="003853F3" w:rsidRPr="00252EB2">
        <w:rPr>
          <w:sz w:val="22"/>
          <w:szCs w:val="22"/>
        </w:rPr>
        <w:t xml:space="preserve"> </w:t>
      </w:r>
      <w:r w:rsidR="00DE0B70">
        <w:rPr>
          <w:sz w:val="22"/>
          <w:szCs w:val="22"/>
        </w:rPr>
        <w:fldChar w:fldCharType="begin" w:fldLock="1"/>
      </w:r>
      <w:r w:rsidR="005C6B25">
        <w:rPr>
          <w:sz w:val="22"/>
          <w:szCs w:val="22"/>
        </w:rPr>
        <w:instrText>ADDIN CSL_CITATION {"citationItems":[{"id":"ITEM-1","itemData":{"DOI":"10.1002/joc.5086","ISSN":"10970088","abstract":"We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data.","author":[{"dropping-particle":"","family":"Fick","given":"Stephen E.","non-dropping-particle":"","parse-names":false,"suffix":""},{"dropping-particle":"","family":"Hijmans","given":"Robert J.","non-dropping-particle":"","parse-names":false,"suffix":""}],"container-title":"International Journal of Climatology","id":"ITEM-1","issue":"12","issued":{"date-parts":[["2017"]]},"page":"4302-4315","title":"WorldClim 2: new 1-km spatial resolution climate surfaces for global land areas","type":"article-journal","volume":"37"},"uris":["http://www.mendeley.com/documents/?uuid=4f3d182a-f7d1-4e74-a417-c10fee10a63c"]}],"mendeley":{"formattedCitation":"(Fick &amp; Hijmans 2017)","plainTextFormattedCitation":"(Fick &amp; Hijmans 2017)","previouslyFormattedCitation":"(Fick &amp; Hijmans 2017)"},"properties":{"noteIndex":0},"schema":"https://github.com/citation-style-language/schema/raw/master/csl-citation.json"}</w:instrText>
      </w:r>
      <w:r w:rsidR="00DE0B70">
        <w:rPr>
          <w:sz w:val="22"/>
          <w:szCs w:val="22"/>
        </w:rPr>
        <w:fldChar w:fldCharType="separate"/>
      </w:r>
      <w:r w:rsidR="005C6B25" w:rsidRPr="005C6B25">
        <w:rPr>
          <w:noProof/>
          <w:sz w:val="22"/>
          <w:szCs w:val="22"/>
        </w:rPr>
        <w:t>(Fick &amp; Hijmans 2017)</w:t>
      </w:r>
      <w:r w:rsidR="00DE0B70">
        <w:rPr>
          <w:sz w:val="22"/>
          <w:szCs w:val="22"/>
        </w:rPr>
        <w:fldChar w:fldCharType="end"/>
      </w:r>
      <w:r w:rsidR="003853F3" w:rsidRPr="00252EB2">
        <w:rPr>
          <w:sz w:val="22"/>
          <w:szCs w:val="22"/>
        </w:rPr>
        <w:t xml:space="preserve">, </w:t>
      </w:r>
      <w:r w:rsidR="00541766" w:rsidRPr="00252EB2">
        <w:rPr>
          <w:sz w:val="22"/>
          <w:szCs w:val="22"/>
        </w:rPr>
        <w:t>together with</w:t>
      </w:r>
      <w:r w:rsidR="003853F3" w:rsidRPr="00252EB2">
        <w:rPr>
          <w:sz w:val="22"/>
          <w:szCs w:val="22"/>
        </w:rPr>
        <w:t xml:space="preserve"> </w:t>
      </w:r>
      <w:r w:rsidR="006A2FB3" w:rsidRPr="00252EB2">
        <w:rPr>
          <w:sz w:val="22"/>
          <w:szCs w:val="22"/>
        </w:rPr>
        <w:t>other</w:t>
      </w:r>
      <w:r w:rsidR="00495533" w:rsidRPr="00252EB2">
        <w:rPr>
          <w:sz w:val="22"/>
          <w:szCs w:val="22"/>
        </w:rPr>
        <w:t xml:space="preserve"> variables </w:t>
      </w:r>
      <w:r w:rsidR="006A2FB3" w:rsidRPr="00252EB2">
        <w:rPr>
          <w:sz w:val="22"/>
          <w:szCs w:val="22"/>
        </w:rPr>
        <w:t>with</w:t>
      </w:r>
      <w:r w:rsidR="00981ED2" w:rsidRPr="00252EB2">
        <w:rPr>
          <w:sz w:val="22"/>
          <w:szCs w:val="22"/>
        </w:rPr>
        <w:t xml:space="preserve"> a relevant effect </w:t>
      </w:r>
      <w:r w:rsidR="006A2FB3" w:rsidRPr="00252EB2">
        <w:rPr>
          <w:sz w:val="22"/>
          <w:szCs w:val="22"/>
        </w:rPr>
        <w:t>on</w:t>
      </w:r>
      <w:r w:rsidR="00981ED2" w:rsidRPr="00252EB2">
        <w:rPr>
          <w:sz w:val="22"/>
          <w:szCs w:val="22"/>
        </w:rPr>
        <w:t xml:space="preserve"> alpine topo</w:t>
      </w:r>
      <w:r w:rsidR="00541766" w:rsidRPr="00252EB2">
        <w:rPr>
          <w:sz w:val="22"/>
          <w:szCs w:val="22"/>
        </w:rPr>
        <w:t>graphic</w:t>
      </w:r>
      <w:r w:rsidR="00981ED2" w:rsidRPr="00252EB2">
        <w:rPr>
          <w:sz w:val="22"/>
          <w:szCs w:val="22"/>
        </w:rPr>
        <w:t xml:space="preserve"> gradients: </w:t>
      </w:r>
      <w:r w:rsidR="00A168A6" w:rsidRPr="00252EB2">
        <w:rPr>
          <w:sz w:val="22"/>
          <w:szCs w:val="22"/>
        </w:rPr>
        <w:t xml:space="preserve">snow cover, </w:t>
      </w:r>
      <w:r w:rsidR="00495533" w:rsidRPr="00252EB2">
        <w:rPr>
          <w:sz w:val="22"/>
          <w:szCs w:val="22"/>
        </w:rPr>
        <w:t xml:space="preserve">growing </w:t>
      </w:r>
      <w:r w:rsidR="00FD37EE" w:rsidRPr="00252EB2">
        <w:rPr>
          <w:sz w:val="22"/>
          <w:szCs w:val="22"/>
        </w:rPr>
        <w:t>degree days</w:t>
      </w:r>
      <w:r w:rsidR="000A2E8E">
        <w:rPr>
          <w:sz w:val="22"/>
          <w:szCs w:val="22"/>
        </w:rPr>
        <w:t xml:space="preserve"> </w:t>
      </w:r>
      <w:r w:rsidR="00FD37EE" w:rsidRPr="00252EB2">
        <w:rPr>
          <w:sz w:val="22"/>
          <w:szCs w:val="22"/>
        </w:rPr>
        <w:t xml:space="preserve">and </w:t>
      </w:r>
      <w:r w:rsidR="00D96B6C" w:rsidRPr="00252EB2">
        <w:rPr>
          <w:sz w:val="22"/>
          <w:szCs w:val="22"/>
        </w:rPr>
        <w:t>freezing</w:t>
      </w:r>
      <w:r w:rsidR="00FD37EE" w:rsidRPr="00252EB2">
        <w:rPr>
          <w:sz w:val="22"/>
          <w:szCs w:val="22"/>
        </w:rPr>
        <w:t xml:space="preserve"> degree days</w:t>
      </w:r>
      <w:r w:rsidR="00891D30" w:rsidRPr="00252EB2">
        <w:rPr>
          <w:sz w:val="22"/>
          <w:szCs w:val="22"/>
        </w:rPr>
        <w:t>. The</w:t>
      </w:r>
      <w:r w:rsidR="00670CE8" w:rsidRPr="00252EB2">
        <w:rPr>
          <w:sz w:val="22"/>
          <w:szCs w:val="22"/>
        </w:rPr>
        <w:t xml:space="preserve"> </w:t>
      </w:r>
      <w:r w:rsidR="000E5BB9" w:rsidRPr="00252EB2">
        <w:rPr>
          <w:sz w:val="22"/>
          <w:szCs w:val="22"/>
        </w:rPr>
        <w:t xml:space="preserve">final </w:t>
      </w:r>
      <w:r w:rsidR="00670CE8" w:rsidRPr="00252EB2">
        <w:rPr>
          <w:sz w:val="22"/>
          <w:szCs w:val="22"/>
        </w:rPr>
        <w:t>selected variables</w:t>
      </w:r>
      <w:r w:rsidR="00891D30" w:rsidRPr="00252EB2">
        <w:rPr>
          <w:sz w:val="22"/>
          <w:szCs w:val="22"/>
        </w:rPr>
        <w:t xml:space="preserve"> were:</w:t>
      </w:r>
      <w:r w:rsidR="003853F3" w:rsidRPr="00252EB2">
        <w:rPr>
          <w:sz w:val="22"/>
          <w:szCs w:val="22"/>
        </w:rPr>
        <w:t xml:space="preserve"> </w:t>
      </w:r>
      <w:r w:rsidRPr="00252EB2">
        <w:rPr>
          <w:sz w:val="22"/>
          <w:szCs w:val="22"/>
        </w:rPr>
        <w:t>(1) bio1 = annual mean temperature; (2) bio2 = mean diurnal range,</w:t>
      </w:r>
      <w:r w:rsidR="00A168A6" w:rsidRPr="00252EB2">
        <w:rPr>
          <w:sz w:val="22"/>
          <w:szCs w:val="22"/>
        </w:rPr>
        <w:t xml:space="preserve"> </w:t>
      </w:r>
      <w:r w:rsidRPr="00252EB2">
        <w:rPr>
          <w:sz w:val="22"/>
          <w:szCs w:val="22"/>
        </w:rPr>
        <w:t xml:space="preserve">i.e. the mean of the monthly differences between maximum and minimum temperatures; (3) bio7 = temperature annual range; i.e. the difference between the maximum temperature of the warmest month and the minimum temperature of the coldest month; (4) snow = the number of days of snow cover, </w:t>
      </w:r>
      <w:r w:rsidR="00031AED" w:rsidRPr="00252EB2">
        <w:rPr>
          <w:sz w:val="22"/>
          <w:szCs w:val="22"/>
        </w:rPr>
        <w:t>when temperature is around 0 ºC, based on</w:t>
      </w:r>
      <w:r w:rsidRPr="00252EB2">
        <w:rPr>
          <w:sz w:val="22"/>
          <w:szCs w:val="22"/>
        </w:rPr>
        <w:t xml:space="preserve"> those days in which the maximum temperature was </w:t>
      </w:r>
      <w:r w:rsidR="002902B4" w:rsidRPr="00252EB2">
        <w:rPr>
          <w:sz w:val="22"/>
          <w:szCs w:val="22"/>
        </w:rPr>
        <w:t>&lt;</w:t>
      </w:r>
      <w:r w:rsidRPr="00252EB2">
        <w:rPr>
          <w:sz w:val="22"/>
          <w:szCs w:val="22"/>
        </w:rPr>
        <w:t xml:space="preserve"> 0.5 ºC and the minimum temperature was </w:t>
      </w:r>
      <w:r w:rsidR="002902B4" w:rsidRPr="00252EB2">
        <w:rPr>
          <w:sz w:val="22"/>
          <w:szCs w:val="22"/>
        </w:rPr>
        <w:t>&gt;</w:t>
      </w:r>
      <w:r w:rsidRPr="00252EB2">
        <w:rPr>
          <w:sz w:val="22"/>
          <w:szCs w:val="22"/>
        </w:rPr>
        <w:t xml:space="preserve"> -0.5 ºC; (5) GDD = growing </w:t>
      </w:r>
      <w:r w:rsidR="00C83A04" w:rsidRPr="00252EB2">
        <w:rPr>
          <w:sz w:val="22"/>
          <w:szCs w:val="22"/>
        </w:rPr>
        <w:t>degree days</w:t>
      </w:r>
      <w:r w:rsidRPr="00252EB2">
        <w:rPr>
          <w:sz w:val="22"/>
          <w:szCs w:val="22"/>
        </w:rPr>
        <w:t xml:space="preserve">, i.e. the sum of daily mean temperatures for days in which the </w:t>
      </w:r>
      <w:r w:rsidR="00EB1AEC">
        <w:rPr>
          <w:sz w:val="22"/>
          <w:szCs w:val="22"/>
        </w:rPr>
        <w:t xml:space="preserve">soil </w:t>
      </w:r>
      <w:r w:rsidRPr="00252EB2">
        <w:rPr>
          <w:sz w:val="22"/>
          <w:szCs w:val="22"/>
        </w:rPr>
        <w:t xml:space="preserve">mean temperature </w:t>
      </w:r>
      <w:r w:rsidR="00EB1AEC">
        <w:rPr>
          <w:sz w:val="22"/>
          <w:szCs w:val="22"/>
        </w:rPr>
        <w:t xml:space="preserve">at </w:t>
      </w:r>
      <w:r w:rsidR="008E61C6">
        <w:rPr>
          <w:sz w:val="22"/>
          <w:szCs w:val="22"/>
        </w:rPr>
        <w:t>five</w:t>
      </w:r>
      <w:r w:rsidR="00EB1AEC">
        <w:rPr>
          <w:sz w:val="22"/>
          <w:szCs w:val="22"/>
        </w:rPr>
        <w:t xml:space="preserve"> cm deep </w:t>
      </w:r>
      <w:r w:rsidRPr="00252EB2">
        <w:rPr>
          <w:sz w:val="22"/>
          <w:szCs w:val="22"/>
        </w:rPr>
        <w:t xml:space="preserve">was above </w:t>
      </w:r>
      <w:r w:rsidR="00A27157">
        <w:rPr>
          <w:sz w:val="22"/>
          <w:szCs w:val="22"/>
        </w:rPr>
        <w:t>5</w:t>
      </w:r>
      <w:r w:rsidRPr="00252EB2">
        <w:rPr>
          <w:sz w:val="22"/>
          <w:szCs w:val="22"/>
        </w:rPr>
        <w:t xml:space="preserve"> ºC</w:t>
      </w:r>
      <w:r w:rsidR="00EB1AEC">
        <w:rPr>
          <w:sz w:val="22"/>
          <w:szCs w:val="22"/>
        </w:rPr>
        <w:t xml:space="preserve"> </w:t>
      </w:r>
      <w:r w:rsidR="00EB1AEC">
        <w:rPr>
          <w:sz w:val="22"/>
          <w:szCs w:val="22"/>
        </w:rPr>
        <w:fldChar w:fldCharType="begin" w:fldLock="1"/>
      </w:r>
      <w:r w:rsidR="00EB1AEC">
        <w:rPr>
          <w:sz w:val="22"/>
          <w:szCs w:val="22"/>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B1AEC">
        <w:rPr>
          <w:sz w:val="22"/>
          <w:szCs w:val="22"/>
        </w:rPr>
        <w:fldChar w:fldCharType="separate"/>
      </w:r>
      <w:r w:rsidR="00EB1AEC" w:rsidRPr="005C6B25">
        <w:rPr>
          <w:noProof/>
          <w:sz w:val="22"/>
          <w:szCs w:val="22"/>
        </w:rPr>
        <w:t>(Körner 2021)</w:t>
      </w:r>
      <w:r w:rsidR="00EB1AEC">
        <w:rPr>
          <w:sz w:val="22"/>
          <w:szCs w:val="22"/>
        </w:rPr>
        <w:fldChar w:fldCharType="end"/>
      </w:r>
      <w:r w:rsidRPr="00252EB2">
        <w:rPr>
          <w:sz w:val="22"/>
          <w:szCs w:val="22"/>
        </w:rPr>
        <w:t xml:space="preserve">; </w:t>
      </w:r>
      <w:r w:rsidR="00D15199" w:rsidRPr="00252EB2">
        <w:rPr>
          <w:sz w:val="22"/>
          <w:szCs w:val="22"/>
        </w:rPr>
        <w:t xml:space="preserve">and </w:t>
      </w:r>
      <w:r w:rsidRPr="00252EB2">
        <w:rPr>
          <w:sz w:val="22"/>
          <w:szCs w:val="22"/>
        </w:rPr>
        <w:t xml:space="preserve">(6) FDD = freezing </w:t>
      </w:r>
      <w:r w:rsidR="00C83A04" w:rsidRPr="00252EB2">
        <w:rPr>
          <w:sz w:val="22"/>
          <w:szCs w:val="22"/>
        </w:rPr>
        <w:t>degree days</w:t>
      </w:r>
      <w:r w:rsidRPr="00252EB2">
        <w:rPr>
          <w:sz w:val="22"/>
          <w:szCs w:val="22"/>
        </w:rPr>
        <w:t>, i.e. the sum of daily mean temperatures for days in which the mean temperature was below 0 ºC</w:t>
      </w:r>
      <w:r w:rsidR="00C02AAD">
        <w:rPr>
          <w:sz w:val="22"/>
          <w:szCs w:val="22"/>
        </w:rPr>
        <w:t xml:space="preserve"> </w:t>
      </w:r>
      <w:r w:rsidR="000A2E8E">
        <w:rPr>
          <w:sz w:val="22"/>
          <w:szCs w:val="22"/>
        </w:rPr>
        <w:fldChar w:fldCharType="begin" w:fldLock="1"/>
      </w:r>
      <w:r w:rsidR="000A2E8E">
        <w:rPr>
          <w:sz w:val="22"/>
          <w:szCs w:val="22"/>
        </w:rPr>
        <w:instrText>ADDIN CSL_CITATION {"citationItems":[{"id":"ITEM-1","itemData":{"DOI":"10.1016/j.ppees.2017.11.002","ISSN":"16180437","abstract":"The topographical heterogeneity of mountain landscapes and the associated species turnover over short distances should prompt us to examine the relationships between climate and mountain plant distribution at a much finer scale than is commonly done. Here, I focused on the root zone temperature experienced by low-stature perennial-dominated plant communities of temperate mountains, which are seasonally covered by snow. Based on the analysis of multi-annual recordings of ground temperatures across a broad spectrum of plant communities, I propose a habitat template using Growing Degree Days (GDD) and Freezing Degree Days (FDD). These two indices summarize soil thermal conditions experienced during the favorable and the unfavorable period for growth. This heuristic framework allows refining our working hypotheses on the range shifts of mountain plants in response to recent and future climate change. Regional trends in climate variables controlling GDD and FDD indicate that the combination of earlier snow melt-out and higher summer temperatures have led to an overall increase in GDD over the last decades. However the persistence of cold episodes in spring and in fall along with the shorter snow coverage suggest that the positive effect of an extended growing season might be counteracted by the detrimental effects of increasing FDD. I thus hypothesize (i) a local-scale, downward shift of plant species along mesotopographical gradients, with marked species infilling in sparsely vegetated, long-lasting snow patches that contain vacant niches and (ii) a watershed-scale upward shift of subalpine species inhabiting south-exposed grasslands and able to cope with moderate FDD. This perspective challenges the simplistic view of an overall range shift of mountain plants along elevational gradients and calls for the improvement of models of snow cover dynamics and root zone temperature to draw up realistic scenarios of mountain vegetation changes under a warmer climate.","author":[{"dropping-particle":"","family":"Choler","given":"P.","non-dropping-particle":"","parse-names":false,"suffix":""}],"container-title":"Perspectives in Plant Ecology, Evolution and Systematics","id":"ITEM-1","issue":"October 2017","issued":{"date-parts":[["2018"]]},"page":"6-15","publisher":"Elsevier","title":"Winter soil temperature dependence of alpine plant distribution: Implications for anticipating vegetation changes under a warming climate","type":"article-journal","volume":"30"},"uris":["http://www.mendeley.com/documents/?uuid=e42b46a2-42ec-4c38-81fd-8dbf180ee102"]}],"mendeley":{"formattedCitation":"(Choler 2018)","plainTextFormattedCitation":"(Choler 2018)","previouslyFormattedCitation":"(Choler 2018)"},"properties":{"noteIndex":0},"schema":"https://github.com/citation-style-language/schema/raw/master/csl-citation.json"}</w:instrText>
      </w:r>
      <w:r w:rsidR="000A2E8E">
        <w:rPr>
          <w:sz w:val="22"/>
          <w:szCs w:val="22"/>
        </w:rPr>
        <w:fldChar w:fldCharType="separate"/>
      </w:r>
      <w:r w:rsidR="000A2E8E" w:rsidRPr="005C6B25">
        <w:rPr>
          <w:noProof/>
          <w:sz w:val="22"/>
          <w:szCs w:val="22"/>
        </w:rPr>
        <w:t>(Choler 2018)</w:t>
      </w:r>
      <w:r w:rsidR="000A2E8E">
        <w:rPr>
          <w:sz w:val="22"/>
          <w:szCs w:val="22"/>
        </w:rPr>
        <w:fldChar w:fldCharType="end"/>
      </w:r>
      <w:r w:rsidRPr="00252EB2">
        <w:rPr>
          <w:sz w:val="22"/>
          <w:szCs w:val="22"/>
        </w:rPr>
        <w:t>. For FDD, we transformed the values from negative to positive</w:t>
      </w:r>
      <w:r w:rsidR="00C5076D" w:rsidRPr="00252EB2">
        <w:rPr>
          <w:sz w:val="22"/>
          <w:szCs w:val="22"/>
        </w:rPr>
        <w:t xml:space="preserve">, </w:t>
      </w:r>
      <w:r w:rsidR="00A83DE1" w:rsidRPr="00252EB2">
        <w:rPr>
          <w:sz w:val="22"/>
          <w:szCs w:val="22"/>
        </w:rPr>
        <w:t xml:space="preserve">so </w:t>
      </w:r>
      <w:r w:rsidRPr="00252EB2">
        <w:rPr>
          <w:sz w:val="22"/>
          <w:szCs w:val="22"/>
        </w:rPr>
        <w:t>higher values equal more freezing</w:t>
      </w:r>
      <w:r w:rsidR="00C5076D" w:rsidRPr="00252EB2">
        <w:rPr>
          <w:sz w:val="22"/>
          <w:szCs w:val="22"/>
        </w:rPr>
        <w:t>, making interpretation more straightforward</w:t>
      </w:r>
      <w:r w:rsidRPr="00252EB2">
        <w:rPr>
          <w:sz w:val="22"/>
          <w:szCs w:val="22"/>
        </w:rPr>
        <w:t>.</w:t>
      </w:r>
      <w:r w:rsidR="001A5CBD" w:rsidRPr="00252EB2">
        <w:rPr>
          <w:sz w:val="22"/>
          <w:szCs w:val="22"/>
        </w:rPr>
        <w:t xml:space="preserve"> We then conducted a principal component analysis (PCA)</w:t>
      </w:r>
      <w:r w:rsidR="004E3F07" w:rsidRPr="00252EB2">
        <w:rPr>
          <w:sz w:val="22"/>
          <w:szCs w:val="22"/>
        </w:rPr>
        <w:t xml:space="preserve"> </w:t>
      </w:r>
      <w:r w:rsidR="001A5CBD" w:rsidRPr="00252EB2">
        <w:rPr>
          <w:sz w:val="22"/>
          <w:szCs w:val="22"/>
        </w:rPr>
        <w:t>of the bioclimatic indices to identify the main gradients of microclimatic variability at both temporal and spatial scales.</w:t>
      </w:r>
    </w:p>
    <w:p w14:paraId="4699EABD" w14:textId="5FB6D1C9" w:rsidR="00A63A3C" w:rsidRPr="000668E6" w:rsidRDefault="001B6707" w:rsidP="000668E6">
      <w:pPr>
        <w:pStyle w:val="FirstParagraph"/>
        <w:rPr>
          <w:noProof/>
          <w:sz w:val="22"/>
          <w:szCs w:val="22"/>
        </w:rPr>
      </w:pPr>
      <w:r w:rsidRPr="00252EB2">
        <w:rPr>
          <w:sz w:val="22"/>
          <w:szCs w:val="22"/>
        </w:rPr>
        <w:t xml:space="preserve">To identify the temporal trends in soil temperature, we decomposed the </w:t>
      </w:r>
      <w:r w:rsidR="00AA3230" w:rsidRPr="00252EB2">
        <w:rPr>
          <w:sz w:val="22"/>
          <w:szCs w:val="22"/>
        </w:rPr>
        <w:t xml:space="preserve">hourly temperature logs into </w:t>
      </w:r>
      <w:r w:rsidR="00AA3230" w:rsidRPr="00EA7C85">
        <w:rPr>
          <w:sz w:val="22"/>
          <w:szCs w:val="22"/>
        </w:rPr>
        <w:t>seasonal, trend and irregular components</w:t>
      </w:r>
      <w:r w:rsidR="00AA3230" w:rsidRPr="00252EB2">
        <w:rPr>
          <w:sz w:val="22"/>
          <w:szCs w:val="22"/>
        </w:rPr>
        <w:t xml:space="preserve"> using the function </w:t>
      </w:r>
      <w:proofErr w:type="spellStart"/>
      <w:r w:rsidR="00AA3230" w:rsidRPr="00252EB2">
        <w:rPr>
          <w:i/>
          <w:iCs/>
          <w:sz w:val="22"/>
          <w:szCs w:val="22"/>
        </w:rPr>
        <w:t>stl</w:t>
      </w:r>
      <w:proofErr w:type="spellEnd"/>
      <w:r w:rsidR="00AA3230" w:rsidRPr="00252EB2">
        <w:rPr>
          <w:sz w:val="22"/>
          <w:szCs w:val="22"/>
        </w:rPr>
        <w:t xml:space="preserve"> in R</w:t>
      </w:r>
      <w:r w:rsidR="00AC7F7C">
        <w:rPr>
          <w:sz w:val="22"/>
          <w:szCs w:val="22"/>
        </w:rPr>
        <w:t xml:space="preserve"> </w:t>
      </w:r>
      <w:r w:rsidR="00AC7F7C">
        <w:rPr>
          <w:sz w:val="22"/>
          <w:szCs w:val="22"/>
        </w:rPr>
        <w:fldChar w:fldCharType="begin" w:fldLock="1"/>
      </w:r>
      <w:r w:rsidR="008C653D">
        <w:rPr>
          <w:sz w:val="22"/>
          <w:szCs w:val="22"/>
        </w:rPr>
        <w:instrText>ADDIN CSL_CITATION {"citationItems":[{"id":"ITEM-1","itemData":{"author":[{"dropping-particle":"","family":"Team","given":"R Core","non-dropping-particle":"","parse-names":false,"suffix":""}],"id":"ITEM-1","issued":{"date-parts":[["2021"]]},"number":"4.1.1","publisher":"R Foundation for Statistical computing","publisher-place":"Vienna","title":"R: a language and environment for statistical computing","type":"article"},"uris":["http://www.mendeley.com/documents/?uuid=cbedcbe7-9e0c-4c80-8f4b-8ad6ada2c241"]}],"mendeley":{"formattedCitation":"(Team 2021)","manualFormatting":"(R Core Team 2021)","plainTextFormattedCitation":"(Team 2021)","previouslyFormattedCitation":"(Team 2021)"},"properties":{"noteIndex":0},"schema":"https://github.com/citation-style-language/schema/raw/master/csl-citation.json"}</w:instrText>
      </w:r>
      <w:r w:rsidR="00AC7F7C">
        <w:rPr>
          <w:sz w:val="22"/>
          <w:szCs w:val="22"/>
        </w:rPr>
        <w:fldChar w:fldCharType="separate"/>
      </w:r>
      <w:r w:rsidR="00AC7F7C" w:rsidRPr="00AC7F7C">
        <w:rPr>
          <w:noProof/>
          <w:sz w:val="22"/>
          <w:szCs w:val="22"/>
        </w:rPr>
        <w:t>(</w:t>
      </w:r>
      <w:r w:rsidR="00093C5D">
        <w:rPr>
          <w:noProof/>
          <w:sz w:val="22"/>
          <w:szCs w:val="22"/>
        </w:rPr>
        <w:t xml:space="preserve">R Core </w:t>
      </w:r>
      <w:r w:rsidR="00AC7F7C" w:rsidRPr="00AC7F7C">
        <w:rPr>
          <w:noProof/>
          <w:sz w:val="22"/>
          <w:szCs w:val="22"/>
        </w:rPr>
        <w:t>Team 2021)</w:t>
      </w:r>
      <w:r w:rsidR="00AC7F7C">
        <w:rPr>
          <w:sz w:val="22"/>
          <w:szCs w:val="22"/>
        </w:rPr>
        <w:fldChar w:fldCharType="end"/>
      </w:r>
      <w:r w:rsidR="00AA3230" w:rsidRPr="00252EB2">
        <w:rPr>
          <w:sz w:val="22"/>
          <w:szCs w:val="22"/>
        </w:rPr>
        <w:t>.</w:t>
      </w:r>
      <w:r w:rsidR="00251113" w:rsidRPr="00252EB2">
        <w:rPr>
          <w:sz w:val="22"/>
          <w:szCs w:val="22"/>
        </w:rPr>
        <w:t xml:space="preserve"> </w:t>
      </w:r>
      <w:r w:rsidR="005C37B9" w:rsidRPr="00252EB2">
        <w:rPr>
          <w:sz w:val="22"/>
          <w:szCs w:val="22"/>
        </w:rPr>
        <w:t>We also</w:t>
      </w:r>
      <w:r w:rsidR="00700895" w:rsidRPr="00252EB2">
        <w:rPr>
          <w:sz w:val="22"/>
          <w:szCs w:val="22"/>
        </w:rPr>
        <w:t xml:space="preserve"> compare</w:t>
      </w:r>
      <w:r w:rsidR="005C37B9" w:rsidRPr="00252EB2">
        <w:rPr>
          <w:sz w:val="22"/>
          <w:szCs w:val="22"/>
        </w:rPr>
        <w:t>d</w:t>
      </w:r>
      <w:r w:rsidR="00700895" w:rsidRPr="00252EB2">
        <w:rPr>
          <w:sz w:val="22"/>
          <w:szCs w:val="22"/>
        </w:rPr>
        <w:t xml:space="preserve"> the spatial and temporal variation in </w:t>
      </w:r>
      <w:r w:rsidR="00EC1263" w:rsidRPr="00252EB2">
        <w:rPr>
          <w:sz w:val="22"/>
          <w:szCs w:val="22"/>
        </w:rPr>
        <w:t>soil temperatures</w:t>
      </w:r>
      <w:r w:rsidR="00290A12" w:rsidRPr="00252EB2">
        <w:rPr>
          <w:sz w:val="22"/>
          <w:szCs w:val="22"/>
        </w:rPr>
        <w:t xml:space="preserve"> to assess</w:t>
      </w:r>
      <w:r w:rsidR="00EC1263" w:rsidRPr="00252EB2">
        <w:rPr>
          <w:sz w:val="22"/>
          <w:szCs w:val="22"/>
        </w:rPr>
        <w:t xml:space="preserve"> the potential </w:t>
      </w:r>
      <w:r w:rsidR="00290A12" w:rsidRPr="00252EB2">
        <w:rPr>
          <w:sz w:val="22"/>
          <w:szCs w:val="22"/>
        </w:rPr>
        <w:t xml:space="preserve">of the </w:t>
      </w:r>
      <w:r w:rsidR="009D23BA" w:rsidRPr="00252EB2">
        <w:rPr>
          <w:sz w:val="22"/>
          <w:szCs w:val="22"/>
        </w:rPr>
        <w:t xml:space="preserve">topographic </w:t>
      </w:r>
      <w:r w:rsidR="00290A12" w:rsidRPr="00252EB2">
        <w:rPr>
          <w:sz w:val="22"/>
          <w:szCs w:val="22"/>
        </w:rPr>
        <w:t xml:space="preserve">variation for </w:t>
      </w:r>
      <w:r w:rsidR="00A831AA" w:rsidRPr="00252EB2">
        <w:rPr>
          <w:sz w:val="22"/>
          <w:szCs w:val="22"/>
        </w:rPr>
        <w:t>microclimatic buffering.</w:t>
      </w:r>
      <w:r w:rsidR="00EC1263" w:rsidRPr="00252EB2">
        <w:rPr>
          <w:sz w:val="22"/>
          <w:szCs w:val="22"/>
        </w:rPr>
        <w:t xml:space="preserve"> </w:t>
      </w:r>
      <w:r w:rsidR="00A831AA" w:rsidRPr="00252EB2">
        <w:rPr>
          <w:sz w:val="22"/>
          <w:szCs w:val="22"/>
        </w:rPr>
        <w:t>For this, we</w:t>
      </w:r>
      <w:r w:rsidR="00EC1263" w:rsidRPr="00252EB2">
        <w:rPr>
          <w:sz w:val="22"/>
          <w:szCs w:val="22"/>
        </w:rPr>
        <w:t xml:space="preserve"> (</w:t>
      </w:r>
      <w:r w:rsidR="00A831AA" w:rsidRPr="00252EB2">
        <w:rPr>
          <w:sz w:val="22"/>
          <w:szCs w:val="22"/>
        </w:rPr>
        <w:t>a</w:t>
      </w:r>
      <w:r w:rsidR="00EC1263" w:rsidRPr="00252EB2">
        <w:rPr>
          <w:sz w:val="22"/>
          <w:szCs w:val="22"/>
        </w:rPr>
        <w:t>) calculated the density plots of values in each survey and (b) calculated and compared, for each</w:t>
      </w:r>
      <w:r w:rsidR="00C35CE0" w:rsidRPr="00252EB2">
        <w:rPr>
          <w:sz w:val="22"/>
          <w:szCs w:val="22"/>
        </w:rPr>
        <w:t xml:space="preserve"> survey and</w:t>
      </w:r>
      <w:r w:rsidR="00EC1263" w:rsidRPr="00252EB2">
        <w:rPr>
          <w:sz w:val="22"/>
          <w:szCs w:val="22"/>
        </w:rPr>
        <w:t xml:space="preserve"> site, the </w:t>
      </w:r>
      <w:r w:rsidR="00C35CE0" w:rsidRPr="00252EB2">
        <w:rPr>
          <w:sz w:val="22"/>
          <w:szCs w:val="22"/>
        </w:rPr>
        <w:t>difference between the maximum and minimum values recorded for</w:t>
      </w:r>
      <w:del w:id="13" w:author="CLARA ESPINOSA DEL ALBA" w:date="2023-05-19T15:09:00Z">
        <w:r w:rsidR="00C35CE0" w:rsidRPr="00252EB2" w:rsidDel="00C82C67">
          <w:rPr>
            <w:sz w:val="22"/>
            <w:szCs w:val="22"/>
          </w:rPr>
          <w:delText xml:space="preserve"> </w:delText>
        </w:r>
        <w:commentRangeStart w:id="14"/>
        <w:r w:rsidR="00C35CE0" w:rsidRPr="00252EB2" w:rsidDel="00C82C67">
          <w:rPr>
            <w:sz w:val="22"/>
            <w:szCs w:val="22"/>
          </w:rPr>
          <w:delText xml:space="preserve">the </w:delText>
        </w:r>
        <w:r w:rsidR="001F7D79" w:rsidRPr="00252EB2" w:rsidDel="00C82C67">
          <w:rPr>
            <w:sz w:val="22"/>
            <w:szCs w:val="22"/>
          </w:rPr>
          <w:delText>variables with the highest contribution to the climatic PCA</w:delText>
        </w:r>
      </w:del>
      <w:commentRangeEnd w:id="14"/>
      <w:r w:rsidR="00D10BEF">
        <w:rPr>
          <w:rStyle w:val="Refdecomentario"/>
        </w:rPr>
        <w:commentReference w:id="14"/>
      </w:r>
      <w:del w:id="15" w:author="CLARA ESPINOSA DEL ALBA" w:date="2023-05-19T15:09:00Z">
        <w:r w:rsidR="00DE2880" w:rsidRPr="00252EB2" w:rsidDel="00C82C67">
          <w:rPr>
            <w:sz w:val="22"/>
            <w:szCs w:val="22"/>
          </w:rPr>
          <w:delText xml:space="preserve"> </w:delText>
        </w:r>
        <w:r w:rsidR="001F7D79" w:rsidRPr="00252EB2" w:rsidDel="00C82C67">
          <w:rPr>
            <w:sz w:val="22"/>
            <w:szCs w:val="22"/>
          </w:rPr>
          <w:delText>(growing degree days and freezing degree days)</w:delText>
        </w:r>
      </w:del>
      <w:ins w:id="16" w:author="CLARA ESPINOSA DEL ALBA" w:date="2023-05-19T15:09:00Z">
        <w:r w:rsidR="00C82C67">
          <w:rPr>
            <w:sz w:val="22"/>
            <w:szCs w:val="22"/>
          </w:rPr>
          <w:t xml:space="preserve"> all the bioclimatic </w:t>
        </w:r>
      </w:ins>
      <w:r w:rsidR="00F21CB7">
        <w:rPr>
          <w:sz w:val="22"/>
          <w:szCs w:val="22"/>
        </w:rPr>
        <w:t>indices</w:t>
      </w:r>
      <w:r w:rsidR="001F7D79" w:rsidRPr="00252EB2">
        <w:rPr>
          <w:sz w:val="22"/>
          <w:szCs w:val="22"/>
        </w:rPr>
        <w:t>.</w:t>
      </w:r>
      <w:bookmarkStart w:id="17" w:name="simulation-of-species-extinctions"/>
      <w:bookmarkEnd w:id="12"/>
    </w:p>
    <w:p w14:paraId="493E5867" w14:textId="693B1C89" w:rsidR="00063047" w:rsidRPr="00252EB2" w:rsidRDefault="00063047" w:rsidP="00063047">
      <w:pPr>
        <w:pStyle w:val="Textoindependiente"/>
        <w:rPr>
          <w:sz w:val="22"/>
          <w:szCs w:val="22"/>
        </w:rPr>
      </w:pPr>
      <w:r w:rsidRPr="00252EB2">
        <w:rPr>
          <w:sz w:val="22"/>
          <w:szCs w:val="22"/>
        </w:rPr>
        <w:t>We used non-metric multidimensional scaling (NMDS) with environmental fitting</w:t>
      </w:r>
      <w:r w:rsidR="007C032E">
        <w:rPr>
          <w:sz w:val="22"/>
          <w:szCs w:val="22"/>
        </w:rPr>
        <w:t xml:space="preserve"> </w:t>
      </w:r>
      <w:r w:rsidR="007C032E">
        <w:rPr>
          <w:sz w:val="22"/>
          <w:szCs w:val="22"/>
        </w:rPr>
        <w:fldChar w:fldCharType="begin" w:fldLock="1"/>
      </w:r>
      <w:r w:rsidR="005C6B25">
        <w:rPr>
          <w:sz w:val="22"/>
          <w:szCs w:val="22"/>
        </w:rPr>
        <w:instrText>ADDIN CSL_CITATION {"citationItems":[{"id":"ITEM-1","itemData":{"abstract":"Suggests parallel, tcltk, knitr, markdown Imports MASS, cluster, mgcv VignetteBuilder utils, knitr Description Ordination methods, diversity analysis and other functions for community and vegetation ecologists. License GPL-2","author":[{"dropping-particle":"","family":"Oksanen","given":"Jari","non-dropping-particle":"","parse-names":false,"suffix":""},{"dropping-particle":"","family":"Blanchet","given":"F Guillaume","non-dropping-particle":"","parse-names":false,"suffix":""},{"dropping-particle":"","family":"Friendly","given":"Michael","non-dropping-particle":"","parse-names":false,"suffix":""},{"dropping-particle":"","family":"Simpson","given":"Gavin L","non-dropping-particle":"","parse-names":false,"suffix":""},{"dropping-particle":"","family":"Solymos","given":"Peter","non-dropping-particle":"","parse-names":false,"suffix":""},{"dropping-particle":"","family":"Stevens","given":"M Henry H","non-dropping-particle":"","parse-names":false,"suffix":""},{"dropping-particle":"","family":"Szoecs","given":"Eduard","non-dropping-particle":"","parse-names":false,"suffix":""},{"dropping-particle":"","family":"Wagner","given":"Helene","non-dropping-particle":"","parse-names":false,"suffix":""},{"dropping-particle":"","family":"Barbour","given":"Matt","non-dropping-particle":"","parse-names":false,"suffix":""},{"dropping-particle":"","family":"Bedward","given":"Michael","non-dropping-particle":"","parse-names":false,"suffix":""},{"dropping-particle":"","family":"Bolker","given":"Ben","non-dropping-particle":"","parse-names":false,"suffix":""},{"dropping-particle":"","family":"Borcard","given":"Daniel","non-dropping-particle":"","parse-names":false,"suffix":""},{"dropping-particle":"","family":"Carvalho","given":"Gustavo","non-dropping-particle":"","parse-names":false,"suffix":""},{"dropping-particle":"","family":"Chirico","given":"Michael","non-dropping-particle":"","parse-names":false,"suffix":""},{"dropping-particle":"","family":"Durand","given":"Sebastien","non-dropping-particle":"","parse-names":false,"suffix":""},{"dropping-particle":"","family":"Beatriz","given":"Heloisa","non-dropping-particle":"","parse-names":false,"suffix":""},{"dropping-particle":"","family":"Evangelista","given":"Antoniazi","non-dropping-particle":"","parse-names":false,"suffix":""},{"dropping-particle":"","family":"Hannigan","given":"Geoffrey","non-dropping-particle":"","parse-names":false,"suffix":""},{"dropping-particle":"","family":"Hill","given":"Mark O","non-dropping-particle":"","parse-names":false,"suffix":""},{"dropping-particle":"","family":"Lahti","given":"Leo","non-dropping-particle":"","parse-names":false,"suffix":""},{"dropping-particle":"","family":"Mcglinn","given":"Dan","non-dropping-particle":"","parse-names":false,"suffix":""},{"dropping-particle":"","family":"Ribeiro","given":"Eduardo","non-dropping-particle":"","parse-names":false,"suffix":""},{"dropping-particle":"","family":"Smith","given":"Tyler","non-dropping-particle":"","parse-names":false,"suffix":""},{"dropping-particle":"","family":"Stier","given":"Adrian","non-dropping-particle":"","parse-names":false,"suffix":""},{"dropping-particle":"","family":"Ter","given":"Cajo J F","non-dropping-particle":"","parse-names":false,"suffix":""},{"dropping-particle":"","family":"Weedon","given":"James","non-dropping-particle":"","parse-names":false,"suffix":""}],"container-title":"Vegan: Community Ecol Package","id":"ITEM-1","issued":{"date-parts":[["2019"]]},"number":"2.5-6","title":"Title Community Ecology Package","type":"article"},"uris":["http://www.mendeley.com/documents/?uuid=19db90dd-5b39-4085-b504-8b3077ac45cd"]}],"mendeley":{"formattedCitation":"(Oksanen et al. 2019)","plainTextFormattedCitation":"(Oksanen et al. 2019)","previouslyFormattedCitation":"(Oksanen et al. 2019)"},"properties":{"noteIndex":0},"schema":"https://github.com/citation-style-language/schema/raw/master/csl-citation.json"}</w:instrText>
      </w:r>
      <w:r w:rsidR="007C032E">
        <w:rPr>
          <w:sz w:val="22"/>
          <w:szCs w:val="22"/>
        </w:rPr>
        <w:fldChar w:fldCharType="separate"/>
      </w:r>
      <w:r w:rsidR="005C6B25" w:rsidRPr="005C6B25">
        <w:rPr>
          <w:noProof/>
          <w:sz w:val="22"/>
          <w:szCs w:val="22"/>
        </w:rPr>
        <w:t>(Oksanen et al. 2019)</w:t>
      </w:r>
      <w:r w:rsidR="007C032E">
        <w:rPr>
          <w:sz w:val="22"/>
          <w:szCs w:val="22"/>
        </w:rPr>
        <w:fldChar w:fldCharType="end"/>
      </w:r>
      <w:r w:rsidRPr="00252EB2">
        <w:rPr>
          <w:sz w:val="22"/>
          <w:szCs w:val="22"/>
        </w:rPr>
        <w:t xml:space="preserve"> to assess the variation in species composition </w:t>
      </w:r>
      <w:r w:rsidR="004E1869" w:rsidRPr="00252EB2">
        <w:rPr>
          <w:sz w:val="22"/>
          <w:szCs w:val="22"/>
        </w:rPr>
        <w:t>in relation</w:t>
      </w:r>
      <w:r w:rsidRPr="00252EB2">
        <w:rPr>
          <w:sz w:val="22"/>
          <w:szCs w:val="22"/>
        </w:rPr>
        <w:t xml:space="preserve"> </w:t>
      </w:r>
      <w:r w:rsidR="00B91708" w:rsidRPr="00252EB2">
        <w:rPr>
          <w:sz w:val="22"/>
          <w:szCs w:val="22"/>
        </w:rPr>
        <w:t>with</w:t>
      </w:r>
      <w:r w:rsidRPr="00252EB2">
        <w:rPr>
          <w:sz w:val="22"/>
          <w:szCs w:val="22"/>
        </w:rPr>
        <w:t xml:space="preserve"> the bioclimatic variables</w:t>
      </w:r>
      <w:r w:rsidR="004F4D7C">
        <w:rPr>
          <w:sz w:val="22"/>
          <w:szCs w:val="22"/>
        </w:rPr>
        <w:t xml:space="preserve"> </w:t>
      </w:r>
      <w:r w:rsidR="004F4D7C" w:rsidRPr="00252EB2">
        <w:rPr>
          <w:sz w:val="22"/>
          <w:szCs w:val="22"/>
        </w:rPr>
        <w:t>(</w:t>
      </w:r>
      <w:r w:rsidR="004F4D7C" w:rsidRPr="00252EB2">
        <w:rPr>
          <w:b/>
          <w:bCs/>
          <w:sz w:val="22"/>
          <w:szCs w:val="22"/>
        </w:rPr>
        <w:t>Fig. 1</w:t>
      </w:r>
      <w:r w:rsidR="004F4D7C">
        <w:rPr>
          <w:b/>
          <w:bCs/>
          <w:sz w:val="22"/>
          <w:szCs w:val="22"/>
        </w:rPr>
        <w:t>D</w:t>
      </w:r>
      <w:r w:rsidR="004F4D7C" w:rsidRPr="00252EB2">
        <w:rPr>
          <w:sz w:val="22"/>
          <w:szCs w:val="22"/>
        </w:rPr>
        <w:t xml:space="preserve">). </w:t>
      </w:r>
      <w:r w:rsidR="00B91708" w:rsidRPr="00252EB2">
        <w:rPr>
          <w:sz w:val="22"/>
          <w:szCs w:val="22"/>
        </w:rPr>
        <w:t>For this, we used the</w:t>
      </w:r>
      <w:r w:rsidR="004E1869" w:rsidRPr="00252EB2">
        <w:rPr>
          <w:sz w:val="22"/>
          <w:szCs w:val="22"/>
        </w:rPr>
        <w:t xml:space="preserve"> </w:t>
      </w:r>
      <w:r w:rsidR="00B91708" w:rsidRPr="00252EB2">
        <w:rPr>
          <w:sz w:val="22"/>
          <w:szCs w:val="22"/>
        </w:rPr>
        <w:t>plots of the spatial survey</w:t>
      </w:r>
      <w:r w:rsidR="00800586" w:rsidRPr="00252EB2">
        <w:rPr>
          <w:sz w:val="22"/>
          <w:szCs w:val="22"/>
        </w:rPr>
        <w:t xml:space="preserve"> because they represent </w:t>
      </w:r>
      <w:r w:rsidR="0025642B" w:rsidRPr="00252EB2">
        <w:rPr>
          <w:sz w:val="22"/>
          <w:szCs w:val="22"/>
        </w:rPr>
        <w:t xml:space="preserve">the largest </w:t>
      </w:r>
      <w:r w:rsidR="007F5D52" w:rsidRPr="00252EB2">
        <w:rPr>
          <w:sz w:val="22"/>
          <w:szCs w:val="22"/>
        </w:rPr>
        <w:t>available</w:t>
      </w:r>
      <w:r w:rsidR="00BD5D32" w:rsidRPr="00252EB2">
        <w:rPr>
          <w:sz w:val="22"/>
          <w:szCs w:val="22"/>
        </w:rPr>
        <w:t xml:space="preserve"> </w:t>
      </w:r>
      <w:r w:rsidR="00205FE5" w:rsidRPr="00252EB2">
        <w:rPr>
          <w:sz w:val="22"/>
          <w:szCs w:val="22"/>
        </w:rPr>
        <w:t>data set</w:t>
      </w:r>
      <w:r w:rsidR="00BD5D32" w:rsidRPr="00252EB2">
        <w:rPr>
          <w:sz w:val="22"/>
          <w:szCs w:val="22"/>
        </w:rPr>
        <w:t xml:space="preserve"> of the study system</w:t>
      </w:r>
      <w:r w:rsidR="007F5D52" w:rsidRPr="00252EB2">
        <w:rPr>
          <w:sz w:val="22"/>
          <w:szCs w:val="22"/>
        </w:rPr>
        <w:t xml:space="preserve"> in th</w:t>
      </w:r>
      <w:r w:rsidR="00205FE5" w:rsidRPr="00252EB2">
        <w:rPr>
          <w:sz w:val="22"/>
          <w:szCs w:val="22"/>
        </w:rPr>
        <w:t xml:space="preserve">e same temporal </w:t>
      </w:r>
      <w:r w:rsidR="00A7044D" w:rsidRPr="00252EB2">
        <w:rPr>
          <w:sz w:val="22"/>
          <w:szCs w:val="22"/>
        </w:rPr>
        <w:t>range</w:t>
      </w:r>
      <w:r w:rsidR="00BD5D32" w:rsidRPr="00252EB2">
        <w:rPr>
          <w:sz w:val="22"/>
          <w:szCs w:val="22"/>
        </w:rPr>
        <w:t xml:space="preserve">. </w:t>
      </w:r>
      <w:r w:rsidRPr="00252EB2">
        <w:rPr>
          <w:sz w:val="22"/>
          <w:szCs w:val="22"/>
        </w:rPr>
        <w:lastRenderedPageBreak/>
        <w:t xml:space="preserve">We removed from the </w:t>
      </w:r>
      <w:r w:rsidR="00BD5D32" w:rsidRPr="00252EB2">
        <w:rPr>
          <w:sz w:val="22"/>
          <w:szCs w:val="22"/>
        </w:rPr>
        <w:t>NMDS</w:t>
      </w:r>
      <w:r w:rsidRPr="00252EB2">
        <w:rPr>
          <w:sz w:val="22"/>
          <w:szCs w:val="22"/>
        </w:rPr>
        <w:t xml:space="preserve"> two plots that had fallen on rocks and had no species recorded</w:t>
      </w:r>
      <w:r w:rsidR="0006567D" w:rsidRPr="00252EB2">
        <w:rPr>
          <w:sz w:val="22"/>
          <w:szCs w:val="22"/>
        </w:rPr>
        <w:t>, thus analyzing a total number of 78 plots</w:t>
      </w:r>
      <w:r w:rsidRPr="00252EB2">
        <w:rPr>
          <w:sz w:val="22"/>
          <w:szCs w:val="22"/>
        </w:rPr>
        <w:t>.</w:t>
      </w:r>
      <w:r w:rsidR="00AD4068" w:rsidRPr="00252EB2">
        <w:rPr>
          <w:sz w:val="22"/>
          <w:szCs w:val="22"/>
        </w:rPr>
        <w:t xml:space="preserve"> </w:t>
      </w:r>
      <w:r w:rsidR="004E5581" w:rsidRPr="00252EB2">
        <w:rPr>
          <w:sz w:val="22"/>
          <w:szCs w:val="22"/>
        </w:rPr>
        <w:t xml:space="preserve">To identify the temporal trends in </w:t>
      </w:r>
      <w:r w:rsidR="00A7044D" w:rsidRPr="00252EB2">
        <w:rPr>
          <w:sz w:val="22"/>
          <w:szCs w:val="22"/>
        </w:rPr>
        <w:t xml:space="preserve">the study </w:t>
      </w:r>
      <w:r w:rsidR="003E3F4C" w:rsidRPr="00252EB2">
        <w:rPr>
          <w:sz w:val="22"/>
          <w:szCs w:val="22"/>
        </w:rPr>
        <w:t>communities</w:t>
      </w:r>
      <w:r w:rsidR="004E5581" w:rsidRPr="00252EB2">
        <w:rPr>
          <w:sz w:val="22"/>
          <w:szCs w:val="22"/>
        </w:rPr>
        <w:t>, we calculated the percentage change in species frequency in 10 x 10 cm cells between the 2009 initial sampling and the 2019 resurvey</w:t>
      </w:r>
      <w:r w:rsidR="009D771C" w:rsidRPr="00252EB2">
        <w:rPr>
          <w:sz w:val="22"/>
          <w:szCs w:val="22"/>
        </w:rPr>
        <w:t>. We</w:t>
      </w:r>
      <w:r w:rsidR="004E5581" w:rsidRPr="00252EB2">
        <w:rPr>
          <w:sz w:val="22"/>
          <w:szCs w:val="22"/>
        </w:rPr>
        <w:t xml:space="preserve"> </w:t>
      </w:r>
      <w:r w:rsidR="009D771C" w:rsidRPr="00252EB2">
        <w:rPr>
          <w:sz w:val="22"/>
          <w:szCs w:val="22"/>
        </w:rPr>
        <w:t>excluded</w:t>
      </w:r>
      <w:r w:rsidR="004E5581" w:rsidRPr="00252EB2">
        <w:rPr>
          <w:sz w:val="22"/>
          <w:szCs w:val="22"/>
        </w:rPr>
        <w:t xml:space="preserve"> </w:t>
      </w:r>
      <w:r w:rsidR="00932C43" w:rsidRPr="00DA515C">
        <w:rPr>
          <w:sz w:val="22"/>
          <w:szCs w:val="22"/>
        </w:rPr>
        <w:t>five</w:t>
      </w:r>
      <w:commentRangeStart w:id="18"/>
      <w:commentRangeStart w:id="19"/>
      <w:r w:rsidR="009173F8" w:rsidRPr="00252EB2">
        <w:rPr>
          <w:sz w:val="22"/>
          <w:szCs w:val="22"/>
        </w:rPr>
        <w:t xml:space="preserve"> </w:t>
      </w:r>
      <w:commentRangeEnd w:id="18"/>
      <w:r w:rsidR="008946DB">
        <w:rPr>
          <w:rStyle w:val="Refdecomentario"/>
        </w:rPr>
        <w:commentReference w:id="18"/>
      </w:r>
      <w:commentRangeEnd w:id="19"/>
      <w:r w:rsidR="00CC4F58">
        <w:rPr>
          <w:rStyle w:val="Refdecomentario"/>
        </w:rPr>
        <w:commentReference w:id="19"/>
      </w:r>
      <w:r w:rsidR="004E5581" w:rsidRPr="00252EB2">
        <w:rPr>
          <w:sz w:val="22"/>
          <w:szCs w:val="22"/>
        </w:rPr>
        <w:t>annual species</w:t>
      </w:r>
      <w:r w:rsidR="003E3F4C" w:rsidRPr="00252EB2">
        <w:rPr>
          <w:sz w:val="22"/>
          <w:szCs w:val="22"/>
        </w:rPr>
        <w:t xml:space="preserve"> </w:t>
      </w:r>
      <w:r w:rsidR="009D771C" w:rsidRPr="00252EB2">
        <w:rPr>
          <w:sz w:val="22"/>
          <w:szCs w:val="22"/>
        </w:rPr>
        <w:t xml:space="preserve">from the analysis because they </w:t>
      </w:r>
      <w:r w:rsidR="00501C61" w:rsidRPr="00252EB2">
        <w:rPr>
          <w:sz w:val="22"/>
          <w:szCs w:val="22"/>
        </w:rPr>
        <w:t xml:space="preserve">are subjected to uncertainties in </w:t>
      </w:r>
      <w:r w:rsidR="003E21A6" w:rsidRPr="00252EB2">
        <w:rPr>
          <w:sz w:val="22"/>
          <w:szCs w:val="22"/>
        </w:rPr>
        <w:t>field detection between years.</w:t>
      </w:r>
    </w:p>
    <w:p w14:paraId="419DCC46" w14:textId="746F70EF" w:rsidR="009B45A8" w:rsidRPr="00252EB2" w:rsidRDefault="001F4D75" w:rsidP="009B45A8">
      <w:pPr>
        <w:pStyle w:val="FirstParagraph"/>
        <w:rPr>
          <w:sz w:val="22"/>
          <w:szCs w:val="22"/>
        </w:rPr>
      </w:pPr>
      <w:r w:rsidRPr="00252EB2">
        <w:rPr>
          <w:sz w:val="22"/>
          <w:szCs w:val="22"/>
        </w:rPr>
        <w:t xml:space="preserve">To </w:t>
      </w:r>
      <w:r w:rsidR="002B384D" w:rsidRPr="00252EB2">
        <w:rPr>
          <w:sz w:val="22"/>
          <w:szCs w:val="22"/>
        </w:rPr>
        <w:t xml:space="preserve">assess the probability of species extinctions in </w:t>
      </w:r>
      <w:r w:rsidR="00464F27" w:rsidRPr="00252EB2">
        <w:rPr>
          <w:sz w:val="22"/>
          <w:szCs w:val="22"/>
        </w:rPr>
        <w:t xml:space="preserve">different </w:t>
      </w:r>
      <w:r w:rsidR="002B384D" w:rsidRPr="00252EB2">
        <w:rPr>
          <w:sz w:val="22"/>
          <w:szCs w:val="22"/>
        </w:rPr>
        <w:t>microclimatic scenarios</w:t>
      </w:r>
      <w:r w:rsidR="0045447D" w:rsidRPr="00252EB2">
        <w:rPr>
          <w:sz w:val="22"/>
          <w:szCs w:val="22"/>
        </w:rPr>
        <w:t xml:space="preserve">, we used the </w:t>
      </w:r>
      <w:r w:rsidR="00452C22" w:rsidRPr="00252EB2">
        <w:rPr>
          <w:sz w:val="22"/>
          <w:szCs w:val="22"/>
        </w:rPr>
        <w:t xml:space="preserve">data of the </w:t>
      </w:r>
      <w:r w:rsidR="0045447D" w:rsidRPr="00252EB2">
        <w:rPr>
          <w:sz w:val="22"/>
          <w:szCs w:val="22"/>
        </w:rPr>
        <w:t xml:space="preserve">temporal survey to construct </w:t>
      </w:r>
      <w:r w:rsidR="009041CC">
        <w:rPr>
          <w:sz w:val="22"/>
          <w:szCs w:val="22"/>
        </w:rPr>
        <w:t xml:space="preserve">four </w:t>
      </w:r>
      <w:r w:rsidR="0045447D" w:rsidRPr="00252EB2">
        <w:rPr>
          <w:sz w:val="22"/>
          <w:szCs w:val="22"/>
        </w:rPr>
        <w:t xml:space="preserve">scenarios of climate change using </w:t>
      </w:r>
      <w:r w:rsidR="00003F49" w:rsidRPr="00252EB2">
        <w:rPr>
          <w:sz w:val="22"/>
          <w:szCs w:val="22"/>
        </w:rPr>
        <w:t xml:space="preserve">the most </w:t>
      </w:r>
      <w:r w:rsidR="0045447D" w:rsidRPr="00252EB2">
        <w:rPr>
          <w:sz w:val="22"/>
          <w:szCs w:val="22"/>
        </w:rPr>
        <w:t xml:space="preserve">extreme values </w:t>
      </w:r>
      <w:r w:rsidR="00464F27" w:rsidRPr="00252EB2">
        <w:rPr>
          <w:sz w:val="22"/>
          <w:szCs w:val="22"/>
        </w:rPr>
        <w:t>recorded in</w:t>
      </w:r>
      <w:r w:rsidR="0045447D" w:rsidRPr="00252EB2">
        <w:rPr>
          <w:sz w:val="22"/>
          <w:szCs w:val="22"/>
        </w:rPr>
        <w:t xml:space="preserve"> the 10</w:t>
      </w:r>
      <w:r w:rsidR="00003F49" w:rsidRPr="00252EB2">
        <w:rPr>
          <w:sz w:val="22"/>
          <w:szCs w:val="22"/>
        </w:rPr>
        <w:t xml:space="preserve"> </w:t>
      </w:r>
      <w:r w:rsidR="0045447D" w:rsidRPr="00252EB2">
        <w:rPr>
          <w:sz w:val="22"/>
          <w:szCs w:val="22"/>
        </w:rPr>
        <w:t>year</w:t>
      </w:r>
      <w:r w:rsidR="00003F49" w:rsidRPr="00252EB2">
        <w:rPr>
          <w:sz w:val="22"/>
          <w:szCs w:val="22"/>
        </w:rPr>
        <w:t xml:space="preserve">s </w:t>
      </w:r>
      <w:r w:rsidR="0045447D" w:rsidRPr="00252EB2">
        <w:rPr>
          <w:sz w:val="22"/>
          <w:szCs w:val="22"/>
        </w:rPr>
        <w:t>(2009</w:t>
      </w:r>
      <w:r w:rsidR="0046618F">
        <w:rPr>
          <w:sz w:val="22"/>
          <w:szCs w:val="22"/>
        </w:rPr>
        <w:t xml:space="preserve"> </w:t>
      </w:r>
      <w:r w:rsidR="0045447D" w:rsidRPr="00252EB2">
        <w:rPr>
          <w:sz w:val="22"/>
          <w:szCs w:val="22"/>
        </w:rPr>
        <w:t>-</w:t>
      </w:r>
      <w:r w:rsidR="0046618F">
        <w:rPr>
          <w:sz w:val="22"/>
          <w:szCs w:val="22"/>
        </w:rPr>
        <w:t xml:space="preserve"> </w:t>
      </w:r>
      <w:r w:rsidR="0045447D" w:rsidRPr="00252EB2">
        <w:rPr>
          <w:sz w:val="22"/>
          <w:szCs w:val="22"/>
        </w:rPr>
        <w:t xml:space="preserve">2018). </w:t>
      </w:r>
      <w:r w:rsidR="00EF3051" w:rsidRPr="00252EB2">
        <w:rPr>
          <w:sz w:val="22"/>
          <w:szCs w:val="22"/>
        </w:rPr>
        <w:t>The s</w:t>
      </w:r>
      <w:r w:rsidR="009C6967" w:rsidRPr="00252EB2">
        <w:rPr>
          <w:sz w:val="22"/>
          <w:szCs w:val="22"/>
        </w:rPr>
        <w:t xml:space="preserve">cenarios were based on the main axes of variation as interpreted by PCA and NMDS ordination of the </w:t>
      </w:r>
      <w:r w:rsidR="00404048" w:rsidRPr="00252EB2">
        <w:rPr>
          <w:sz w:val="22"/>
          <w:szCs w:val="22"/>
        </w:rPr>
        <w:t xml:space="preserve">climatic and vegetation data. </w:t>
      </w:r>
      <w:r w:rsidR="0045447D" w:rsidRPr="00252EB2">
        <w:rPr>
          <w:sz w:val="22"/>
          <w:szCs w:val="22"/>
        </w:rPr>
        <w:t xml:space="preserve">We </w:t>
      </w:r>
      <w:r w:rsidR="00404048" w:rsidRPr="00252EB2">
        <w:rPr>
          <w:sz w:val="22"/>
          <w:szCs w:val="22"/>
        </w:rPr>
        <w:t>then</w:t>
      </w:r>
      <w:r w:rsidR="006F7633" w:rsidRPr="00252EB2">
        <w:rPr>
          <w:sz w:val="22"/>
          <w:szCs w:val="22"/>
        </w:rPr>
        <w:t xml:space="preserve"> </w:t>
      </w:r>
      <w:r w:rsidR="0045447D" w:rsidRPr="00252EB2">
        <w:rPr>
          <w:sz w:val="22"/>
          <w:szCs w:val="22"/>
        </w:rPr>
        <w:t xml:space="preserve">used Generalized Linear Models (GLMs, binomial family) to predict the probability of occurrence for each species and scenario, considering that a </w:t>
      </w:r>
      <w:r w:rsidR="0045447D" w:rsidRPr="0005521A">
        <w:rPr>
          <w:sz w:val="22"/>
          <w:szCs w:val="22"/>
        </w:rPr>
        <w:t>probability of 0 in a scenario would mean the extinction of the species</w:t>
      </w:r>
      <w:r w:rsidR="0045447D" w:rsidRPr="00252EB2">
        <w:rPr>
          <w:sz w:val="22"/>
          <w:szCs w:val="22"/>
        </w:rPr>
        <w:t xml:space="preserve">. The predictions were computed for each plot (n = 78) as a response to the plot’s values of GDD and FDD. </w:t>
      </w:r>
      <w:r w:rsidR="00641D18" w:rsidRPr="00252EB2">
        <w:rPr>
          <w:sz w:val="22"/>
          <w:szCs w:val="22"/>
        </w:rPr>
        <w:t xml:space="preserve">From the </w:t>
      </w:r>
      <w:r w:rsidR="00641D18" w:rsidRPr="00516F64">
        <w:rPr>
          <w:sz w:val="22"/>
          <w:szCs w:val="22"/>
        </w:rPr>
        <w:t>81</w:t>
      </w:r>
      <w:r w:rsidR="00641D18" w:rsidRPr="00252EB2">
        <w:rPr>
          <w:sz w:val="22"/>
          <w:szCs w:val="22"/>
        </w:rPr>
        <w:t xml:space="preserve"> species recorded in the spatial surveys, </w:t>
      </w:r>
      <w:r w:rsidR="00D25052" w:rsidRPr="00252EB2">
        <w:rPr>
          <w:sz w:val="22"/>
          <w:szCs w:val="22"/>
        </w:rPr>
        <w:t>w</w:t>
      </w:r>
      <w:r w:rsidR="0045447D" w:rsidRPr="00252EB2">
        <w:rPr>
          <w:sz w:val="22"/>
          <w:szCs w:val="22"/>
        </w:rPr>
        <w:t xml:space="preserve">e modeled </w:t>
      </w:r>
      <w:r w:rsidR="00D25052" w:rsidRPr="00252EB2">
        <w:rPr>
          <w:sz w:val="22"/>
          <w:szCs w:val="22"/>
        </w:rPr>
        <w:t>36</w:t>
      </w:r>
      <w:r w:rsidR="0045447D" w:rsidRPr="00252EB2">
        <w:rPr>
          <w:sz w:val="22"/>
          <w:szCs w:val="22"/>
        </w:rPr>
        <w:t xml:space="preserve"> with at least 10 occurrences</w:t>
      </w:r>
      <w:r w:rsidR="00D25052" w:rsidRPr="00252EB2">
        <w:rPr>
          <w:sz w:val="22"/>
          <w:szCs w:val="22"/>
        </w:rPr>
        <w:t>. We</w:t>
      </w:r>
      <w:r w:rsidR="0045447D" w:rsidRPr="00252EB2">
        <w:rPr>
          <w:sz w:val="22"/>
          <w:szCs w:val="22"/>
        </w:rPr>
        <w:t xml:space="preserve"> ke</w:t>
      </w:r>
      <w:r w:rsidR="00D25052" w:rsidRPr="00252EB2">
        <w:rPr>
          <w:sz w:val="22"/>
          <w:szCs w:val="22"/>
        </w:rPr>
        <w:t>pt</w:t>
      </w:r>
      <w:r w:rsidR="0045447D" w:rsidRPr="00252EB2">
        <w:rPr>
          <w:sz w:val="22"/>
          <w:szCs w:val="22"/>
        </w:rPr>
        <w:t xml:space="preserve"> the models in which at least one of the bioclimatic indices had a significant effect size (p &lt; 0.05) and for which the value of McFadden’s pseudo R</w:t>
      </w:r>
      <w:r w:rsidR="0045447D" w:rsidRPr="00252EB2">
        <w:rPr>
          <w:sz w:val="22"/>
          <w:szCs w:val="22"/>
          <w:vertAlign w:val="superscript"/>
        </w:rPr>
        <w:t>2</w:t>
      </w:r>
      <w:r w:rsidR="0045447D" w:rsidRPr="00252EB2">
        <w:rPr>
          <w:sz w:val="22"/>
          <w:szCs w:val="22"/>
        </w:rPr>
        <w:t xml:space="preserve"> </w:t>
      </w:r>
      <w:r w:rsidR="00A715CA">
        <w:rPr>
          <w:sz w:val="22"/>
          <w:szCs w:val="22"/>
        </w:rPr>
        <w:fldChar w:fldCharType="begin" w:fldLock="1"/>
      </w:r>
      <w:r w:rsidR="005C6B25">
        <w:rPr>
          <w:sz w:val="22"/>
          <w:szCs w:val="22"/>
        </w:rPr>
        <w:instrText>ADDIN CSL_CITATION {"citationItems":[{"id":"ITEM-1","itemData":{"author":[{"dropping-particle":"","family":"McFadden","given":"Daniel","non-dropping-particle":"","parse-names":false,"suffix":""}],"chapter-number":"Conditiona","container-title":"Zarembka P","editor":[{"dropping-particle":"","family":"Frontiers in Econometric","given":"","non-dropping-particle":"","parse-names":false,"suffix":""}],"id":"ITEM-1","issued":{"date-parts":[["1974"]]},"page":"105-142","publisher":"Academic Press","publisher-place":"Cambridge, MA","title":"Conditional logit analysis of qualitative choice behaviour","type":"chapter"},"uris":["http://www.mendeley.com/documents/?uuid=ac3eff72-f3fe-4be7-aca1-bc14a50b07ae"]}],"mendeley":{"formattedCitation":"(McFadden 1974)","plainTextFormattedCitation":"(McFadden 1974)","previouslyFormattedCitation":"(McFadden 1974)"},"properties":{"noteIndex":0},"schema":"https://github.com/citation-style-language/schema/raw/master/csl-citation.json"}</w:instrText>
      </w:r>
      <w:r w:rsidR="00A715CA">
        <w:rPr>
          <w:sz w:val="22"/>
          <w:szCs w:val="22"/>
        </w:rPr>
        <w:fldChar w:fldCharType="separate"/>
      </w:r>
      <w:r w:rsidR="005C6B25" w:rsidRPr="005C6B25">
        <w:rPr>
          <w:noProof/>
          <w:sz w:val="22"/>
          <w:szCs w:val="22"/>
        </w:rPr>
        <w:t>(McFadden 1974)</w:t>
      </w:r>
      <w:r w:rsidR="00A715CA">
        <w:rPr>
          <w:sz w:val="22"/>
          <w:szCs w:val="22"/>
        </w:rPr>
        <w:fldChar w:fldCharType="end"/>
      </w:r>
      <w:r w:rsidR="00A715CA">
        <w:rPr>
          <w:sz w:val="22"/>
          <w:szCs w:val="22"/>
        </w:rPr>
        <w:t xml:space="preserve"> </w:t>
      </w:r>
      <w:r w:rsidR="0045447D" w:rsidRPr="00252EB2">
        <w:rPr>
          <w:sz w:val="22"/>
          <w:szCs w:val="22"/>
        </w:rPr>
        <w:t>was higher than 0.15 – since McFadden’s pseudo R</w:t>
      </w:r>
      <w:r w:rsidR="0045447D" w:rsidRPr="00252EB2">
        <w:rPr>
          <w:sz w:val="22"/>
          <w:szCs w:val="22"/>
          <w:vertAlign w:val="superscript"/>
        </w:rPr>
        <w:t>2</w:t>
      </w:r>
      <w:r w:rsidR="0045447D" w:rsidRPr="00252EB2">
        <w:rPr>
          <w:sz w:val="22"/>
          <w:szCs w:val="22"/>
        </w:rPr>
        <w:t xml:space="preserve"> tends to have lower values than R</w:t>
      </w:r>
      <w:r w:rsidR="0045447D" w:rsidRPr="00252EB2">
        <w:rPr>
          <w:sz w:val="22"/>
          <w:szCs w:val="22"/>
          <w:vertAlign w:val="superscript"/>
        </w:rPr>
        <w:t>2</w:t>
      </w:r>
      <w:r w:rsidR="0045447D" w:rsidRPr="00252EB2">
        <w:rPr>
          <w:sz w:val="22"/>
          <w:szCs w:val="22"/>
        </w:rPr>
        <w:t xml:space="preserve"> in ordinary least squares regression, values between 0.2 and 0.4 represent very good fit </w:t>
      </w:r>
      <w:r w:rsidR="001570B9">
        <w:rPr>
          <w:sz w:val="22"/>
          <w:szCs w:val="22"/>
        </w:rPr>
        <w:fldChar w:fldCharType="begin" w:fldLock="1"/>
      </w:r>
      <w:r w:rsidR="005C6B25">
        <w:rPr>
          <w:sz w:val="22"/>
          <w:szCs w:val="22"/>
        </w:rPr>
        <w:instrText>ADDIN CSL_CITATION {"citationItems":[{"id":"ITEM-1","itemData":{"author":[{"dropping-particle":"","family":"McFadden","given":"Daniel","non-dropping-particle":"","parse-names":false,"suffix":""}],"container-title":"Cowles Foundation Discussion Papers","editor":[{"dropping-particle":"","family":"Hensher","given":"D","non-dropping-particle":"","parse-names":false,"suffix":""},{"dropping-particle":"","family":"Stopher","given":"P","non-dropping-particle":"","parse-names":false,"suffix":""}],"id":"ITEM-1","issued":{"date-parts":[["1979"]]},"publisher":"Behavioural Travel Modelling","publisher-place":"London, UK","title":"Quantitative Methods for Analyzing Travel Behaviour of Individuals : Some Recent Developments","type":"chapter","volume":"707"},"uris":["http://www.mendeley.com/documents/?uuid=eb9199b9-ce71-4faa-b9bc-29a52bdf4ca0"]}],"mendeley":{"formattedCitation":"(McFadden 1979)","plainTextFormattedCitation":"(McFadden 1979)","previouslyFormattedCitation":"(McFadden 1979)"},"properties":{"noteIndex":0},"schema":"https://github.com/citation-style-language/schema/raw/master/csl-citation.json"}</w:instrText>
      </w:r>
      <w:r w:rsidR="001570B9">
        <w:rPr>
          <w:sz w:val="22"/>
          <w:szCs w:val="22"/>
        </w:rPr>
        <w:fldChar w:fldCharType="separate"/>
      </w:r>
      <w:r w:rsidR="005C6B25" w:rsidRPr="005C6B25">
        <w:rPr>
          <w:noProof/>
          <w:sz w:val="22"/>
          <w:szCs w:val="22"/>
        </w:rPr>
        <w:t>(McFadden 1979)</w:t>
      </w:r>
      <w:r w:rsidR="001570B9">
        <w:rPr>
          <w:sz w:val="22"/>
          <w:szCs w:val="22"/>
        </w:rPr>
        <w:fldChar w:fldCharType="end"/>
      </w:r>
      <w:r w:rsidR="001570B9">
        <w:rPr>
          <w:sz w:val="22"/>
          <w:szCs w:val="22"/>
        </w:rPr>
        <w:t xml:space="preserve">. </w:t>
      </w:r>
      <w:r w:rsidR="00F62466" w:rsidRPr="00252EB2">
        <w:rPr>
          <w:sz w:val="22"/>
          <w:szCs w:val="22"/>
        </w:rPr>
        <w:t>All analyses in this article were conducted with R</w:t>
      </w:r>
      <w:r w:rsidR="00BE474C">
        <w:rPr>
          <w:sz w:val="22"/>
          <w:szCs w:val="22"/>
        </w:rPr>
        <w:t xml:space="preserve"> </w:t>
      </w:r>
      <w:r w:rsidR="00E46616">
        <w:rPr>
          <w:sz w:val="22"/>
          <w:szCs w:val="22"/>
        </w:rPr>
        <w:fldChar w:fldCharType="begin" w:fldLock="1"/>
      </w:r>
      <w:r w:rsidR="005C6B25">
        <w:rPr>
          <w:sz w:val="22"/>
          <w:szCs w:val="22"/>
        </w:rPr>
        <w:instrText>ADDIN CSL_CITATION {"citationItems":[{"id":"ITEM-1","itemData":{"author":[{"dropping-particle":"","family":"Team","given":"R Core","non-dropping-particle":"","parse-names":false,"suffix":""}],"id":"ITEM-1","issued":{"date-parts":[["2021"]]},"number":"4.1.1","publisher":"R Foundation for Statistical computing","publisher-place":"Vienna","title":"R: a language and environment for statistical computing","type":"article"},"uris":["http://www.mendeley.com/documents/?uuid=cbedcbe7-9e0c-4c80-8f4b-8ad6ada2c241"]}],"mendeley":{"formattedCitation":"(Team 2021)","manualFormatting":"(R Core Team, 2021)","plainTextFormattedCitation":"(Team 2021)","previouslyFormattedCitation":"(Team 2021)"},"properties":{"noteIndex":0},"schema":"https://github.com/citation-style-language/schema/raw/master/csl-citation.json"}</w:instrText>
      </w:r>
      <w:r w:rsidR="00E46616">
        <w:rPr>
          <w:sz w:val="22"/>
          <w:szCs w:val="22"/>
        </w:rPr>
        <w:fldChar w:fldCharType="separate"/>
      </w:r>
      <w:r w:rsidR="003B3C32" w:rsidRPr="003B3C32">
        <w:rPr>
          <w:noProof/>
          <w:sz w:val="22"/>
          <w:szCs w:val="22"/>
        </w:rPr>
        <w:t>(</w:t>
      </w:r>
      <w:r w:rsidR="003B3C32">
        <w:rPr>
          <w:noProof/>
          <w:sz w:val="22"/>
          <w:szCs w:val="22"/>
        </w:rPr>
        <w:t xml:space="preserve">R Core </w:t>
      </w:r>
      <w:r w:rsidR="003B3C32" w:rsidRPr="003B3C32">
        <w:rPr>
          <w:noProof/>
          <w:sz w:val="22"/>
          <w:szCs w:val="22"/>
        </w:rPr>
        <w:t>Team, 2021)</w:t>
      </w:r>
      <w:r w:rsidR="00E46616">
        <w:rPr>
          <w:sz w:val="22"/>
          <w:szCs w:val="22"/>
        </w:rPr>
        <w:fldChar w:fldCharType="end"/>
      </w:r>
      <w:r w:rsidR="00BE474C">
        <w:rPr>
          <w:sz w:val="22"/>
          <w:szCs w:val="22"/>
        </w:rPr>
        <w:t>.</w:t>
      </w:r>
      <w:r w:rsidR="00E6384D" w:rsidRPr="00252EB2">
        <w:rPr>
          <w:sz w:val="22"/>
          <w:szCs w:val="22"/>
        </w:rPr>
        <w:t xml:space="preserve"> T</w:t>
      </w:r>
      <w:r w:rsidR="00F62466" w:rsidRPr="00252EB2">
        <w:rPr>
          <w:sz w:val="22"/>
          <w:szCs w:val="22"/>
        </w:rPr>
        <w:t xml:space="preserve">he code </w:t>
      </w:r>
      <w:r w:rsidR="00EF4A62" w:rsidRPr="00252EB2">
        <w:rPr>
          <w:sz w:val="22"/>
          <w:szCs w:val="22"/>
        </w:rPr>
        <w:t>and data are</w:t>
      </w:r>
      <w:r w:rsidR="00F62466" w:rsidRPr="00252EB2">
        <w:rPr>
          <w:sz w:val="22"/>
          <w:szCs w:val="22"/>
        </w:rPr>
        <w:t xml:space="preserve"> available at GitHub (see Data Availability Statement). </w:t>
      </w:r>
      <w:bookmarkStart w:id="20" w:name="results"/>
      <w:bookmarkEnd w:id="7"/>
      <w:bookmarkEnd w:id="17"/>
    </w:p>
    <w:p w14:paraId="05477A44" w14:textId="733E8C6B" w:rsidR="00F47D83" w:rsidRPr="00252EB2" w:rsidRDefault="00DC711F" w:rsidP="009B45A8">
      <w:pPr>
        <w:pStyle w:val="FirstParagraph"/>
        <w:rPr>
          <w:b/>
          <w:bCs/>
          <w:sz w:val="22"/>
          <w:szCs w:val="22"/>
        </w:rPr>
      </w:pPr>
      <w:r w:rsidRPr="00252EB2">
        <w:rPr>
          <w:b/>
          <w:bCs/>
          <w:sz w:val="22"/>
          <w:szCs w:val="22"/>
        </w:rPr>
        <w:t xml:space="preserve">3. </w:t>
      </w:r>
      <w:r w:rsidR="00BA3CD3" w:rsidRPr="00252EB2">
        <w:rPr>
          <w:b/>
          <w:bCs/>
          <w:sz w:val="22"/>
          <w:szCs w:val="22"/>
        </w:rPr>
        <w:t>Results</w:t>
      </w:r>
    </w:p>
    <w:p w14:paraId="7E2DCE71" w14:textId="7D457DFA" w:rsidR="00D413E3" w:rsidRPr="00252EB2" w:rsidRDefault="00D413E3" w:rsidP="00D413E3">
      <w:pPr>
        <w:pStyle w:val="Ttulo2"/>
        <w:rPr>
          <w:sz w:val="22"/>
          <w:szCs w:val="22"/>
        </w:rPr>
      </w:pPr>
      <w:r w:rsidRPr="00252EB2">
        <w:rPr>
          <w:sz w:val="22"/>
          <w:szCs w:val="22"/>
        </w:rPr>
        <w:t xml:space="preserve">3.1. </w:t>
      </w:r>
      <w:r w:rsidR="004E5581" w:rsidRPr="00252EB2">
        <w:rPr>
          <w:sz w:val="22"/>
          <w:szCs w:val="22"/>
        </w:rPr>
        <w:t>Microclimatic</w:t>
      </w:r>
      <w:r w:rsidRPr="00252EB2">
        <w:rPr>
          <w:sz w:val="22"/>
          <w:szCs w:val="22"/>
        </w:rPr>
        <w:t xml:space="preserve"> </w:t>
      </w:r>
      <w:r w:rsidR="00233544" w:rsidRPr="00252EB2">
        <w:rPr>
          <w:sz w:val="22"/>
          <w:szCs w:val="22"/>
        </w:rPr>
        <w:t>variation</w:t>
      </w:r>
    </w:p>
    <w:p w14:paraId="38D4BC94" w14:textId="7DEE81D8" w:rsidR="00D413E3" w:rsidRPr="00252EB2" w:rsidRDefault="00D413E3" w:rsidP="00D413E3">
      <w:pPr>
        <w:pStyle w:val="Textoindependiente"/>
        <w:rPr>
          <w:sz w:val="22"/>
          <w:szCs w:val="22"/>
        </w:rPr>
      </w:pPr>
      <w:r w:rsidRPr="00252EB2">
        <w:rPr>
          <w:sz w:val="22"/>
          <w:szCs w:val="22"/>
        </w:rPr>
        <w:t>After 10 years of soil temperature monitoring (</w:t>
      </w:r>
      <w:r w:rsidRPr="00252EB2">
        <w:rPr>
          <w:b/>
          <w:bCs/>
          <w:sz w:val="22"/>
          <w:szCs w:val="22"/>
        </w:rPr>
        <w:t>Fig. 2A</w:t>
      </w:r>
      <w:r w:rsidRPr="00252EB2">
        <w:rPr>
          <w:sz w:val="22"/>
          <w:szCs w:val="22"/>
        </w:rPr>
        <w:t xml:space="preserve">), two of the sites (Los </w:t>
      </w:r>
      <w:proofErr w:type="spellStart"/>
      <w:r w:rsidRPr="00252EB2">
        <w:rPr>
          <w:sz w:val="22"/>
          <w:szCs w:val="22"/>
        </w:rPr>
        <w:t>Cazadores</w:t>
      </w:r>
      <w:proofErr w:type="spellEnd"/>
      <w:r w:rsidRPr="00252EB2">
        <w:rPr>
          <w:sz w:val="22"/>
          <w:szCs w:val="22"/>
        </w:rPr>
        <w:t xml:space="preserve"> and Los </w:t>
      </w:r>
      <w:proofErr w:type="spellStart"/>
      <w:r w:rsidRPr="00252EB2">
        <w:rPr>
          <w:sz w:val="22"/>
          <w:szCs w:val="22"/>
        </w:rPr>
        <w:t>Boches</w:t>
      </w:r>
      <w:proofErr w:type="spellEnd"/>
      <w:r w:rsidRPr="00252EB2">
        <w:rPr>
          <w:sz w:val="22"/>
          <w:szCs w:val="22"/>
        </w:rPr>
        <w:t>) showed a consistent pattern of continuous snow cover during winter (</w:t>
      </w:r>
      <w:r w:rsidR="006B60E4" w:rsidRPr="00252EB2">
        <w:rPr>
          <w:sz w:val="22"/>
          <w:szCs w:val="22"/>
        </w:rPr>
        <w:t>i.e.,</w:t>
      </w:r>
      <w:r w:rsidRPr="00252EB2">
        <w:rPr>
          <w:sz w:val="22"/>
          <w:szCs w:val="22"/>
        </w:rPr>
        <w:t> snowbed conditions reflected by winter temperature records around 0 ºC). In contrast, the two other sites (</w:t>
      </w:r>
      <w:proofErr w:type="spellStart"/>
      <w:r w:rsidRPr="00252EB2">
        <w:rPr>
          <w:sz w:val="22"/>
          <w:szCs w:val="22"/>
        </w:rPr>
        <w:t>Ḥou</w:t>
      </w:r>
      <w:proofErr w:type="spellEnd"/>
      <w:r w:rsidRPr="00252EB2">
        <w:rPr>
          <w:sz w:val="22"/>
          <w:szCs w:val="22"/>
        </w:rPr>
        <w:t xml:space="preserve"> Sin </w:t>
      </w:r>
      <w:proofErr w:type="spellStart"/>
      <w:r w:rsidRPr="00252EB2">
        <w:rPr>
          <w:sz w:val="22"/>
          <w:szCs w:val="22"/>
        </w:rPr>
        <w:t>Tierri</w:t>
      </w:r>
      <w:proofErr w:type="spellEnd"/>
      <w:r w:rsidRPr="00252EB2">
        <w:rPr>
          <w:sz w:val="22"/>
          <w:szCs w:val="22"/>
        </w:rPr>
        <w:t xml:space="preserve"> and </w:t>
      </w:r>
      <w:proofErr w:type="spellStart"/>
      <w:r w:rsidRPr="00252EB2">
        <w:rPr>
          <w:sz w:val="22"/>
          <w:szCs w:val="22"/>
        </w:rPr>
        <w:t>Hoyo</w:t>
      </w:r>
      <w:proofErr w:type="spellEnd"/>
      <w:r w:rsidRPr="00252EB2">
        <w:rPr>
          <w:sz w:val="22"/>
          <w:szCs w:val="22"/>
        </w:rPr>
        <w:t xml:space="preserve"> Sin Tierra) showed repeated freezing</w:t>
      </w:r>
      <w:r w:rsidR="00231722">
        <w:rPr>
          <w:sz w:val="22"/>
          <w:szCs w:val="22"/>
        </w:rPr>
        <w:t xml:space="preserve"> </w:t>
      </w:r>
      <w:r w:rsidRPr="00252EB2">
        <w:rPr>
          <w:sz w:val="22"/>
          <w:szCs w:val="22"/>
        </w:rPr>
        <w:t>temperatures during winter (</w:t>
      </w:r>
      <w:r w:rsidR="006B60E4" w:rsidRPr="00252EB2">
        <w:rPr>
          <w:sz w:val="22"/>
          <w:szCs w:val="22"/>
        </w:rPr>
        <w:t>i.e.,</w:t>
      </w:r>
      <w:r w:rsidRPr="00252EB2">
        <w:rPr>
          <w:sz w:val="22"/>
          <w:szCs w:val="22"/>
        </w:rPr>
        <w:t> fellfield conditions</w:t>
      </w:r>
      <w:r w:rsidR="00231722">
        <w:rPr>
          <w:sz w:val="22"/>
          <w:szCs w:val="22"/>
        </w:rPr>
        <w:t xml:space="preserve"> reflected by</w:t>
      </w:r>
      <w:r w:rsidR="00231722" w:rsidRPr="00231722">
        <w:rPr>
          <w:sz w:val="22"/>
          <w:szCs w:val="22"/>
        </w:rPr>
        <w:t xml:space="preserve"> </w:t>
      </w:r>
      <w:r w:rsidR="00231722">
        <w:rPr>
          <w:sz w:val="22"/>
          <w:szCs w:val="22"/>
        </w:rPr>
        <w:t xml:space="preserve">temperatures </w:t>
      </w:r>
      <w:r w:rsidR="00231722" w:rsidRPr="00252EB2">
        <w:rPr>
          <w:sz w:val="22"/>
          <w:szCs w:val="22"/>
        </w:rPr>
        <w:t>below 0ºC</w:t>
      </w:r>
      <w:r w:rsidRPr="00252EB2">
        <w:rPr>
          <w:sz w:val="22"/>
          <w:szCs w:val="22"/>
        </w:rPr>
        <w:t>). Such differences were associated with contrasting conditions of annual temperature, GDD and FDD along the four sites (</w:t>
      </w:r>
      <w:r w:rsidR="00FB3D26">
        <w:rPr>
          <w:sz w:val="22"/>
          <w:szCs w:val="22"/>
        </w:rPr>
        <w:t xml:space="preserve">mean values in </w:t>
      </w:r>
      <w:r w:rsidRPr="00252EB2">
        <w:rPr>
          <w:b/>
          <w:bCs/>
          <w:sz w:val="22"/>
          <w:szCs w:val="22"/>
        </w:rPr>
        <w:t>Table 1</w:t>
      </w:r>
      <w:r w:rsidRPr="00252EB2">
        <w:rPr>
          <w:sz w:val="22"/>
          <w:szCs w:val="22"/>
        </w:rPr>
        <w:t xml:space="preserve">). </w:t>
      </w:r>
      <w:r w:rsidR="00A818AF">
        <w:rPr>
          <w:sz w:val="22"/>
          <w:szCs w:val="22"/>
        </w:rPr>
        <w:t xml:space="preserve">Using annual means from the temporal monitoring we could observe complementary trends between FDD and snow </w:t>
      </w:r>
      <w:r w:rsidR="00A818AF">
        <w:rPr>
          <w:sz w:val="22"/>
          <w:szCs w:val="22"/>
        </w:rPr>
        <w:lastRenderedPageBreak/>
        <w:t xml:space="preserve">cover </w:t>
      </w:r>
      <w:r w:rsidR="00A818AF" w:rsidRPr="00A818AF">
        <w:rPr>
          <w:b/>
          <w:bCs/>
          <w:sz w:val="22"/>
          <w:szCs w:val="22"/>
        </w:rPr>
        <w:t>(Supplementary Fig. S1</w:t>
      </w:r>
      <w:r w:rsidR="00A818AF">
        <w:rPr>
          <w:sz w:val="22"/>
          <w:szCs w:val="22"/>
        </w:rPr>
        <w:t xml:space="preserve">). </w:t>
      </w:r>
      <w:r w:rsidRPr="00252EB2">
        <w:rPr>
          <w:sz w:val="22"/>
          <w:szCs w:val="22"/>
        </w:rPr>
        <w:t xml:space="preserve">Soil temperatures from the spatial survey also showed variation between snowbed and fellfield conditions </w:t>
      </w:r>
      <w:r w:rsidR="00B213A0" w:rsidRPr="00252EB2">
        <w:rPr>
          <w:sz w:val="22"/>
          <w:szCs w:val="22"/>
        </w:rPr>
        <w:t>among the 20 plots sampled in</w:t>
      </w:r>
      <w:r w:rsidRPr="00252EB2">
        <w:rPr>
          <w:sz w:val="22"/>
          <w:szCs w:val="22"/>
        </w:rPr>
        <w:t xml:space="preserve"> </w:t>
      </w:r>
      <w:r w:rsidR="00B213A0" w:rsidRPr="00252EB2">
        <w:rPr>
          <w:sz w:val="22"/>
          <w:szCs w:val="22"/>
        </w:rPr>
        <w:t xml:space="preserve">each </w:t>
      </w:r>
      <w:r w:rsidRPr="00252EB2">
        <w:rPr>
          <w:sz w:val="22"/>
          <w:szCs w:val="22"/>
        </w:rPr>
        <w:t>site (</w:t>
      </w:r>
      <w:r w:rsidRPr="00252EB2">
        <w:rPr>
          <w:b/>
          <w:bCs/>
          <w:sz w:val="22"/>
          <w:szCs w:val="22"/>
        </w:rPr>
        <w:t>Fig. 2B</w:t>
      </w:r>
      <w:r w:rsidRPr="00252EB2">
        <w:rPr>
          <w:sz w:val="22"/>
          <w:szCs w:val="22"/>
        </w:rPr>
        <w:t xml:space="preserve">). </w:t>
      </w:r>
      <w:r w:rsidR="00C834D2">
        <w:rPr>
          <w:sz w:val="22"/>
          <w:szCs w:val="22"/>
        </w:rPr>
        <w:t>From the spatial survey a</w:t>
      </w:r>
      <w:r w:rsidR="00265D6D" w:rsidRPr="00252EB2">
        <w:rPr>
          <w:sz w:val="22"/>
          <w:szCs w:val="22"/>
        </w:rPr>
        <w:t xml:space="preserve">cross the whole system, </w:t>
      </w:r>
      <w:r w:rsidR="00265D6D">
        <w:rPr>
          <w:sz w:val="22"/>
          <w:szCs w:val="22"/>
        </w:rPr>
        <w:t>t</w:t>
      </w:r>
      <w:r w:rsidRPr="00252EB2">
        <w:rPr>
          <w:sz w:val="22"/>
          <w:szCs w:val="22"/>
        </w:rPr>
        <w:t xml:space="preserve">he length of snow cover across plots ranged from 0 days under snow (with freezing temperatures during most of the winter) to 8 months (with a maximum of 234 days, from November to July). </w:t>
      </w:r>
      <w:r w:rsidR="00FB3D26">
        <w:rPr>
          <w:sz w:val="22"/>
          <w:szCs w:val="22"/>
        </w:rPr>
        <w:t>The a</w:t>
      </w:r>
      <w:r w:rsidRPr="00252EB2">
        <w:rPr>
          <w:sz w:val="22"/>
          <w:szCs w:val="22"/>
        </w:rPr>
        <w:t xml:space="preserve">nnual temperature range (bio7) varied from 17.8 ºC to 30.3 ºC, and the diurnal range (bio2) from 1.6 ºC to 5.5 ºC. The absolute maximum was 33 ºC, the absolute minimum -12 ºC. </w:t>
      </w:r>
      <w:r w:rsidRPr="00F47667">
        <w:rPr>
          <w:sz w:val="22"/>
          <w:szCs w:val="22"/>
        </w:rPr>
        <w:t>GDD ranged from 517 ºC to 1,612 ºC and FDD from 0 ºC to 206 ºC.</w:t>
      </w:r>
    </w:p>
    <w:p w14:paraId="72E8AE39" w14:textId="24DC8A2C" w:rsidR="00565C28" w:rsidRPr="00252EB2" w:rsidRDefault="00337D24" w:rsidP="00565C28">
      <w:pPr>
        <w:pStyle w:val="Textoindependiente"/>
        <w:rPr>
          <w:sz w:val="22"/>
          <w:szCs w:val="22"/>
        </w:rPr>
      </w:pPr>
      <w:r w:rsidRPr="00252EB2">
        <w:rPr>
          <w:sz w:val="22"/>
          <w:szCs w:val="22"/>
        </w:rPr>
        <w:t xml:space="preserve">The first PCA axis </w:t>
      </w:r>
      <w:r w:rsidR="00192718" w:rsidRPr="00252EB2">
        <w:rPr>
          <w:sz w:val="22"/>
          <w:szCs w:val="22"/>
        </w:rPr>
        <w:t xml:space="preserve">of the </w:t>
      </w:r>
      <w:r w:rsidR="006F71B6" w:rsidRPr="00252EB2">
        <w:rPr>
          <w:sz w:val="22"/>
          <w:szCs w:val="22"/>
        </w:rPr>
        <w:t>c</w:t>
      </w:r>
      <w:r w:rsidR="00192718" w:rsidRPr="00252EB2">
        <w:rPr>
          <w:sz w:val="22"/>
          <w:szCs w:val="22"/>
        </w:rPr>
        <w:t>limatic data (</w:t>
      </w:r>
      <w:r w:rsidR="007515FF" w:rsidRPr="00252EB2">
        <w:rPr>
          <w:b/>
          <w:bCs/>
          <w:sz w:val="22"/>
          <w:szCs w:val="22"/>
        </w:rPr>
        <w:t>Supplement</w:t>
      </w:r>
      <w:r w:rsidR="00E5441A" w:rsidRPr="00252EB2">
        <w:rPr>
          <w:b/>
          <w:bCs/>
          <w:sz w:val="22"/>
          <w:szCs w:val="22"/>
        </w:rPr>
        <w:t>ary</w:t>
      </w:r>
      <w:r w:rsidR="007515FF" w:rsidRPr="00252EB2">
        <w:rPr>
          <w:b/>
          <w:bCs/>
          <w:sz w:val="22"/>
          <w:szCs w:val="22"/>
        </w:rPr>
        <w:t xml:space="preserve"> Fig</w:t>
      </w:r>
      <w:r w:rsidR="00192718" w:rsidRPr="00252EB2">
        <w:rPr>
          <w:b/>
          <w:bCs/>
          <w:sz w:val="22"/>
          <w:szCs w:val="22"/>
        </w:rPr>
        <w:t xml:space="preserve">. </w:t>
      </w:r>
      <w:r w:rsidR="00E5441A" w:rsidRPr="00252EB2">
        <w:rPr>
          <w:b/>
          <w:bCs/>
          <w:sz w:val="22"/>
          <w:szCs w:val="22"/>
        </w:rPr>
        <w:t>S</w:t>
      </w:r>
      <w:r w:rsidR="00A818AF">
        <w:rPr>
          <w:b/>
          <w:bCs/>
          <w:sz w:val="22"/>
          <w:szCs w:val="22"/>
        </w:rPr>
        <w:t>2</w:t>
      </w:r>
      <w:r w:rsidR="00192718" w:rsidRPr="00252EB2">
        <w:rPr>
          <w:sz w:val="22"/>
          <w:szCs w:val="22"/>
        </w:rPr>
        <w:t xml:space="preserve">) </w:t>
      </w:r>
      <w:r w:rsidRPr="00252EB2">
        <w:rPr>
          <w:sz w:val="22"/>
          <w:szCs w:val="22"/>
        </w:rPr>
        <w:t>explained 4</w:t>
      </w:r>
      <w:r w:rsidR="00162981">
        <w:rPr>
          <w:sz w:val="22"/>
          <w:szCs w:val="22"/>
        </w:rPr>
        <w:t>9</w:t>
      </w:r>
      <w:r w:rsidR="009F07C9">
        <w:rPr>
          <w:sz w:val="22"/>
          <w:szCs w:val="22"/>
        </w:rPr>
        <w:t xml:space="preserve"> </w:t>
      </w:r>
      <w:r w:rsidRPr="00252EB2">
        <w:rPr>
          <w:sz w:val="22"/>
          <w:szCs w:val="22"/>
        </w:rPr>
        <w:t xml:space="preserve">% of the variance and represented a gradient of </w:t>
      </w:r>
      <w:proofErr w:type="spellStart"/>
      <w:r w:rsidRPr="00252EB2">
        <w:rPr>
          <w:sz w:val="22"/>
          <w:szCs w:val="22"/>
        </w:rPr>
        <w:t>thermicity</w:t>
      </w:r>
      <w:proofErr w:type="spellEnd"/>
      <w:r w:rsidRPr="00252EB2">
        <w:rPr>
          <w:sz w:val="22"/>
          <w:szCs w:val="22"/>
        </w:rPr>
        <w:t xml:space="preserve"> mixed with seasonality: it ordered </w:t>
      </w:r>
      <w:r w:rsidR="0007565E">
        <w:rPr>
          <w:sz w:val="22"/>
          <w:szCs w:val="22"/>
        </w:rPr>
        <w:t>plots</w:t>
      </w:r>
      <w:r w:rsidRPr="00252EB2">
        <w:rPr>
          <w:sz w:val="22"/>
          <w:szCs w:val="22"/>
        </w:rPr>
        <w:t xml:space="preserve"> from low to high values of growing degree days (GDD), annual mean temperature (bio1), diurnal thermal range (bio2) and annual thermal range (bio7). The second PCA axis explained 24</w:t>
      </w:r>
      <w:r w:rsidR="009F07C9">
        <w:rPr>
          <w:sz w:val="22"/>
          <w:szCs w:val="22"/>
        </w:rPr>
        <w:t xml:space="preserve"> </w:t>
      </w:r>
      <w:r w:rsidRPr="00252EB2">
        <w:rPr>
          <w:sz w:val="22"/>
          <w:szCs w:val="22"/>
        </w:rPr>
        <w:t xml:space="preserve">% of the variance and represented a gradient of freezing intensity: it ordered </w:t>
      </w:r>
      <w:r w:rsidR="0007565E">
        <w:rPr>
          <w:sz w:val="22"/>
          <w:szCs w:val="22"/>
        </w:rPr>
        <w:t>plots</w:t>
      </w:r>
      <w:r w:rsidRPr="00252EB2">
        <w:rPr>
          <w:sz w:val="22"/>
          <w:szCs w:val="22"/>
        </w:rPr>
        <w:t xml:space="preserve"> from </w:t>
      </w:r>
      <w:r w:rsidR="00B118C0" w:rsidRPr="00252EB2">
        <w:rPr>
          <w:sz w:val="22"/>
          <w:szCs w:val="22"/>
        </w:rPr>
        <w:t xml:space="preserve">high </w:t>
      </w:r>
      <w:r w:rsidRPr="00252EB2">
        <w:rPr>
          <w:sz w:val="22"/>
          <w:szCs w:val="22"/>
        </w:rPr>
        <w:t xml:space="preserve">to </w:t>
      </w:r>
      <w:r w:rsidR="00B118C0" w:rsidRPr="00252EB2">
        <w:rPr>
          <w:sz w:val="22"/>
          <w:szCs w:val="22"/>
        </w:rPr>
        <w:t xml:space="preserve">low </w:t>
      </w:r>
      <w:r w:rsidRPr="00252EB2">
        <w:rPr>
          <w:sz w:val="22"/>
          <w:szCs w:val="22"/>
        </w:rPr>
        <w:t>values of freezing degree days (FDD).</w:t>
      </w:r>
      <w:r w:rsidR="00E7494F" w:rsidRPr="00252EB2">
        <w:rPr>
          <w:sz w:val="22"/>
          <w:szCs w:val="22"/>
        </w:rPr>
        <w:t xml:space="preserve"> </w:t>
      </w:r>
      <w:r w:rsidRPr="00252EB2">
        <w:rPr>
          <w:sz w:val="22"/>
          <w:szCs w:val="22"/>
        </w:rPr>
        <w:t>The third PCA axis explained 1</w:t>
      </w:r>
      <w:r w:rsidR="009F07C9">
        <w:rPr>
          <w:sz w:val="22"/>
          <w:szCs w:val="22"/>
        </w:rPr>
        <w:t xml:space="preserve">5 </w:t>
      </w:r>
      <w:r w:rsidRPr="00252EB2">
        <w:rPr>
          <w:sz w:val="22"/>
          <w:szCs w:val="22"/>
        </w:rPr>
        <w:t xml:space="preserve">% of the variance and </w:t>
      </w:r>
      <w:r w:rsidR="00F841E5" w:rsidRPr="00252EB2">
        <w:rPr>
          <w:sz w:val="22"/>
          <w:szCs w:val="22"/>
        </w:rPr>
        <w:t xml:space="preserve">mainly </w:t>
      </w:r>
      <w:r w:rsidRPr="00252EB2">
        <w:rPr>
          <w:sz w:val="22"/>
          <w:szCs w:val="22"/>
        </w:rPr>
        <w:t>represented a gradient of snow cover</w:t>
      </w:r>
      <w:r w:rsidR="00F841E5" w:rsidRPr="00252EB2">
        <w:rPr>
          <w:sz w:val="22"/>
          <w:szCs w:val="22"/>
        </w:rPr>
        <w:t xml:space="preserve">, although </w:t>
      </w:r>
      <w:r w:rsidR="007E1E3E">
        <w:rPr>
          <w:sz w:val="22"/>
          <w:szCs w:val="22"/>
        </w:rPr>
        <w:t>snow cover was also</w:t>
      </w:r>
      <w:r w:rsidR="00F841E5" w:rsidRPr="00252EB2">
        <w:rPr>
          <w:sz w:val="22"/>
          <w:szCs w:val="22"/>
        </w:rPr>
        <w:t xml:space="preserve"> </w:t>
      </w:r>
      <w:r w:rsidR="00470266" w:rsidRPr="00252EB2">
        <w:rPr>
          <w:sz w:val="22"/>
          <w:szCs w:val="22"/>
        </w:rPr>
        <w:t>negatively correlated with FDD along the second PCA axis</w:t>
      </w:r>
      <w:r w:rsidRPr="00252EB2">
        <w:rPr>
          <w:sz w:val="22"/>
          <w:szCs w:val="22"/>
        </w:rPr>
        <w:t>.</w:t>
      </w:r>
      <w:bookmarkStart w:id="21" w:name="plant-diversity"/>
      <w:bookmarkStart w:id="22" w:name="microclimatic-variation"/>
    </w:p>
    <w:p w14:paraId="043C7B31" w14:textId="29557BE1" w:rsidR="00E46680" w:rsidRPr="00252EB2" w:rsidRDefault="00864F64" w:rsidP="0093270A">
      <w:pPr>
        <w:pStyle w:val="Textoindependiente"/>
        <w:rPr>
          <w:sz w:val="22"/>
          <w:szCs w:val="22"/>
        </w:rPr>
      </w:pPr>
      <w:r w:rsidRPr="00252EB2">
        <w:rPr>
          <w:sz w:val="22"/>
          <w:szCs w:val="22"/>
        </w:rPr>
        <w:t xml:space="preserve">The soil temperature data obtained by the dataloggers for the period 1 Jan 2009 – 31 Dec 2018 showed a steady increase during the </w:t>
      </w:r>
      <w:r w:rsidR="009B2CD6" w:rsidRPr="00252EB2">
        <w:rPr>
          <w:sz w:val="22"/>
          <w:szCs w:val="22"/>
        </w:rPr>
        <w:t>ten-year</w:t>
      </w:r>
      <w:r w:rsidRPr="00252EB2">
        <w:rPr>
          <w:sz w:val="22"/>
          <w:szCs w:val="22"/>
        </w:rPr>
        <w:t xml:space="preserve"> period</w:t>
      </w:r>
      <w:r w:rsidR="003A3865">
        <w:rPr>
          <w:sz w:val="22"/>
          <w:szCs w:val="22"/>
        </w:rPr>
        <w:t>, but also high interannual variation</w:t>
      </w:r>
      <w:r w:rsidR="005560AD" w:rsidRPr="00252EB2">
        <w:rPr>
          <w:sz w:val="22"/>
          <w:szCs w:val="22"/>
        </w:rPr>
        <w:t xml:space="preserve"> (</w:t>
      </w:r>
      <w:r w:rsidR="005560AD" w:rsidRPr="00252EB2">
        <w:rPr>
          <w:b/>
          <w:bCs/>
          <w:sz w:val="22"/>
          <w:szCs w:val="22"/>
        </w:rPr>
        <w:t xml:space="preserve">Fig. </w:t>
      </w:r>
      <w:r w:rsidR="00974F02" w:rsidRPr="00252EB2">
        <w:rPr>
          <w:b/>
          <w:bCs/>
          <w:sz w:val="22"/>
          <w:szCs w:val="22"/>
        </w:rPr>
        <w:t>3</w:t>
      </w:r>
      <w:r w:rsidR="00CB68A6" w:rsidRPr="00252EB2">
        <w:rPr>
          <w:b/>
          <w:bCs/>
          <w:sz w:val="22"/>
          <w:szCs w:val="22"/>
        </w:rPr>
        <w:t>A</w:t>
      </w:r>
      <w:r w:rsidR="005560AD" w:rsidRPr="00252EB2">
        <w:rPr>
          <w:sz w:val="22"/>
          <w:szCs w:val="22"/>
        </w:rPr>
        <w:t>)</w:t>
      </w:r>
      <w:r w:rsidRPr="00252EB2">
        <w:rPr>
          <w:sz w:val="22"/>
          <w:szCs w:val="22"/>
        </w:rPr>
        <w:t xml:space="preserve">. The increase was most noticeable in the </w:t>
      </w:r>
      <w:r w:rsidR="009875EF" w:rsidRPr="00252EB2">
        <w:rPr>
          <w:sz w:val="22"/>
          <w:szCs w:val="22"/>
        </w:rPr>
        <w:t xml:space="preserve">two </w:t>
      </w:r>
      <w:r w:rsidR="00974F02" w:rsidRPr="00252EB2">
        <w:rPr>
          <w:sz w:val="22"/>
          <w:szCs w:val="22"/>
        </w:rPr>
        <w:t>fellfield</w:t>
      </w:r>
      <w:r w:rsidR="009875EF" w:rsidRPr="00252EB2">
        <w:rPr>
          <w:sz w:val="22"/>
          <w:szCs w:val="22"/>
        </w:rPr>
        <w:t xml:space="preserve"> sites (</w:t>
      </w:r>
      <w:proofErr w:type="spellStart"/>
      <w:r w:rsidR="009875EF" w:rsidRPr="00252EB2">
        <w:rPr>
          <w:sz w:val="22"/>
          <w:szCs w:val="22"/>
        </w:rPr>
        <w:t>Ḥou</w:t>
      </w:r>
      <w:proofErr w:type="spellEnd"/>
      <w:r w:rsidR="009875EF" w:rsidRPr="00252EB2">
        <w:rPr>
          <w:sz w:val="22"/>
          <w:szCs w:val="22"/>
        </w:rPr>
        <w:t xml:space="preserve"> Sin </w:t>
      </w:r>
      <w:proofErr w:type="spellStart"/>
      <w:r w:rsidR="009875EF" w:rsidRPr="00252EB2">
        <w:rPr>
          <w:sz w:val="22"/>
          <w:szCs w:val="22"/>
        </w:rPr>
        <w:t>Tierri</w:t>
      </w:r>
      <w:proofErr w:type="spellEnd"/>
      <w:r w:rsidR="00395FA9" w:rsidRPr="00252EB2">
        <w:rPr>
          <w:sz w:val="22"/>
          <w:szCs w:val="22"/>
        </w:rPr>
        <w:t xml:space="preserve">, </w:t>
      </w:r>
      <w:proofErr w:type="spellStart"/>
      <w:r w:rsidR="009875EF" w:rsidRPr="00252EB2">
        <w:rPr>
          <w:sz w:val="22"/>
          <w:szCs w:val="22"/>
        </w:rPr>
        <w:t>Hoyo</w:t>
      </w:r>
      <w:proofErr w:type="spellEnd"/>
      <w:r w:rsidR="009875EF" w:rsidRPr="00252EB2">
        <w:rPr>
          <w:sz w:val="22"/>
          <w:szCs w:val="22"/>
        </w:rPr>
        <w:t xml:space="preserve"> Sin Tierra</w:t>
      </w:r>
      <w:r w:rsidR="00395FA9" w:rsidRPr="00252EB2">
        <w:rPr>
          <w:sz w:val="22"/>
          <w:szCs w:val="22"/>
        </w:rPr>
        <w:t>)</w:t>
      </w:r>
      <w:r w:rsidR="009875EF" w:rsidRPr="00252EB2">
        <w:rPr>
          <w:sz w:val="22"/>
          <w:szCs w:val="22"/>
        </w:rPr>
        <w:t>, and</w:t>
      </w:r>
      <w:r w:rsidR="00395FA9" w:rsidRPr="00252EB2">
        <w:rPr>
          <w:sz w:val="22"/>
          <w:szCs w:val="22"/>
        </w:rPr>
        <w:t xml:space="preserve"> less pronounced in the snowbed and cold</w:t>
      </w:r>
      <w:r w:rsidR="00037834" w:rsidRPr="00252EB2">
        <w:rPr>
          <w:sz w:val="22"/>
          <w:szCs w:val="22"/>
        </w:rPr>
        <w:t>est</w:t>
      </w:r>
      <w:r w:rsidR="00395FA9" w:rsidRPr="00252EB2">
        <w:rPr>
          <w:sz w:val="22"/>
          <w:szCs w:val="22"/>
        </w:rPr>
        <w:t xml:space="preserve"> site (Los </w:t>
      </w:r>
      <w:proofErr w:type="spellStart"/>
      <w:r w:rsidR="00395FA9" w:rsidRPr="00252EB2">
        <w:rPr>
          <w:sz w:val="22"/>
          <w:szCs w:val="22"/>
        </w:rPr>
        <w:t>Boches</w:t>
      </w:r>
      <w:proofErr w:type="spellEnd"/>
      <w:r w:rsidR="00395FA9" w:rsidRPr="00252EB2">
        <w:rPr>
          <w:sz w:val="22"/>
          <w:szCs w:val="22"/>
        </w:rPr>
        <w:t>).</w:t>
      </w:r>
      <w:r w:rsidR="009875EF" w:rsidRPr="00252EB2">
        <w:rPr>
          <w:sz w:val="22"/>
          <w:szCs w:val="22"/>
        </w:rPr>
        <w:t xml:space="preserve"> </w:t>
      </w:r>
      <w:r w:rsidR="0004401C" w:rsidRPr="00252EB2">
        <w:rPr>
          <w:sz w:val="22"/>
          <w:szCs w:val="22"/>
        </w:rPr>
        <w:t>The soil temperatures</w:t>
      </w:r>
      <w:r w:rsidR="003F1F4B" w:rsidRPr="00252EB2">
        <w:rPr>
          <w:sz w:val="22"/>
          <w:szCs w:val="22"/>
        </w:rPr>
        <w:t xml:space="preserve"> </w:t>
      </w:r>
      <w:r w:rsidR="004011B3" w:rsidRPr="00252EB2">
        <w:rPr>
          <w:sz w:val="22"/>
          <w:szCs w:val="22"/>
        </w:rPr>
        <w:t xml:space="preserve">recorded </w:t>
      </w:r>
      <w:r w:rsidR="0004401C" w:rsidRPr="00252EB2">
        <w:rPr>
          <w:sz w:val="22"/>
          <w:szCs w:val="22"/>
        </w:rPr>
        <w:t xml:space="preserve">during the temporal and spatial surveys </w:t>
      </w:r>
      <w:r w:rsidR="004011B3" w:rsidRPr="00252EB2">
        <w:rPr>
          <w:sz w:val="22"/>
          <w:szCs w:val="22"/>
        </w:rPr>
        <w:t>showed comparable patterns</w:t>
      </w:r>
      <w:r w:rsidR="0004401C" w:rsidRPr="00252EB2">
        <w:rPr>
          <w:sz w:val="22"/>
          <w:szCs w:val="22"/>
        </w:rPr>
        <w:t xml:space="preserve"> </w:t>
      </w:r>
      <w:r w:rsidR="0027043E" w:rsidRPr="00252EB2">
        <w:rPr>
          <w:sz w:val="22"/>
          <w:szCs w:val="22"/>
        </w:rPr>
        <w:t>(</w:t>
      </w:r>
      <w:r w:rsidR="0027043E" w:rsidRPr="00252EB2">
        <w:rPr>
          <w:b/>
          <w:bCs/>
          <w:sz w:val="22"/>
          <w:szCs w:val="22"/>
        </w:rPr>
        <w:t>Fig. 3B</w:t>
      </w:r>
      <w:r w:rsidR="0027043E" w:rsidRPr="00252EB2">
        <w:rPr>
          <w:sz w:val="22"/>
          <w:szCs w:val="22"/>
        </w:rPr>
        <w:t>)</w:t>
      </w:r>
      <w:r w:rsidR="0004401C" w:rsidRPr="00252EB2">
        <w:rPr>
          <w:sz w:val="22"/>
          <w:szCs w:val="22"/>
        </w:rPr>
        <w:t xml:space="preserve">. </w:t>
      </w:r>
      <w:r w:rsidR="008A5E91">
        <w:rPr>
          <w:sz w:val="22"/>
          <w:szCs w:val="22"/>
        </w:rPr>
        <w:t>However, a</w:t>
      </w:r>
      <w:r w:rsidR="00A818AF" w:rsidRPr="00252EB2">
        <w:rPr>
          <w:sz w:val="22"/>
          <w:szCs w:val="22"/>
        </w:rPr>
        <w:t xml:space="preserve"> pattern emerged when comparing the snowbed permanent plots (Los </w:t>
      </w:r>
      <w:proofErr w:type="spellStart"/>
      <w:r w:rsidR="00A818AF" w:rsidRPr="00252EB2">
        <w:rPr>
          <w:sz w:val="22"/>
          <w:szCs w:val="22"/>
        </w:rPr>
        <w:t>Cazadores</w:t>
      </w:r>
      <w:proofErr w:type="spellEnd"/>
      <w:r w:rsidR="00A818AF" w:rsidRPr="00252EB2">
        <w:rPr>
          <w:sz w:val="22"/>
          <w:szCs w:val="22"/>
        </w:rPr>
        <w:t xml:space="preserve">, Los </w:t>
      </w:r>
      <w:proofErr w:type="spellStart"/>
      <w:r w:rsidR="00A818AF" w:rsidRPr="00252EB2">
        <w:rPr>
          <w:sz w:val="22"/>
          <w:szCs w:val="22"/>
        </w:rPr>
        <w:t>Boches</w:t>
      </w:r>
      <w:proofErr w:type="spellEnd"/>
      <w:r w:rsidR="00A818AF" w:rsidRPr="00252EB2">
        <w:rPr>
          <w:sz w:val="22"/>
          <w:szCs w:val="22"/>
        </w:rPr>
        <w:t>) with the fellfield permanent plots (</w:t>
      </w:r>
      <w:proofErr w:type="spellStart"/>
      <w:r w:rsidR="00A818AF" w:rsidRPr="00252EB2">
        <w:rPr>
          <w:sz w:val="22"/>
          <w:szCs w:val="22"/>
        </w:rPr>
        <w:t>Ḥou</w:t>
      </w:r>
      <w:proofErr w:type="spellEnd"/>
      <w:r w:rsidR="00A818AF" w:rsidRPr="00252EB2">
        <w:rPr>
          <w:sz w:val="22"/>
          <w:szCs w:val="22"/>
        </w:rPr>
        <w:t xml:space="preserve"> Sin </w:t>
      </w:r>
      <w:proofErr w:type="spellStart"/>
      <w:r w:rsidR="00A818AF" w:rsidRPr="00252EB2">
        <w:rPr>
          <w:sz w:val="22"/>
          <w:szCs w:val="22"/>
        </w:rPr>
        <w:t>Tierri</w:t>
      </w:r>
      <w:proofErr w:type="spellEnd"/>
      <w:r w:rsidR="00A818AF" w:rsidRPr="00252EB2">
        <w:rPr>
          <w:sz w:val="22"/>
          <w:szCs w:val="22"/>
        </w:rPr>
        <w:t xml:space="preserve">, </w:t>
      </w:r>
      <w:proofErr w:type="spellStart"/>
      <w:r w:rsidR="00A818AF" w:rsidRPr="00252EB2">
        <w:rPr>
          <w:sz w:val="22"/>
          <w:szCs w:val="22"/>
        </w:rPr>
        <w:t>Hoyo</w:t>
      </w:r>
      <w:proofErr w:type="spellEnd"/>
      <w:r w:rsidR="00A818AF" w:rsidRPr="00252EB2">
        <w:rPr>
          <w:sz w:val="22"/>
          <w:szCs w:val="22"/>
        </w:rPr>
        <w:t xml:space="preserve"> Sin Tierra): in the </w:t>
      </w:r>
      <w:proofErr w:type="spellStart"/>
      <w:r w:rsidR="00A818AF" w:rsidRPr="00252EB2">
        <w:rPr>
          <w:sz w:val="22"/>
          <w:szCs w:val="22"/>
        </w:rPr>
        <w:t>snowbeds</w:t>
      </w:r>
      <w:proofErr w:type="spellEnd"/>
      <w:r w:rsidR="00A818AF" w:rsidRPr="00252EB2">
        <w:rPr>
          <w:sz w:val="22"/>
          <w:szCs w:val="22"/>
        </w:rPr>
        <w:t xml:space="preserve">, the range of </w:t>
      </w:r>
      <w:r w:rsidR="00820F90">
        <w:rPr>
          <w:sz w:val="22"/>
          <w:szCs w:val="22"/>
        </w:rPr>
        <w:t xml:space="preserve">temperature </w:t>
      </w:r>
      <w:r w:rsidR="00A818AF" w:rsidRPr="00252EB2">
        <w:rPr>
          <w:sz w:val="22"/>
          <w:szCs w:val="22"/>
        </w:rPr>
        <w:t>values from the spatial survey was larger than that of the temporal survey; whereas in the fellfields</w:t>
      </w:r>
      <w:r w:rsidR="00A818AF">
        <w:rPr>
          <w:sz w:val="22"/>
          <w:szCs w:val="22"/>
        </w:rPr>
        <w:t xml:space="preserve"> </w:t>
      </w:r>
      <w:r w:rsidR="00A818AF" w:rsidRPr="00252EB2">
        <w:rPr>
          <w:sz w:val="22"/>
          <w:szCs w:val="22"/>
        </w:rPr>
        <w:t xml:space="preserve">the spatial surroundings did </w:t>
      </w:r>
      <w:r w:rsidR="00A818AF">
        <w:rPr>
          <w:sz w:val="22"/>
          <w:szCs w:val="22"/>
        </w:rPr>
        <w:t xml:space="preserve">never </w:t>
      </w:r>
      <w:r w:rsidR="00A818AF" w:rsidRPr="00252EB2">
        <w:rPr>
          <w:sz w:val="22"/>
          <w:szCs w:val="22"/>
        </w:rPr>
        <w:t>reach values as cold as those recorded during the ten years in the temporal survey.</w:t>
      </w:r>
      <w:r w:rsidR="00A818AF">
        <w:rPr>
          <w:sz w:val="22"/>
          <w:szCs w:val="22"/>
        </w:rPr>
        <w:t xml:space="preserve"> T</w:t>
      </w:r>
      <w:r w:rsidR="0004401C" w:rsidRPr="00252EB2">
        <w:rPr>
          <w:sz w:val="22"/>
          <w:szCs w:val="22"/>
        </w:rPr>
        <w:t xml:space="preserve">he range and </w:t>
      </w:r>
      <w:r w:rsidR="00507A99">
        <w:rPr>
          <w:sz w:val="22"/>
          <w:szCs w:val="22"/>
        </w:rPr>
        <w:t>frequency</w:t>
      </w:r>
      <w:r w:rsidR="0004401C" w:rsidRPr="00252EB2">
        <w:rPr>
          <w:sz w:val="22"/>
          <w:szCs w:val="22"/>
        </w:rPr>
        <w:t xml:space="preserve"> of values </w:t>
      </w:r>
      <w:r w:rsidR="00A818AF">
        <w:rPr>
          <w:sz w:val="22"/>
          <w:szCs w:val="22"/>
        </w:rPr>
        <w:t xml:space="preserve">of the bioclimatic indices </w:t>
      </w:r>
      <w:r w:rsidR="0004401C" w:rsidRPr="00252EB2">
        <w:rPr>
          <w:sz w:val="22"/>
          <w:szCs w:val="22"/>
        </w:rPr>
        <w:t xml:space="preserve">obtained </w:t>
      </w:r>
      <w:r w:rsidR="00FA5C82">
        <w:rPr>
          <w:sz w:val="22"/>
          <w:szCs w:val="22"/>
        </w:rPr>
        <w:t>in the</w:t>
      </w:r>
      <w:r w:rsidR="0004401C" w:rsidRPr="00252EB2">
        <w:rPr>
          <w:sz w:val="22"/>
          <w:szCs w:val="22"/>
        </w:rPr>
        <w:t xml:space="preserve"> spatial survey was generally larger than the values obtained during ten years of temporal survey</w:t>
      </w:r>
      <w:r w:rsidR="00A920C5">
        <w:rPr>
          <w:sz w:val="22"/>
          <w:szCs w:val="22"/>
        </w:rPr>
        <w:t xml:space="preserve"> except </w:t>
      </w:r>
      <w:r w:rsidR="001E0BD6">
        <w:rPr>
          <w:sz w:val="22"/>
          <w:szCs w:val="22"/>
        </w:rPr>
        <w:t>for FDD, however differences</w:t>
      </w:r>
      <w:r w:rsidR="008A718D">
        <w:rPr>
          <w:sz w:val="22"/>
          <w:szCs w:val="22"/>
        </w:rPr>
        <w:t xml:space="preserve"> </w:t>
      </w:r>
      <w:r w:rsidR="001E0BD6">
        <w:rPr>
          <w:sz w:val="22"/>
          <w:szCs w:val="22"/>
        </w:rPr>
        <w:t xml:space="preserve">were only significant for </w:t>
      </w:r>
      <w:r w:rsidR="008A718D">
        <w:rPr>
          <w:sz w:val="22"/>
          <w:szCs w:val="22"/>
        </w:rPr>
        <w:t>Bio2 an</w:t>
      </w:r>
      <w:r w:rsidR="00D66264">
        <w:rPr>
          <w:sz w:val="22"/>
          <w:szCs w:val="22"/>
        </w:rPr>
        <w:t>d</w:t>
      </w:r>
      <w:r w:rsidR="008A718D">
        <w:rPr>
          <w:sz w:val="22"/>
          <w:szCs w:val="22"/>
        </w:rPr>
        <w:t xml:space="preserve"> snow</w:t>
      </w:r>
      <w:r w:rsidR="00D66264">
        <w:rPr>
          <w:sz w:val="22"/>
          <w:szCs w:val="22"/>
        </w:rPr>
        <w:t xml:space="preserve"> (see </w:t>
      </w:r>
      <w:r w:rsidR="00D66264" w:rsidRPr="00D66264">
        <w:rPr>
          <w:b/>
          <w:bCs/>
          <w:sz w:val="22"/>
          <w:szCs w:val="22"/>
        </w:rPr>
        <w:t>Table 2</w:t>
      </w:r>
      <w:r w:rsidR="00D66264">
        <w:rPr>
          <w:sz w:val="22"/>
          <w:szCs w:val="22"/>
        </w:rPr>
        <w:t xml:space="preserve"> for more details)</w:t>
      </w:r>
      <w:r w:rsidR="00873F95">
        <w:rPr>
          <w:sz w:val="22"/>
          <w:szCs w:val="22"/>
        </w:rPr>
        <w:t xml:space="preserve">. </w:t>
      </w:r>
    </w:p>
    <w:p w14:paraId="2F9329CD" w14:textId="3B19269F" w:rsidR="00FC6E6F" w:rsidRPr="00252EB2" w:rsidRDefault="00FC6E6F" w:rsidP="00FC6E6F">
      <w:pPr>
        <w:pStyle w:val="Textoindependiente"/>
        <w:rPr>
          <w:i/>
          <w:iCs/>
          <w:sz w:val="22"/>
          <w:szCs w:val="22"/>
        </w:rPr>
      </w:pPr>
      <w:r w:rsidRPr="00252EB2">
        <w:rPr>
          <w:i/>
          <w:iCs/>
          <w:sz w:val="22"/>
          <w:szCs w:val="22"/>
        </w:rPr>
        <w:t xml:space="preserve">3.2. </w:t>
      </w:r>
      <w:r w:rsidR="00233544" w:rsidRPr="00252EB2">
        <w:rPr>
          <w:i/>
          <w:iCs/>
          <w:sz w:val="22"/>
          <w:szCs w:val="22"/>
        </w:rPr>
        <w:t xml:space="preserve">Species </w:t>
      </w:r>
      <w:r w:rsidR="0004401C" w:rsidRPr="00252EB2">
        <w:rPr>
          <w:i/>
          <w:iCs/>
          <w:sz w:val="22"/>
          <w:szCs w:val="22"/>
        </w:rPr>
        <w:t>composition</w:t>
      </w:r>
    </w:p>
    <w:p w14:paraId="1356B98E" w14:textId="387E9C99" w:rsidR="00313C2F" w:rsidRPr="00252EB2" w:rsidRDefault="00313C2F" w:rsidP="00313C2F">
      <w:pPr>
        <w:pStyle w:val="Textoindependiente"/>
        <w:rPr>
          <w:sz w:val="22"/>
          <w:szCs w:val="22"/>
        </w:rPr>
      </w:pPr>
      <w:r w:rsidRPr="00252EB2">
        <w:rPr>
          <w:sz w:val="22"/>
          <w:szCs w:val="22"/>
        </w:rPr>
        <w:lastRenderedPageBreak/>
        <w:t xml:space="preserve">Across the temporal and spatial </w:t>
      </w:r>
      <w:r w:rsidR="000249B4" w:rsidRPr="00252EB2">
        <w:rPr>
          <w:sz w:val="22"/>
          <w:szCs w:val="22"/>
        </w:rPr>
        <w:t>surveys,</w:t>
      </w:r>
      <w:r w:rsidRPr="00252EB2">
        <w:rPr>
          <w:sz w:val="22"/>
          <w:szCs w:val="22"/>
        </w:rPr>
        <w:t xml:space="preserve"> we recorded 86 taxa of vascular plants, representing 38% of the local species pool</w:t>
      </w:r>
      <w:r w:rsidR="00851FE4">
        <w:rPr>
          <w:sz w:val="22"/>
          <w:szCs w:val="22"/>
        </w:rPr>
        <w:t xml:space="preserve"> </w:t>
      </w:r>
      <w:r w:rsidR="0047225B">
        <w:rPr>
          <w:sz w:val="22"/>
          <w:szCs w:val="22"/>
        </w:rPr>
        <w:t xml:space="preserve">known in </w:t>
      </w:r>
      <w:r w:rsidR="00910B9B">
        <w:rPr>
          <w:sz w:val="22"/>
          <w:szCs w:val="22"/>
        </w:rPr>
        <w:t>the study system</w:t>
      </w:r>
      <w:r w:rsidR="0090158B">
        <w:rPr>
          <w:sz w:val="22"/>
          <w:szCs w:val="22"/>
        </w:rPr>
        <w:t xml:space="preserve"> </w:t>
      </w:r>
      <w:r w:rsidR="00CE7E29">
        <w:rPr>
          <w:sz w:val="22"/>
          <w:szCs w:val="22"/>
        </w:rPr>
        <w:fldChar w:fldCharType="begin" w:fldLock="1"/>
      </w:r>
      <w:r w:rsidR="00346F57">
        <w:rPr>
          <w:sz w:val="22"/>
          <w:szCs w:val="22"/>
        </w:rPr>
        <w:instrText>ADDIN CSL_CITATION {"citationItems":[{"id":"ITEM-1","itemData":{"DOI":"10.5209/rev_laza.2013.v34.n1.43646","ISSN":"0210-9778","abstract":"Mountains of Southern Europe are important refuges for cold-adapted plants, and the characterization of vegetation diversity in these areas is a relevant topic for biodiversity conservation. Here we report a comprehensive classification of plant communities in the highest altitudinal belt of the Picos de Europa, a biodiversity hotspot of Northern Iberian Peninsula. We compiled vegetation plot data sampled in the three calcareous massifs from 1800 to 2600 m.a.s.l., and analysed species composition by using cluster analyses and Nonmetric Multidimensional Scaling (NMDS). Optimal classification and the interpretation of multivariate analyses allowed us to recognize two major vegetation types and six clusters that were characterized by their floristic composition, altitudinal range and phytosociological classification. The first vegetation type (alliance Festucion burnatii, class Festuco hystricis-Ononidetea) corresponds to stripped habitats subjected to cryoturbation and represented by two community types (Helianthemo cantabrici-Festucetum hystricis ass. nova and Jasiono cavanillesii-Helictotrichetum sedenensis ass. nova). A second vegetation type includes alpine-like communities with higher biomass (alliance Armerion cantabricae, class Festuco-Seslerietea) represented by snow-bed (Ranunculo carinthiaco-Poetum alpinae ass. nova), mesophilous (ass. Pediculari fallacis-Armerietum cantabricae) and scree (Saxifrago coniferae-Helian-themetum urrielensis ass. nova) grasslands; and relict wind-edge swards (alliance Oxytropido-Elynion, class Carici rupestris-Kobresietea myosuroides) represented by relict alpine communities (ass. Oxytropido neglectae-Kobresietum myosuriodis). Our results highlight the Picos de Europa as a unique refuge for alpine vegetation and demonstrate historical relationships with both Alpine-Pyrenean and Iberian mountain ranges.","author":[{"dropping-particle":"","family":"Jiménez-Alfaro","given":"Borja","non-dropping-particle":"","parse-names":false,"suffix":""},{"dropping-particle":"","family":"Alonso Felpete","given":"José Ignacio","non-dropping-particle":"","parse-names":false,"suffix":""},{"dropping-particle":"","family":"Bueno Sánchez","given":"Álvaro","non-dropping-particle":"","parse-names":false,"suffix":""},{"dropping-particle":"","family":"Fernández Prieto","given":"José Antonio","non-dropping-particle":"","parse-names":false,"suffix":""}],"container-title":"Lazaroa","id":"ITEM-1","issue":"0","issued":{"date-parts":[["2014","12","15"]]},"publisher":"Universidad Complutense de Madrid (UCM)","title":"Alpine plant communities in the Picos de Europa calcareous massif (Northern Spain)","type":"article-journal","volume":"35"},"uris":["http://www.mendeley.com/documents/?uuid=97fcd0ee-830e-34ba-92e9-81ebd0c0e61b"]}],"mendeley":{"formattedCitation":"(Jiménez-Alfaro, Alonso Felpete, et al. 2014)","manualFormatting":"(Jiménez-Alfaro, Alonso Felpete, et al. 2014b)","plainTextFormattedCitation":"(Jiménez-Alfaro, Alonso Felpete, et al. 2014)","previouslyFormattedCitation":"(Jiménez-Alfaro, Alonso Felpete, et al. 2014)"},"properties":{"noteIndex":0},"schema":"https://github.com/citation-style-language/schema/raw/master/csl-citation.json"}</w:instrText>
      </w:r>
      <w:r w:rsidR="00CE7E29">
        <w:rPr>
          <w:sz w:val="22"/>
          <w:szCs w:val="22"/>
        </w:rPr>
        <w:fldChar w:fldCharType="separate"/>
      </w:r>
      <w:r w:rsidR="00886C52" w:rsidRPr="00886C52">
        <w:rPr>
          <w:noProof/>
          <w:sz w:val="22"/>
          <w:szCs w:val="22"/>
        </w:rPr>
        <w:t>(Jiménez-Alfaro, Alonso Felpete, et al. 2014</w:t>
      </w:r>
      <w:r w:rsidR="00346F57">
        <w:rPr>
          <w:noProof/>
          <w:sz w:val="22"/>
          <w:szCs w:val="22"/>
        </w:rPr>
        <w:t>b</w:t>
      </w:r>
      <w:r w:rsidR="00886C52" w:rsidRPr="00886C52">
        <w:rPr>
          <w:noProof/>
          <w:sz w:val="22"/>
          <w:szCs w:val="22"/>
        </w:rPr>
        <w:t>)</w:t>
      </w:r>
      <w:r w:rsidR="00CE7E29">
        <w:rPr>
          <w:sz w:val="22"/>
          <w:szCs w:val="22"/>
        </w:rPr>
        <w:fldChar w:fldCharType="end"/>
      </w:r>
      <w:r w:rsidRPr="00252EB2">
        <w:rPr>
          <w:sz w:val="22"/>
          <w:szCs w:val="22"/>
        </w:rPr>
        <w:t xml:space="preserve">. Of these, 81 species were found in the spatial survey and 48 in the temporal survey (species </w:t>
      </w:r>
      <w:r w:rsidR="00015A56" w:rsidRPr="00252EB2">
        <w:rPr>
          <w:sz w:val="22"/>
          <w:szCs w:val="22"/>
        </w:rPr>
        <w:t xml:space="preserve">richness </w:t>
      </w:r>
      <w:r w:rsidRPr="00252EB2">
        <w:rPr>
          <w:sz w:val="22"/>
          <w:szCs w:val="22"/>
        </w:rPr>
        <w:t>per</w:t>
      </w:r>
      <w:r w:rsidR="00A2234B" w:rsidRPr="00252EB2">
        <w:rPr>
          <w:sz w:val="22"/>
          <w:szCs w:val="22"/>
        </w:rPr>
        <w:t xml:space="preserve"> plot</w:t>
      </w:r>
      <w:r w:rsidRPr="00252EB2">
        <w:rPr>
          <w:sz w:val="22"/>
          <w:szCs w:val="22"/>
        </w:rPr>
        <w:t xml:space="preserve"> varied from </w:t>
      </w:r>
      <w:r w:rsidR="00B45E4C">
        <w:rPr>
          <w:sz w:val="22"/>
          <w:szCs w:val="22"/>
        </w:rPr>
        <w:t>8</w:t>
      </w:r>
      <w:r w:rsidRPr="00252EB2">
        <w:rPr>
          <w:sz w:val="22"/>
          <w:szCs w:val="22"/>
        </w:rPr>
        <w:t xml:space="preserve"> to </w:t>
      </w:r>
      <w:r w:rsidR="00B45E4C">
        <w:rPr>
          <w:sz w:val="22"/>
          <w:szCs w:val="22"/>
        </w:rPr>
        <w:t>18</w:t>
      </w:r>
      <w:r w:rsidRPr="00252EB2">
        <w:rPr>
          <w:sz w:val="22"/>
          <w:szCs w:val="22"/>
        </w:rPr>
        <w:t>, mean =</w:t>
      </w:r>
      <w:r w:rsidR="00A818AF">
        <w:rPr>
          <w:sz w:val="22"/>
          <w:szCs w:val="22"/>
        </w:rPr>
        <w:t xml:space="preserve"> </w:t>
      </w:r>
      <w:r w:rsidR="0005436A">
        <w:rPr>
          <w:sz w:val="22"/>
          <w:szCs w:val="22"/>
        </w:rPr>
        <w:t>13.6</w:t>
      </w:r>
      <w:r w:rsidRPr="00252EB2">
        <w:rPr>
          <w:sz w:val="22"/>
          <w:szCs w:val="22"/>
        </w:rPr>
        <w:t>). In the temporal survey (2 visits x 2 plots x 4 sites, n = 16) we recorded 42 species in 2009 and 47 in 2019. In the spatial survey, the average species richness per 1 m</w:t>
      </w:r>
      <w:r w:rsidRPr="00252EB2">
        <w:rPr>
          <w:sz w:val="22"/>
          <w:szCs w:val="22"/>
          <w:vertAlign w:val="superscript"/>
        </w:rPr>
        <w:t>2</w:t>
      </w:r>
      <w:r w:rsidRPr="00252EB2">
        <w:rPr>
          <w:sz w:val="22"/>
          <w:szCs w:val="22"/>
        </w:rPr>
        <w:t xml:space="preserve"> plot was 13, with the richest plot having 25 species and the poorest two species. The most frequent recorded species were </w:t>
      </w:r>
      <w:r w:rsidRPr="00252EB2">
        <w:rPr>
          <w:i/>
          <w:iCs/>
          <w:sz w:val="22"/>
          <w:szCs w:val="22"/>
        </w:rPr>
        <w:t>Thymus praecox</w:t>
      </w:r>
      <w:r w:rsidRPr="00252EB2">
        <w:rPr>
          <w:sz w:val="22"/>
          <w:szCs w:val="22"/>
        </w:rPr>
        <w:t xml:space="preserve"> subsp. </w:t>
      </w:r>
      <w:proofErr w:type="spellStart"/>
      <w:r w:rsidRPr="00252EB2">
        <w:rPr>
          <w:i/>
          <w:iCs/>
          <w:sz w:val="22"/>
          <w:szCs w:val="22"/>
        </w:rPr>
        <w:t>ligusticus</w:t>
      </w:r>
      <w:proofErr w:type="spellEnd"/>
      <w:r w:rsidRPr="00252EB2">
        <w:rPr>
          <w:sz w:val="22"/>
          <w:szCs w:val="22"/>
        </w:rPr>
        <w:t xml:space="preserve"> (83 occurrences), </w:t>
      </w:r>
      <w:r w:rsidRPr="00252EB2">
        <w:rPr>
          <w:i/>
          <w:iCs/>
          <w:sz w:val="22"/>
          <w:szCs w:val="22"/>
        </w:rPr>
        <w:t xml:space="preserve">Anthyllis </w:t>
      </w:r>
      <w:proofErr w:type="spellStart"/>
      <w:r w:rsidRPr="00252EB2">
        <w:rPr>
          <w:i/>
          <w:iCs/>
          <w:sz w:val="22"/>
          <w:szCs w:val="22"/>
        </w:rPr>
        <w:t>vulneraria</w:t>
      </w:r>
      <w:proofErr w:type="spellEnd"/>
      <w:r w:rsidRPr="00252EB2">
        <w:rPr>
          <w:sz w:val="22"/>
          <w:szCs w:val="22"/>
        </w:rPr>
        <w:t xml:space="preserve"> (73), </w:t>
      </w:r>
      <w:r w:rsidRPr="00252EB2">
        <w:rPr>
          <w:i/>
          <w:iCs/>
          <w:sz w:val="22"/>
          <w:szCs w:val="22"/>
        </w:rPr>
        <w:t xml:space="preserve">Koeleria </w:t>
      </w:r>
      <w:proofErr w:type="spellStart"/>
      <w:r w:rsidRPr="00252EB2">
        <w:rPr>
          <w:i/>
          <w:iCs/>
          <w:sz w:val="22"/>
          <w:szCs w:val="22"/>
        </w:rPr>
        <w:t>vallesiana</w:t>
      </w:r>
      <w:proofErr w:type="spellEnd"/>
      <w:r w:rsidRPr="00252EB2">
        <w:rPr>
          <w:sz w:val="22"/>
          <w:szCs w:val="22"/>
        </w:rPr>
        <w:t xml:space="preserve"> (59), </w:t>
      </w:r>
      <w:proofErr w:type="spellStart"/>
      <w:r w:rsidRPr="00252EB2">
        <w:rPr>
          <w:i/>
          <w:iCs/>
          <w:sz w:val="22"/>
          <w:szCs w:val="22"/>
        </w:rPr>
        <w:t>Minuartia</w:t>
      </w:r>
      <w:proofErr w:type="spellEnd"/>
      <w:r w:rsidRPr="00252EB2">
        <w:rPr>
          <w:i/>
          <w:iCs/>
          <w:sz w:val="22"/>
          <w:szCs w:val="22"/>
        </w:rPr>
        <w:t xml:space="preserve"> verna</w:t>
      </w:r>
      <w:r w:rsidRPr="00252EB2">
        <w:rPr>
          <w:sz w:val="22"/>
          <w:szCs w:val="22"/>
        </w:rPr>
        <w:t xml:space="preserve"> (55) and </w:t>
      </w:r>
      <w:r w:rsidRPr="00252EB2">
        <w:rPr>
          <w:i/>
          <w:iCs/>
          <w:sz w:val="22"/>
          <w:szCs w:val="22"/>
        </w:rPr>
        <w:t xml:space="preserve">Helianthemum </w:t>
      </w:r>
      <w:proofErr w:type="spellStart"/>
      <w:r w:rsidRPr="00252EB2">
        <w:rPr>
          <w:i/>
          <w:iCs/>
          <w:sz w:val="22"/>
          <w:szCs w:val="22"/>
        </w:rPr>
        <w:t>canum</w:t>
      </w:r>
      <w:proofErr w:type="spellEnd"/>
      <w:r w:rsidRPr="00252EB2">
        <w:rPr>
          <w:sz w:val="22"/>
          <w:szCs w:val="22"/>
        </w:rPr>
        <w:t xml:space="preserve"> (52).</w:t>
      </w:r>
    </w:p>
    <w:p w14:paraId="5110752E" w14:textId="78C44B92" w:rsidR="00942847" w:rsidRPr="00252EB2" w:rsidRDefault="00F7406C" w:rsidP="00942847">
      <w:pPr>
        <w:pStyle w:val="FirstParagraph"/>
        <w:rPr>
          <w:sz w:val="22"/>
          <w:szCs w:val="22"/>
        </w:rPr>
      </w:pPr>
      <w:r w:rsidRPr="00252EB2">
        <w:rPr>
          <w:sz w:val="22"/>
          <w:szCs w:val="22"/>
        </w:rPr>
        <w:t>Along the</w:t>
      </w:r>
      <w:r w:rsidR="006D5F22" w:rsidRPr="00252EB2">
        <w:rPr>
          <w:sz w:val="22"/>
          <w:szCs w:val="22"/>
        </w:rPr>
        <w:t xml:space="preserve"> temporal survey</w:t>
      </w:r>
      <w:r w:rsidRPr="00252EB2">
        <w:rPr>
          <w:sz w:val="22"/>
          <w:szCs w:val="22"/>
        </w:rPr>
        <w:t xml:space="preserve"> w</w:t>
      </w:r>
      <w:r w:rsidR="00942847" w:rsidRPr="00252EB2">
        <w:rPr>
          <w:sz w:val="22"/>
          <w:szCs w:val="22"/>
        </w:rPr>
        <w:t xml:space="preserve">e detected </w:t>
      </w:r>
      <w:r w:rsidR="00BC3B15" w:rsidRPr="00252EB2">
        <w:rPr>
          <w:sz w:val="22"/>
          <w:szCs w:val="22"/>
        </w:rPr>
        <w:t xml:space="preserve">a similar number of </w:t>
      </w:r>
      <w:r w:rsidR="004D53B3" w:rsidRPr="00252EB2">
        <w:rPr>
          <w:sz w:val="22"/>
          <w:szCs w:val="22"/>
        </w:rPr>
        <w:t>increasing (</w:t>
      </w:r>
      <w:r w:rsidR="00BC3B15" w:rsidRPr="00252EB2">
        <w:rPr>
          <w:sz w:val="22"/>
          <w:szCs w:val="22"/>
        </w:rPr>
        <w:t>winners</w:t>
      </w:r>
      <w:r w:rsidR="004D53B3" w:rsidRPr="00252EB2">
        <w:rPr>
          <w:sz w:val="22"/>
          <w:szCs w:val="22"/>
        </w:rPr>
        <w:t>)</w:t>
      </w:r>
      <w:r w:rsidR="00BC3B15" w:rsidRPr="00252EB2">
        <w:rPr>
          <w:sz w:val="22"/>
          <w:szCs w:val="22"/>
        </w:rPr>
        <w:t xml:space="preserve"> and</w:t>
      </w:r>
      <w:r w:rsidR="007D563D" w:rsidRPr="00252EB2">
        <w:rPr>
          <w:sz w:val="22"/>
          <w:szCs w:val="22"/>
        </w:rPr>
        <w:t xml:space="preserve"> decreasing</w:t>
      </w:r>
      <w:r w:rsidR="00BC3B15" w:rsidRPr="00252EB2">
        <w:rPr>
          <w:sz w:val="22"/>
          <w:szCs w:val="22"/>
        </w:rPr>
        <w:t xml:space="preserve"> </w:t>
      </w:r>
      <w:r w:rsidR="007D563D" w:rsidRPr="00252EB2">
        <w:rPr>
          <w:sz w:val="22"/>
          <w:szCs w:val="22"/>
        </w:rPr>
        <w:t>(</w:t>
      </w:r>
      <w:r w:rsidR="00BC3B15" w:rsidRPr="00252EB2">
        <w:rPr>
          <w:sz w:val="22"/>
          <w:szCs w:val="22"/>
        </w:rPr>
        <w:t>losers</w:t>
      </w:r>
      <w:r w:rsidR="007D563D" w:rsidRPr="00252EB2">
        <w:rPr>
          <w:sz w:val="22"/>
          <w:szCs w:val="22"/>
        </w:rPr>
        <w:t>) species</w:t>
      </w:r>
      <w:r w:rsidR="00BC3B15" w:rsidRPr="00252EB2">
        <w:rPr>
          <w:sz w:val="22"/>
          <w:szCs w:val="22"/>
        </w:rPr>
        <w:t xml:space="preserve">, </w:t>
      </w:r>
      <w:r w:rsidR="004C123E" w:rsidRPr="00252EB2">
        <w:rPr>
          <w:sz w:val="22"/>
          <w:szCs w:val="22"/>
        </w:rPr>
        <w:t xml:space="preserve">but the </w:t>
      </w:r>
      <w:r w:rsidRPr="00252EB2">
        <w:rPr>
          <w:sz w:val="22"/>
          <w:szCs w:val="22"/>
        </w:rPr>
        <w:t>winners</w:t>
      </w:r>
      <w:r w:rsidR="004C123E" w:rsidRPr="00252EB2">
        <w:rPr>
          <w:sz w:val="22"/>
          <w:szCs w:val="22"/>
        </w:rPr>
        <w:t xml:space="preserve"> showed </w:t>
      </w:r>
      <w:r w:rsidR="007D563D" w:rsidRPr="00252EB2">
        <w:rPr>
          <w:sz w:val="22"/>
          <w:szCs w:val="22"/>
        </w:rPr>
        <w:t>stronger</w:t>
      </w:r>
      <w:r w:rsidRPr="00252EB2">
        <w:rPr>
          <w:sz w:val="22"/>
          <w:szCs w:val="22"/>
        </w:rPr>
        <w:t xml:space="preserve"> changes in frequency</w:t>
      </w:r>
      <w:r w:rsidR="00942847" w:rsidRPr="00252EB2">
        <w:rPr>
          <w:sz w:val="22"/>
          <w:szCs w:val="22"/>
        </w:rPr>
        <w:t xml:space="preserve"> (</w:t>
      </w:r>
      <w:r w:rsidR="00942847" w:rsidRPr="00252EB2">
        <w:rPr>
          <w:b/>
          <w:bCs/>
          <w:sz w:val="22"/>
          <w:szCs w:val="22"/>
        </w:rPr>
        <w:t>Fig. 4</w:t>
      </w:r>
      <w:r w:rsidR="00942847" w:rsidRPr="00252EB2">
        <w:rPr>
          <w:sz w:val="22"/>
          <w:szCs w:val="22"/>
        </w:rPr>
        <w:t>)</w:t>
      </w:r>
      <w:r w:rsidRPr="00252EB2">
        <w:rPr>
          <w:sz w:val="22"/>
          <w:szCs w:val="22"/>
        </w:rPr>
        <w:t>. T</w:t>
      </w:r>
      <w:r w:rsidR="00942847" w:rsidRPr="00252EB2">
        <w:rPr>
          <w:sz w:val="22"/>
          <w:szCs w:val="22"/>
        </w:rPr>
        <w:t>wo species were not found again (</w:t>
      </w:r>
      <w:r w:rsidR="00942847" w:rsidRPr="00252EB2">
        <w:rPr>
          <w:i/>
          <w:iCs/>
          <w:sz w:val="22"/>
          <w:szCs w:val="22"/>
        </w:rPr>
        <w:t xml:space="preserve">Agrostis </w:t>
      </w:r>
      <w:proofErr w:type="spellStart"/>
      <w:r w:rsidR="00942847" w:rsidRPr="00252EB2">
        <w:rPr>
          <w:i/>
          <w:iCs/>
          <w:sz w:val="22"/>
          <w:szCs w:val="22"/>
        </w:rPr>
        <w:t>schleicheri</w:t>
      </w:r>
      <w:proofErr w:type="spellEnd"/>
      <w:r w:rsidR="00942847" w:rsidRPr="00252EB2">
        <w:rPr>
          <w:sz w:val="22"/>
          <w:szCs w:val="22"/>
        </w:rPr>
        <w:t xml:space="preserve">, </w:t>
      </w:r>
      <w:proofErr w:type="spellStart"/>
      <w:r w:rsidR="00942847" w:rsidRPr="00252EB2">
        <w:rPr>
          <w:i/>
          <w:iCs/>
          <w:sz w:val="22"/>
          <w:szCs w:val="22"/>
        </w:rPr>
        <w:t>Galium</w:t>
      </w:r>
      <w:proofErr w:type="spellEnd"/>
      <w:r w:rsidR="00942847" w:rsidRPr="00252EB2">
        <w:rPr>
          <w:i/>
          <w:iCs/>
          <w:sz w:val="22"/>
          <w:szCs w:val="22"/>
        </w:rPr>
        <w:t xml:space="preserve"> </w:t>
      </w:r>
      <w:proofErr w:type="spellStart"/>
      <w:r w:rsidR="00942847" w:rsidRPr="00252EB2">
        <w:rPr>
          <w:i/>
          <w:iCs/>
          <w:sz w:val="22"/>
          <w:szCs w:val="22"/>
        </w:rPr>
        <w:t>pyrenaicum</w:t>
      </w:r>
      <w:proofErr w:type="spellEnd"/>
      <w:r w:rsidR="00942847" w:rsidRPr="00252EB2">
        <w:rPr>
          <w:sz w:val="22"/>
          <w:szCs w:val="22"/>
        </w:rPr>
        <w:t>) and other eight species were recorded for the first time in the plots (</w:t>
      </w:r>
      <w:r w:rsidR="00942847" w:rsidRPr="00252EB2">
        <w:rPr>
          <w:i/>
          <w:iCs/>
          <w:sz w:val="22"/>
          <w:szCs w:val="22"/>
        </w:rPr>
        <w:t>Arenaria purpurascens</w:t>
      </w:r>
      <w:r w:rsidR="00942847" w:rsidRPr="00252EB2">
        <w:rPr>
          <w:sz w:val="22"/>
          <w:szCs w:val="22"/>
        </w:rPr>
        <w:t xml:space="preserve">, </w:t>
      </w:r>
      <w:r w:rsidR="00942847" w:rsidRPr="00252EB2">
        <w:rPr>
          <w:i/>
          <w:iCs/>
          <w:sz w:val="22"/>
          <w:szCs w:val="22"/>
        </w:rPr>
        <w:t xml:space="preserve">Lotus </w:t>
      </w:r>
      <w:proofErr w:type="spellStart"/>
      <w:r w:rsidR="00942847" w:rsidRPr="00252EB2">
        <w:rPr>
          <w:i/>
          <w:iCs/>
          <w:sz w:val="22"/>
          <w:szCs w:val="22"/>
        </w:rPr>
        <w:t>corniculatus</w:t>
      </w:r>
      <w:proofErr w:type="spellEnd"/>
      <w:r w:rsidR="00942847" w:rsidRPr="00252EB2">
        <w:rPr>
          <w:sz w:val="22"/>
          <w:szCs w:val="22"/>
        </w:rPr>
        <w:t xml:space="preserve">, </w:t>
      </w:r>
      <w:r w:rsidR="00942847" w:rsidRPr="00252EB2">
        <w:rPr>
          <w:i/>
          <w:iCs/>
          <w:sz w:val="22"/>
          <w:szCs w:val="22"/>
        </w:rPr>
        <w:t xml:space="preserve">Potentilla </w:t>
      </w:r>
      <w:proofErr w:type="spellStart"/>
      <w:r w:rsidR="00942847" w:rsidRPr="00252EB2">
        <w:rPr>
          <w:i/>
          <w:iCs/>
          <w:sz w:val="22"/>
          <w:szCs w:val="22"/>
        </w:rPr>
        <w:t>crantzii</w:t>
      </w:r>
      <w:proofErr w:type="spellEnd"/>
      <w:r w:rsidR="00942847" w:rsidRPr="00252EB2">
        <w:rPr>
          <w:sz w:val="22"/>
          <w:szCs w:val="22"/>
        </w:rPr>
        <w:t xml:space="preserve">, </w:t>
      </w:r>
      <w:r w:rsidR="00942847" w:rsidRPr="00252EB2">
        <w:rPr>
          <w:i/>
          <w:iCs/>
          <w:sz w:val="22"/>
          <w:szCs w:val="22"/>
        </w:rPr>
        <w:t>Sedum album</w:t>
      </w:r>
      <w:r w:rsidR="00942847" w:rsidRPr="00252EB2">
        <w:rPr>
          <w:sz w:val="22"/>
          <w:szCs w:val="22"/>
        </w:rPr>
        <w:t xml:space="preserve">, </w:t>
      </w:r>
      <w:r w:rsidR="00942847" w:rsidRPr="00252EB2">
        <w:rPr>
          <w:i/>
          <w:iCs/>
          <w:sz w:val="22"/>
          <w:szCs w:val="22"/>
        </w:rPr>
        <w:t xml:space="preserve">Sedum </w:t>
      </w:r>
      <w:proofErr w:type="spellStart"/>
      <w:r w:rsidR="004E1394">
        <w:rPr>
          <w:i/>
          <w:iCs/>
          <w:sz w:val="22"/>
          <w:szCs w:val="22"/>
        </w:rPr>
        <w:t>atratum</w:t>
      </w:r>
      <w:proofErr w:type="spellEnd"/>
      <w:r w:rsidR="00942847" w:rsidRPr="00252EB2">
        <w:rPr>
          <w:sz w:val="22"/>
          <w:szCs w:val="22"/>
        </w:rPr>
        <w:t xml:space="preserve">, </w:t>
      </w:r>
      <w:proofErr w:type="spellStart"/>
      <w:r w:rsidR="00942847" w:rsidRPr="00252EB2">
        <w:rPr>
          <w:i/>
          <w:iCs/>
          <w:sz w:val="22"/>
          <w:szCs w:val="22"/>
        </w:rPr>
        <w:t>Seseli</w:t>
      </w:r>
      <w:proofErr w:type="spellEnd"/>
      <w:r w:rsidR="00942847" w:rsidRPr="00252EB2">
        <w:rPr>
          <w:i/>
          <w:iCs/>
          <w:sz w:val="22"/>
          <w:szCs w:val="22"/>
        </w:rPr>
        <w:t xml:space="preserve"> </w:t>
      </w:r>
      <w:proofErr w:type="spellStart"/>
      <w:r w:rsidR="00942847" w:rsidRPr="00252EB2">
        <w:rPr>
          <w:i/>
          <w:iCs/>
          <w:sz w:val="22"/>
          <w:szCs w:val="22"/>
        </w:rPr>
        <w:t>montanum</w:t>
      </w:r>
      <w:proofErr w:type="spellEnd"/>
      <w:r w:rsidR="00942847" w:rsidRPr="00252EB2">
        <w:rPr>
          <w:sz w:val="22"/>
          <w:szCs w:val="22"/>
        </w:rPr>
        <w:t xml:space="preserve">, </w:t>
      </w:r>
      <w:r w:rsidR="00942847" w:rsidRPr="00252EB2">
        <w:rPr>
          <w:i/>
          <w:iCs/>
          <w:sz w:val="22"/>
          <w:szCs w:val="22"/>
        </w:rPr>
        <w:t xml:space="preserve">Silene </w:t>
      </w:r>
      <w:proofErr w:type="spellStart"/>
      <w:r w:rsidR="00942847" w:rsidRPr="00252EB2">
        <w:rPr>
          <w:i/>
          <w:iCs/>
          <w:sz w:val="22"/>
          <w:szCs w:val="22"/>
        </w:rPr>
        <w:t>ciliata</w:t>
      </w:r>
      <w:proofErr w:type="spellEnd"/>
      <w:r w:rsidR="00942847" w:rsidRPr="00252EB2">
        <w:rPr>
          <w:sz w:val="22"/>
          <w:szCs w:val="22"/>
        </w:rPr>
        <w:t xml:space="preserve">, </w:t>
      </w:r>
      <w:r w:rsidR="00942847" w:rsidRPr="00252EB2">
        <w:rPr>
          <w:i/>
          <w:iCs/>
          <w:sz w:val="22"/>
          <w:szCs w:val="22"/>
        </w:rPr>
        <w:t xml:space="preserve">Solidago </w:t>
      </w:r>
      <w:proofErr w:type="spellStart"/>
      <w:r w:rsidR="00942847" w:rsidRPr="00252EB2">
        <w:rPr>
          <w:i/>
          <w:iCs/>
          <w:sz w:val="22"/>
          <w:szCs w:val="22"/>
        </w:rPr>
        <w:t>virgaurea</w:t>
      </w:r>
      <w:proofErr w:type="spellEnd"/>
      <w:r w:rsidR="00942847" w:rsidRPr="00252EB2">
        <w:rPr>
          <w:sz w:val="22"/>
          <w:szCs w:val="22"/>
        </w:rPr>
        <w:t xml:space="preserve">). Excluding annual species and species that occurred in less than ten 10 x 10 cm cells in 2009, the species with the highest decrease in frequency from 2009 to 2019 were </w:t>
      </w:r>
      <w:proofErr w:type="spellStart"/>
      <w:r w:rsidR="00942847" w:rsidRPr="00252EB2">
        <w:rPr>
          <w:i/>
          <w:iCs/>
          <w:sz w:val="22"/>
          <w:szCs w:val="22"/>
        </w:rPr>
        <w:t>Armeria</w:t>
      </w:r>
      <w:proofErr w:type="spellEnd"/>
      <w:r w:rsidR="00942847" w:rsidRPr="00252EB2">
        <w:rPr>
          <w:i/>
          <w:iCs/>
          <w:sz w:val="22"/>
          <w:szCs w:val="22"/>
        </w:rPr>
        <w:t xml:space="preserve"> </w:t>
      </w:r>
      <w:proofErr w:type="spellStart"/>
      <w:r w:rsidR="00942847" w:rsidRPr="00252EB2">
        <w:rPr>
          <w:i/>
          <w:iCs/>
          <w:sz w:val="22"/>
          <w:szCs w:val="22"/>
        </w:rPr>
        <w:t>cantabrica</w:t>
      </w:r>
      <w:proofErr w:type="spellEnd"/>
      <w:r w:rsidR="00942847" w:rsidRPr="00252EB2">
        <w:rPr>
          <w:sz w:val="22"/>
          <w:szCs w:val="22"/>
        </w:rPr>
        <w:t xml:space="preserve">, </w:t>
      </w:r>
      <w:r w:rsidR="00942847" w:rsidRPr="00252EB2">
        <w:rPr>
          <w:i/>
          <w:iCs/>
          <w:sz w:val="22"/>
          <w:szCs w:val="22"/>
        </w:rPr>
        <w:t xml:space="preserve">Poa </w:t>
      </w:r>
      <w:proofErr w:type="spellStart"/>
      <w:r w:rsidR="00942847" w:rsidRPr="00252EB2">
        <w:rPr>
          <w:i/>
          <w:iCs/>
          <w:sz w:val="22"/>
          <w:szCs w:val="22"/>
        </w:rPr>
        <w:t>alpina</w:t>
      </w:r>
      <w:proofErr w:type="spellEnd"/>
      <w:r w:rsidR="00942847" w:rsidRPr="00252EB2">
        <w:rPr>
          <w:sz w:val="22"/>
          <w:szCs w:val="22"/>
        </w:rPr>
        <w:t xml:space="preserve">, </w:t>
      </w:r>
      <w:r w:rsidR="00942847" w:rsidRPr="00252EB2">
        <w:rPr>
          <w:i/>
          <w:iCs/>
          <w:sz w:val="22"/>
          <w:szCs w:val="22"/>
        </w:rPr>
        <w:t xml:space="preserve">Salix </w:t>
      </w:r>
      <w:proofErr w:type="spellStart"/>
      <w:r w:rsidR="00942847" w:rsidRPr="00252EB2">
        <w:rPr>
          <w:i/>
          <w:iCs/>
          <w:sz w:val="22"/>
          <w:szCs w:val="22"/>
        </w:rPr>
        <w:t>breviserrata</w:t>
      </w:r>
      <w:proofErr w:type="spellEnd"/>
      <w:r w:rsidR="00942847" w:rsidRPr="00252EB2">
        <w:rPr>
          <w:sz w:val="22"/>
          <w:szCs w:val="22"/>
        </w:rPr>
        <w:t xml:space="preserve">, </w:t>
      </w:r>
      <w:proofErr w:type="spellStart"/>
      <w:r w:rsidR="00942847" w:rsidRPr="00252EB2">
        <w:rPr>
          <w:i/>
          <w:iCs/>
          <w:sz w:val="22"/>
          <w:szCs w:val="22"/>
        </w:rPr>
        <w:t>Jurinea</w:t>
      </w:r>
      <w:proofErr w:type="spellEnd"/>
      <w:r w:rsidR="00942847" w:rsidRPr="00252EB2">
        <w:rPr>
          <w:i/>
          <w:iCs/>
          <w:sz w:val="22"/>
          <w:szCs w:val="22"/>
        </w:rPr>
        <w:t xml:space="preserve"> humilis</w:t>
      </w:r>
      <w:r w:rsidR="00942847" w:rsidRPr="00252EB2">
        <w:rPr>
          <w:sz w:val="22"/>
          <w:szCs w:val="22"/>
        </w:rPr>
        <w:t xml:space="preserve"> and </w:t>
      </w:r>
      <w:r w:rsidR="00942847" w:rsidRPr="00252EB2">
        <w:rPr>
          <w:i/>
          <w:iCs/>
          <w:sz w:val="22"/>
          <w:szCs w:val="22"/>
        </w:rPr>
        <w:t xml:space="preserve">Ranunculus </w:t>
      </w:r>
      <w:proofErr w:type="spellStart"/>
      <w:r w:rsidR="00942847" w:rsidRPr="00252EB2">
        <w:rPr>
          <w:i/>
          <w:iCs/>
          <w:sz w:val="22"/>
          <w:szCs w:val="22"/>
        </w:rPr>
        <w:t>parnassiifolius</w:t>
      </w:r>
      <w:proofErr w:type="spellEnd"/>
      <w:r w:rsidR="00942847" w:rsidRPr="00252EB2">
        <w:rPr>
          <w:sz w:val="22"/>
          <w:szCs w:val="22"/>
        </w:rPr>
        <w:t xml:space="preserve"> subsp. </w:t>
      </w:r>
      <w:proofErr w:type="spellStart"/>
      <w:r w:rsidR="00942847" w:rsidRPr="00252EB2">
        <w:rPr>
          <w:i/>
          <w:iCs/>
          <w:sz w:val="22"/>
          <w:szCs w:val="22"/>
        </w:rPr>
        <w:t>favargeri</w:t>
      </w:r>
      <w:proofErr w:type="spellEnd"/>
      <w:r w:rsidR="00942847" w:rsidRPr="00252EB2">
        <w:rPr>
          <w:sz w:val="22"/>
          <w:szCs w:val="22"/>
        </w:rPr>
        <w:t xml:space="preserve">. In contrast, the species with the highest increases were </w:t>
      </w:r>
      <w:proofErr w:type="spellStart"/>
      <w:r w:rsidR="00942847" w:rsidRPr="00252EB2">
        <w:rPr>
          <w:i/>
          <w:iCs/>
          <w:sz w:val="22"/>
          <w:szCs w:val="22"/>
        </w:rPr>
        <w:t>Minuartia</w:t>
      </w:r>
      <w:proofErr w:type="spellEnd"/>
      <w:r w:rsidR="00942847" w:rsidRPr="00252EB2">
        <w:rPr>
          <w:i/>
          <w:iCs/>
          <w:sz w:val="22"/>
          <w:szCs w:val="22"/>
        </w:rPr>
        <w:t xml:space="preserve"> verna</w:t>
      </w:r>
      <w:r w:rsidR="00942847" w:rsidRPr="00252EB2">
        <w:rPr>
          <w:sz w:val="22"/>
          <w:szCs w:val="22"/>
        </w:rPr>
        <w:t xml:space="preserve">, </w:t>
      </w:r>
      <w:r w:rsidR="00942847" w:rsidRPr="00252EB2">
        <w:rPr>
          <w:i/>
          <w:iCs/>
          <w:sz w:val="22"/>
          <w:szCs w:val="22"/>
        </w:rPr>
        <w:t xml:space="preserve">Helianthemum </w:t>
      </w:r>
      <w:proofErr w:type="spellStart"/>
      <w:r w:rsidR="00942847" w:rsidRPr="00252EB2">
        <w:rPr>
          <w:i/>
          <w:iCs/>
          <w:sz w:val="22"/>
          <w:szCs w:val="22"/>
        </w:rPr>
        <w:t>apenninum</w:t>
      </w:r>
      <w:proofErr w:type="spellEnd"/>
      <w:r w:rsidR="00942847" w:rsidRPr="00252EB2">
        <w:rPr>
          <w:sz w:val="22"/>
          <w:szCs w:val="22"/>
        </w:rPr>
        <w:t xml:space="preserve"> subsp. </w:t>
      </w:r>
      <w:proofErr w:type="spellStart"/>
      <w:r w:rsidR="00942847" w:rsidRPr="00252EB2">
        <w:rPr>
          <w:i/>
          <w:iCs/>
          <w:sz w:val="22"/>
          <w:szCs w:val="22"/>
        </w:rPr>
        <w:t>urrielense</w:t>
      </w:r>
      <w:proofErr w:type="spellEnd"/>
      <w:r w:rsidR="00942847" w:rsidRPr="00252EB2">
        <w:rPr>
          <w:sz w:val="22"/>
          <w:szCs w:val="22"/>
        </w:rPr>
        <w:t xml:space="preserve">, </w:t>
      </w:r>
      <w:r w:rsidR="00942847" w:rsidRPr="00252EB2">
        <w:rPr>
          <w:i/>
          <w:iCs/>
          <w:sz w:val="22"/>
          <w:szCs w:val="22"/>
        </w:rPr>
        <w:t xml:space="preserve">Arenaria </w:t>
      </w:r>
      <w:proofErr w:type="spellStart"/>
      <w:r w:rsidR="00942847" w:rsidRPr="00252EB2">
        <w:rPr>
          <w:i/>
          <w:iCs/>
          <w:sz w:val="22"/>
          <w:szCs w:val="22"/>
        </w:rPr>
        <w:t>moehringioides</w:t>
      </w:r>
      <w:proofErr w:type="spellEnd"/>
      <w:r w:rsidR="00942847" w:rsidRPr="00252EB2">
        <w:rPr>
          <w:sz w:val="22"/>
          <w:szCs w:val="22"/>
        </w:rPr>
        <w:t xml:space="preserve">, </w:t>
      </w:r>
      <w:r w:rsidR="00942847" w:rsidRPr="00252EB2">
        <w:rPr>
          <w:i/>
          <w:iCs/>
          <w:sz w:val="22"/>
          <w:szCs w:val="22"/>
        </w:rPr>
        <w:t xml:space="preserve">Saxifraga </w:t>
      </w:r>
      <w:proofErr w:type="spellStart"/>
      <w:r w:rsidR="00942847" w:rsidRPr="00252EB2">
        <w:rPr>
          <w:i/>
          <w:iCs/>
          <w:sz w:val="22"/>
          <w:szCs w:val="22"/>
        </w:rPr>
        <w:t>conifera</w:t>
      </w:r>
      <w:proofErr w:type="spellEnd"/>
      <w:r w:rsidR="00942847" w:rsidRPr="00252EB2">
        <w:rPr>
          <w:sz w:val="22"/>
          <w:szCs w:val="22"/>
        </w:rPr>
        <w:t xml:space="preserve"> and </w:t>
      </w:r>
      <w:r w:rsidR="00942847" w:rsidRPr="00252EB2">
        <w:rPr>
          <w:i/>
          <w:iCs/>
          <w:sz w:val="22"/>
          <w:szCs w:val="22"/>
        </w:rPr>
        <w:t>Silene acaulis</w:t>
      </w:r>
      <w:r w:rsidR="00942847" w:rsidRPr="00252EB2">
        <w:rPr>
          <w:sz w:val="22"/>
          <w:szCs w:val="22"/>
        </w:rPr>
        <w:t>.</w:t>
      </w:r>
    </w:p>
    <w:p w14:paraId="4759453B" w14:textId="5FB52081" w:rsidR="00A36915" w:rsidRPr="00252EB2" w:rsidRDefault="006D5F22" w:rsidP="00407006">
      <w:pPr>
        <w:pStyle w:val="FirstParagraph"/>
        <w:rPr>
          <w:b/>
          <w:bCs/>
          <w:sz w:val="22"/>
          <w:szCs w:val="22"/>
        </w:rPr>
      </w:pPr>
      <w:r w:rsidRPr="00252EB2">
        <w:rPr>
          <w:sz w:val="22"/>
          <w:szCs w:val="22"/>
        </w:rPr>
        <w:t>In</w:t>
      </w:r>
      <w:r w:rsidR="00AF3E15" w:rsidRPr="00252EB2">
        <w:rPr>
          <w:sz w:val="22"/>
          <w:szCs w:val="22"/>
        </w:rPr>
        <w:t xml:space="preserve"> the NMDS computed for </w:t>
      </w:r>
      <w:r w:rsidR="003965B1" w:rsidRPr="00252EB2">
        <w:rPr>
          <w:sz w:val="22"/>
          <w:szCs w:val="22"/>
        </w:rPr>
        <w:t xml:space="preserve">the </w:t>
      </w:r>
      <w:r w:rsidR="00AF3E15" w:rsidRPr="00252EB2">
        <w:rPr>
          <w:sz w:val="22"/>
          <w:szCs w:val="22"/>
        </w:rPr>
        <w:t>78 plots</w:t>
      </w:r>
      <w:r w:rsidR="003965B1" w:rsidRPr="00252EB2">
        <w:rPr>
          <w:sz w:val="22"/>
          <w:szCs w:val="22"/>
        </w:rPr>
        <w:t xml:space="preserve"> of the spatial survey</w:t>
      </w:r>
      <w:r w:rsidR="00AF3E15" w:rsidRPr="00252EB2">
        <w:rPr>
          <w:sz w:val="22"/>
          <w:szCs w:val="22"/>
        </w:rPr>
        <w:t xml:space="preserve">, </w:t>
      </w:r>
      <w:r w:rsidR="00866019" w:rsidRPr="00252EB2">
        <w:rPr>
          <w:sz w:val="22"/>
          <w:szCs w:val="22"/>
        </w:rPr>
        <w:t>we</w:t>
      </w:r>
      <w:r w:rsidR="00F9386A" w:rsidRPr="00252EB2">
        <w:rPr>
          <w:sz w:val="22"/>
          <w:szCs w:val="22"/>
        </w:rPr>
        <w:t xml:space="preserve"> </w:t>
      </w:r>
      <w:r w:rsidR="00107F78" w:rsidRPr="00252EB2">
        <w:rPr>
          <w:sz w:val="22"/>
          <w:szCs w:val="22"/>
        </w:rPr>
        <w:t>identified</w:t>
      </w:r>
      <w:r w:rsidR="00AF3E15" w:rsidRPr="00252EB2">
        <w:rPr>
          <w:sz w:val="22"/>
          <w:szCs w:val="22"/>
        </w:rPr>
        <w:t xml:space="preserve"> four major climatic conditions: Hot &amp; Snowy, Cold &amp; Snowy, Hot &amp; Freezing and Cold &amp; Freezing (</w:t>
      </w:r>
      <w:r w:rsidR="00AF3E15" w:rsidRPr="00252EB2">
        <w:rPr>
          <w:b/>
          <w:bCs/>
          <w:sz w:val="22"/>
          <w:szCs w:val="22"/>
        </w:rPr>
        <w:t>Fig. 1D</w:t>
      </w:r>
      <w:r w:rsidR="00AF3E15" w:rsidRPr="00252EB2">
        <w:rPr>
          <w:sz w:val="22"/>
          <w:szCs w:val="22"/>
        </w:rPr>
        <w:t xml:space="preserve">). </w:t>
      </w:r>
      <w:r w:rsidR="00107F78" w:rsidRPr="00252EB2">
        <w:rPr>
          <w:sz w:val="22"/>
          <w:szCs w:val="22"/>
        </w:rPr>
        <w:t xml:space="preserve">These conditions were related to the environmental fitting </w:t>
      </w:r>
      <w:r w:rsidR="00FF3875" w:rsidRPr="00252EB2">
        <w:rPr>
          <w:sz w:val="22"/>
          <w:szCs w:val="22"/>
        </w:rPr>
        <w:t xml:space="preserve">of </w:t>
      </w:r>
      <w:r w:rsidR="00AF3E15" w:rsidRPr="00252EB2">
        <w:rPr>
          <w:sz w:val="22"/>
          <w:szCs w:val="22"/>
        </w:rPr>
        <w:t xml:space="preserve">growing degree days (GDD, p &lt; 0.001, R2 = </w:t>
      </w:r>
      <w:r w:rsidR="00C4539F">
        <w:rPr>
          <w:sz w:val="22"/>
          <w:szCs w:val="22"/>
        </w:rPr>
        <w:t>0.783</w:t>
      </w:r>
      <w:r w:rsidR="00AF3E15" w:rsidRPr="00252EB2">
        <w:rPr>
          <w:sz w:val="22"/>
          <w:szCs w:val="22"/>
        </w:rPr>
        <w:t xml:space="preserve">), freezing degree days (FDD, p &lt; 0.001, R2 = </w:t>
      </w:r>
      <w:r w:rsidR="00C4539F">
        <w:rPr>
          <w:sz w:val="22"/>
          <w:szCs w:val="22"/>
        </w:rPr>
        <w:t>0.3348</w:t>
      </w:r>
      <w:r w:rsidR="00AF3E15" w:rsidRPr="00252EB2">
        <w:rPr>
          <w:sz w:val="22"/>
          <w:szCs w:val="22"/>
        </w:rPr>
        <w:t>) and snow length (Snow, p = 0.</w:t>
      </w:r>
      <w:r w:rsidR="00517D3A">
        <w:rPr>
          <w:sz w:val="22"/>
          <w:szCs w:val="22"/>
        </w:rPr>
        <w:t>099</w:t>
      </w:r>
      <w:r w:rsidR="00AF3E15" w:rsidRPr="00252EB2">
        <w:rPr>
          <w:sz w:val="22"/>
          <w:szCs w:val="22"/>
        </w:rPr>
        <w:t>, R2 = 0.0</w:t>
      </w:r>
      <w:r w:rsidR="00517D3A">
        <w:rPr>
          <w:sz w:val="22"/>
          <w:szCs w:val="22"/>
        </w:rPr>
        <w:t>6</w:t>
      </w:r>
      <w:r w:rsidR="00AF3E15" w:rsidRPr="00252EB2">
        <w:rPr>
          <w:sz w:val="22"/>
          <w:szCs w:val="22"/>
        </w:rPr>
        <w:t xml:space="preserve">) to the first and second NMDS axes. </w:t>
      </w:r>
      <w:r w:rsidR="001F09CE" w:rsidRPr="00252EB2">
        <w:rPr>
          <w:sz w:val="22"/>
          <w:szCs w:val="22"/>
        </w:rPr>
        <w:t xml:space="preserve">According to this, we </w:t>
      </w:r>
      <w:r w:rsidR="00FF3875" w:rsidRPr="00252EB2">
        <w:rPr>
          <w:sz w:val="22"/>
          <w:szCs w:val="22"/>
        </w:rPr>
        <w:t>established</w:t>
      </w:r>
      <w:r w:rsidR="001F09CE" w:rsidRPr="00252EB2">
        <w:rPr>
          <w:sz w:val="22"/>
          <w:szCs w:val="22"/>
        </w:rPr>
        <w:t xml:space="preserve"> </w:t>
      </w:r>
      <w:commentRangeStart w:id="23"/>
      <w:r w:rsidR="001F09CE" w:rsidRPr="00252EB2">
        <w:rPr>
          <w:sz w:val="22"/>
          <w:szCs w:val="22"/>
        </w:rPr>
        <w:t xml:space="preserve">four plausible scenarios </w:t>
      </w:r>
      <w:commentRangeEnd w:id="23"/>
      <w:r w:rsidR="00834910">
        <w:rPr>
          <w:rStyle w:val="Refdecomentario"/>
        </w:rPr>
        <w:commentReference w:id="23"/>
      </w:r>
      <w:r w:rsidR="001F09CE" w:rsidRPr="00252EB2">
        <w:rPr>
          <w:sz w:val="22"/>
          <w:szCs w:val="22"/>
        </w:rPr>
        <w:t xml:space="preserve">corresponding to the maximum and minimum values recorded during the 10 years of monitoring: </w:t>
      </w:r>
      <w:r w:rsidR="001F09CE" w:rsidRPr="0046618F">
        <w:rPr>
          <w:sz w:val="22"/>
          <w:szCs w:val="22"/>
        </w:rPr>
        <w:t xml:space="preserve">hot and snowy (max GDD = </w:t>
      </w:r>
      <w:r w:rsidR="00A26235">
        <w:rPr>
          <w:sz w:val="22"/>
          <w:szCs w:val="22"/>
        </w:rPr>
        <w:t>2795</w:t>
      </w:r>
      <w:r w:rsidR="001F09CE" w:rsidRPr="0046618F">
        <w:rPr>
          <w:sz w:val="22"/>
          <w:szCs w:val="22"/>
        </w:rPr>
        <w:t xml:space="preserve"> ºC, min FDD = 0 ºC), hot and freezing (max GDD = </w:t>
      </w:r>
      <w:r w:rsidR="00A26235">
        <w:rPr>
          <w:sz w:val="22"/>
          <w:szCs w:val="22"/>
        </w:rPr>
        <w:t>2795</w:t>
      </w:r>
      <w:r w:rsidR="001F09CE" w:rsidRPr="0046618F">
        <w:rPr>
          <w:sz w:val="22"/>
          <w:szCs w:val="22"/>
        </w:rPr>
        <w:t xml:space="preserve"> ºC, max FDD = 24</w:t>
      </w:r>
      <w:r w:rsidR="00304204">
        <w:rPr>
          <w:sz w:val="22"/>
          <w:szCs w:val="22"/>
        </w:rPr>
        <w:t>7</w:t>
      </w:r>
      <w:r w:rsidR="001F09CE" w:rsidRPr="0046618F">
        <w:rPr>
          <w:sz w:val="22"/>
          <w:szCs w:val="22"/>
        </w:rPr>
        <w:t xml:space="preserve"> ºC), cold and snowy (min GDD = </w:t>
      </w:r>
      <w:r w:rsidR="00A26235">
        <w:rPr>
          <w:sz w:val="22"/>
          <w:szCs w:val="22"/>
        </w:rPr>
        <w:t>1150</w:t>
      </w:r>
      <w:r w:rsidR="001F09CE" w:rsidRPr="0046618F">
        <w:rPr>
          <w:sz w:val="22"/>
          <w:szCs w:val="22"/>
        </w:rPr>
        <w:t xml:space="preserve"> ºC, min FDD = 0 ºC) and cold and freezing (min GDD = </w:t>
      </w:r>
      <w:r w:rsidR="00A26235">
        <w:rPr>
          <w:sz w:val="22"/>
          <w:szCs w:val="22"/>
        </w:rPr>
        <w:t xml:space="preserve">1150 </w:t>
      </w:r>
      <w:r w:rsidR="001F09CE" w:rsidRPr="0046618F">
        <w:rPr>
          <w:sz w:val="22"/>
          <w:szCs w:val="22"/>
        </w:rPr>
        <w:t>ºC, max FDD = 24</w:t>
      </w:r>
      <w:r w:rsidR="00B9160F" w:rsidRPr="0046618F">
        <w:rPr>
          <w:sz w:val="22"/>
          <w:szCs w:val="22"/>
        </w:rPr>
        <w:t>6</w:t>
      </w:r>
      <w:r w:rsidR="001F09CE" w:rsidRPr="0046618F">
        <w:rPr>
          <w:sz w:val="22"/>
          <w:szCs w:val="22"/>
        </w:rPr>
        <w:t xml:space="preserve"> ºC).</w:t>
      </w:r>
      <w:r w:rsidR="008D0AFE" w:rsidRPr="00252EB2">
        <w:rPr>
          <w:sz w:val="22"/>
          <w:szCs w:val="22"/>
        </w:rPr>
        <w:t xml:space="preserve"> </w:t>
      </w:r>
      <w:r w:rsidR="00CB170B" w:rsidRPr="00252EB2">
        <w:rPr>
          <w:sz w:val="22"/>
          <w:szCs w:val="22"/>
        </w:rPr>
        <w:t xml:space="preserve">The </w:t>
      </w:r>
      <w:r w:rsidR="00AF32B5">
        <w:rPr>
          <w:sz w:val="22"/>
          <w:szCs w:val="22"/>
        </w:rPr>
        <w:t>occurrence models</w:t>
      </w:r>
      <w:r w:rsidR="00CB170B" w:rsidRPr="00252EB2">
        <w:rPr>
          <w:sz w:val="22"/>
          <w:szCs w:val="22"/>
        </w:rPr>
        <w:t xml:space="preserve"> for these scenarios were computed </w:t>
      </w:r>
      <w:r w:rsidR="00407006" w:rsidRPr="00252EB2">
        <w:rPr>
          <w:sz w:val="22"/>
          <w:szCs w:val="22"/>
        </w:rPr>
        <w:t>f</w:t>
      </w:r>
      <w:bookmarkStart w:id="24" w:name="species-responses-to-microclimate"/>
      <w:bookmarkEnd w:id="21"/>
      <w:bookmarkEnd w:id="22"/>
      <w:r w:rsidR="00BA3CD3" w:rsidRPr="00252EB2">
        <w:rPr>
          <w:sz w:val="22"/>
          <w:szCs w:val="22"/>
        </w:rPr>
        <w:t xml:space="preserve">or 16 </w:t>
      </w:r>
      <w:r w:rsidR="00407006" w:rsidRPr="00252EB2">
        <w:rPr>
          <w:sz w:val="22"/>
          <w:szCs w:val="22"/>
        </w:rPr>
        <w:t>species</w:t>
      </w:r>
      <w:r w:rsidR="00BA3CD3" w:rsidRPr="00252EB2">
        <w:rPr>
          <w:sz w:val="22"/>
          <w:szCs w:val="22"/>
        </w:rPr>
        <w:t xml:space="preserve"> </w:t>
      </w:r>
      <w:r w:rsidR="00597D58" w:rsidRPr="00252EB2">
        <w:rPr>
          <w:sz w:val="22"/>
          <w:szCs w:val="22"/>
        </w:rPr>
        <w:t>for which</w:t>
      </w:r>
      <w:r w:rsidR="00CB5F03" w:rsidRPr="00252EB2">
        <w:rPr>
          <w:sz w:val="22"/>
          <w:szCs w:val="22"/>
        </w:rPr>
        <w:t xml:space="preserve"> </w:t>
      </w:r>
      <w:r w:rsidR="00BA3CD3" w:rsidRPr="00252EB2">
        <w:rPr>
          <w:sz w:val="22"/>
          <w:szCs w:val="22"/>
        </w:rPr>
        <w:t>at least one of the bioclimatic indices had a significant effect size and the value of McFadden’s pseudo R</w:t>
      </w:r>
      <w:r w:rsidR="00BA3CD3" w:rsidRPr="00252EB2">
        <w:rPr>
          <w:sz w:val="22"/>
          <w:szCs w:val="22"/>
          <w:vertAlign w:val="superscript"/>
        </w:rPr>
        <w:t>2</w:t>
      </w:r>
      <w:r w:rsidR="00BA3CD3" w:rsidRPr="00252EB2">
        <w:rPr>
          <w:sz w:val="22"/>
          <w:szCs w:val="22"/>
        </w:rPr>
        <w:t xml:space="preserve"> was higher than 0.15</w:t>
      </w:r>
      <w:r w:rsidR="00EB1AC9" w:rsidRPr="00252EB2">
        <w:rPr>
          <w:sz w:val="22"/>
          <w:szCs w:val="22"/>
        </w:rPr>
        <w:t>.</w:t>
      </w:r>
      <w:r w:rsidR="00BA3CD3" w:rsidRPr="00252EB2">
        <w:rPr>
          <w:sz w:val="22"/>
          <w:szCs w:val="22"/>
        </w:rPr>
        <w:t xml:space="preserve"> </w:t>
      </w:r>
      <w:r w:rsidR="00EB1AC9" w:rsidRPr="00252EB2">
        <w:rPr>
          <w:sz w:val="22"/>
          <w:szCs w:val="22"/>
        </w:rPr>
        <w:t>The predictions (</w:t>
      </w:r>
      <w:r w:rsidR="00EB1AC9" w:rsidRPr="00252EB2">
        <w:rPr>
          <w:b/>
          <w:bCs/>
          <w:sz w:val="22"/>
          <w:szCs w:val="22"/>
        </w:rPr>
        <w:t xml:space="preserve">Table </w:t>
      </w:r>
      <w:r w:rsidR="00831DEB">
        <w:rPr>
          <w:b/>
          <w:bCs/>
          <w:sz w:val="22"/>
          <w:szCs w:val="22"/>
        </w:rPr>
        <w:t>3</w:t>
      </w:r>
      <w:r w:rsidR="00EB1AC9" w:rsidRPr="00252EB2">
        <w:rPr>
          <w:sz w:val="22"/>
          <w:szCs w:val="22"/>
        </w:rPr>
        <w:t>)</w:t>
      </w:r>
      <w:r w:rsidR="00BA3CD3" w:rsidRPr="00252EB2">
        <w:rPr>
          <w:sz w:val="22"/>
          <w:szCs w:val="22"/>
        </w:rPr>
        <w:t xml:space="preserve"> </w:t>
      </w:r>
      <w:r w:rsidR="00EB1AC9" w:rsidRPr="00252EB2">
        <w:rPr>
          <w:sz w:val="22"/>
          <w:szCs w:val="22"/>
        </w:rPr>
        <w:t>show</w:t>
      </w:r>
      <w:r w:rsidR="00BA3CD3" w:rsidRPr="00252EB2">
        <w:rPr>
          <w:sz w:val="22"/>
          <w:szCs w:val="22"/>
        </w:rPr>
        <w:t xml:space="preserve"> that some species </w:t>
      </w:r>
      <w:r w:rsidR="009307CA" w:rsidRPr="00252EB2">
        <w:rPr>
          <w:sz w:val="22"/>
          <w:szCs w:val="22"/>
        </w:rPr>
        <w:t xml:space="preserve">might </w:t>
      </w:r>
      <w:r w:rsidR="00BA3CD3" w:rsidRPr="00252EB2">
        <w:rPr>
          <w:sz w:val="22"/>
          <w:szCs w:val="22"/>
        </w:rPr>
        <w:t>survive only in the snowy scenario</w:t>
      </w:r>
      <w:r w:rsidR="00736B65" w:rsidRPr="00252EB2">
        <w:rPr>
          <w:sz w:val="22"/>
          <w:szCs w:val="22"/>
        </w:rPr>
        <w:t>s</w:t>
      </w:r>
      <w:r w:rsidR="00BA3CD3" w:rsidRPr="00252EB2">
        <w:rPr>
          <w:sz w:val="22"/>
          <w:szCs w:val="22"/>
        </w:rPr>
        <w:t xml:space="preserve"> </w:t>
      </w:r>
      <w:r w:rsidR="00BA3CD3" w:rsidRPr="00252EB2">
        <w:rPr>
          <w:sz w:val="22"/>
          <w:szCs w:val="22"/>
        </w:rPr>
        <w:lastRenderedPageBreak/>
        <w:t>(e.g.</w:t>
      </w:r>
      <w:r w:rsidR="001C4261" w:rsidRPr="00252EB2">
        <w:rPr>
          <w:sz w:val="22"/>
          <w:szCs w:val="22"/>
        </w:rPr>
        <w:t>,</w:t>
      </w:r>
      <w:r w:rsidR="00BA3CD3" w:rsidRPr="00252EB2">
        <w:rPr>
          <w:sz w:val="22"/>
          <w:szCs w:val="22"/>
        </w:rPr>
        <w:t> </w:t>
      </w:r>
      <w:r w:rsidR="00BA3CD3" w:rsidRPr="00252EB2">
        <w:rPr>
          <w:i/>
          <w:iCs/>
          <w:sz w:val="22"/>
          <w:szCs w:val="22"/>
        </w:rPr>
        <w:t xml:space="preserve">Alchemilla </w:t>
      </w:r>
      <w:proofErr w:type="spellStart"/>
      <w:r w:rsidR="00BA3CD3" w:rsidRPr="00252EB2">
        <w:rPr>
          <w:i/>
          <w:iCs/>
          <w:sz w:val="22"/>
          <w:szCs w:val="22"/>
        </w:rPr>
        <w:t>catalaunica</w:t>
      </w:r>
      <w:proofErr w:type="spellEnd"/>
      <w:r w:rsidR="00BA3CD3" w:rsidRPr="00252EB2">
        <w:rPr>
          <w:sz w:val="22"/>
          <w:szCs w:val="22"/>
        </w:rPr>
        <w:t>)</w:t>
      </w:r>
      <w:r w:rsidR="0077262A">
        <w:rPr>
          <w:sz w:val="22"/>
          <w:szCs w:val="22"/>
        </w:rPr>
        <w:t xml:space="preserve"> or in the freezing scenarios</w:t>
      </w:r>
      <w:r w:rsidR="00DC4A99">
        <w:rPr>
          <w:sz w:val="22"/>
          <w:szCs w:val="22"/>
        </w:rPr>
        <w:t xml:space="preserve"> (e.g., </w:t>
      </w:r>
      <w:proofErr w:type="spellStart"/>
      <w:r w:rsidR="00DC4A99" w:rsidRPr="00DC4A99">
        <w:rPr>
          <w:i/>
          <w:iCs/>
          <w:sz w:val="22"/>
          <w:szCs w:val="22"/>
        </w:rPr>
        <w:t>Galium</w:t>
      </w:r>
      <w:proofErr w:type="spellEnd"/>
      <w:r w:rsidR="00DC4A99" w:rsidRPr="00DC4A99">
        <w:rPr>
          <w:i/>
          <w:iCs/>
          <w:sz w:val="22"/>
          <w:szCs w:val="22"/>
        </w:rPr>
        <w:t xml:space="preserve"> </w:t>
      </w:r>
      <w:proofErr w:type="spellStart"/>
      <w:r w:rsidR="00DC4A99" w:rsidRPr="00DC4A99">
        <w:rPr>
          <w:i/>
          <w:iCs/>
          <w:sz w:val="22"/>
          <w:szCs w:val="22"/>
        </w:rPr>
        <w:t>pyrenaicum</w:t>
      </w:r>
      <w:proofErr w:type="spellEnd"/>
      <w:r w:rsidR="00DC4A99">
        <w:rPr>
          <w:sz w:val="22"/>
          <w:szCs w:val="22"/>
        </w:rPr>
        <w:t>).</w:t>
      </w:r>
      <w:r w:rsidR="00EE091E">
        <w:rPr>
          <w:sz w:val="22"/>
          <w:szCs w:val="22"/>
        </w:rPr>
        <w:t xml:space="preserve"> </w:t>
      </w:r>
      <w:r w:rsidR="00DC4A99">
        <w:rPr>
          <w:sz w:val="22"/>
          <w:szCs w:val="22"/>
        </w:rPr>
        <w:t>I</w:t>
      </w:r>
      <w:r w:rsidR="00EA7DC1">
        <w:rPr>
          <w:sz w:val="22"/>
          <w:szCs w:val="22"/>
        </w:rPr>
        <w:t xml:space="preserve">nterestingly </w:t>
      </w:r>
      <w:r w:rsidR="00EE091E">
        <w:rPr>
          <w:sz w:val="22"/>
          <w:szCs w:val="22"/>
        </w:rPr>
        <w:t xml:space="preserve">some will likely go </w:t>
      </w:r>
      <w:r w:rsidR="00B6638E">
        <w:rPr>
          <w:sz w:val="22"/>
          <w:szCs w:val="22"/>
        </w:rPr>
        <w:t>extinct</w:t>
      </w:r>
      <w:r w:rsidR="00EE091E">
        <w:rPr>
          <w:sz w:val="22"/>
          <w:szCs w:val="22"/>
        </w:rPr>
        <w:t xml:space="preserve"> in any scenario (e.g., </w:t>
      </w:r>
      <w:r w:rsidR="00EE091E" w:rsidRPr="00EE091E">
        <w:rPr>
          <w:i/>
          <w:iCs/>
          <w:sz w:val="22"/>
          <w:szCs w:val="22"/>
        </w:rPr>
        <w:t>Festuca glacialis</w:t>
      </w:r>
      <w:r w:rsidR="00EE091E">
        <w:rPr>
          <w:sz w:val="22"/>
          <w:szCs w:val="22"/>
        </w:rPr>
        <w:t xml:space="preserve">) while other can potentially thrive in all scenarios (e.g., </w:t>
      </w:r>
      <w:r w:rsidR="00EE091E" w:rsidRPr="00EE091E">
        <w:rPr>
          <w:i/>
          <w:iCs/>
          <w:sz w:val="22"/>
          <w:szCs w:val="22"/>
        </w:rPr>
        <w:t xml:space="preserve">Helianthemum </w:t>
      </w:r>
      <w:proofErr w:type="spellStart"/>
      <w:r w:rsidR="00EE091E" w:rsidRPr="00EE091E">
        <w:rPr>
          <w:i/>
          <w:iCs/>
          <w:sz w:val="22"/>
          <w:szCs w:val="22"/>
        </w:rPr>
        <w:t>canum</w:t>
      </w:r>
      <w:proofErr w:type="spellEnd"/>
      <w:r w:rsidR="00EE091E">
        <w:rPr>
          <w:sz w:val="22"/>
          <w:szCs w:val="22"/>
        </w:rPr>
        <w:t>)</w:t>
      </w:r>
      <w:r w:rsidR="00BA3CD3" w:rsidRPr="00252EB2">
        <w:rPr>
          <w:sz w:val="22"/>
          <w:szCs w:val="22"/>
        </w:rPr>
        <w:t xml:space="preserve">. </w:t>
      </w:r>
      <w:r w:rsidR="00506BDF">
        <w:rPr>
          <w:sz w:val="22"/>
          <w:szCs w:val="22"/>
        </w:rPr>
        <w:t>When considering a 0 % chance of occurrence, t</w:t>
      </w:r>
      <w:r w:rsidR="00BA3CD3" w:rsidRPr="00252EB2">
        <w:rPr>
          <w:sz w:val="22"/>
          <w:szCs w:val="22"/>
        </w:rPr>
        <w:t xml:space="preserve">he </w:t>
      </w:r>
      <w:r w:rsidR="00D21C82" w:rsidRPr="00252EB2">
        <w:rPr>
          <w:sz w:val="22"/>
          <w:szCs w:val="22"/>
        </w:rPr>
        <w:t xml:space="preserve">hot &amp; freezing scenario </w:t>
      </w:r>
      <w:r w:rsidR="007C1C5B" w:rsidRPr="00252EB2">
        <w:rPr>
          <w:sz w:val="22"/>
          <w:szCs w:val="22"/>
        </w:rPr>
        <w:t xml:space="preserve">produced </w:t>
      </w:r>
      <w:r w:rsidR="00D21C82" w:rsidRPr="00252EB2">
        <w:rPr>
          <w:sz w:val="22"/>
          <w:szCs w:val="22"/>
        </w:rPr>
        <w:t>the highe</w:t>
      </w:r>
      <w:r w:rsidR="007C1C5B" w:rsidRPr="00252EB2">
        <w:rPr>
          <w:sz w:val="22"/>
          <w:szCs w:val="22"/>
        </w:rPr>
        <w:t>st</w:t>
      </w:r>
      <w:r w:rsidR="00D21C82" w:rsidRPr="00252EB2">
        <w:rPr>
          <w:sz w:val="22"/>
          <w:szCs w:val="22"/>
        </w:rPr>
        <w:t xml:space="preserve"> number of </w:t>
      </w:r>
      <w:r w:rsidR="007C1C5B" w:rsidRPr="00252EB2">
        <w:rPr>
          <w:sz w:val="22"/>
          <w:szCs w:val="22"/>
        </w:rPr>
        <w:t xml:space="preserve">predicted </w:t>
      </w:r>
      <w:r w:rsidR="00D21C82" w:rsidRPr="00252EB2">
        <w:rPr>
          <w:sz w:val="22"/>
          <w:szCs w:val="22"/>
        </w:rPr>
        <w:t>extinctions (</w:t>
      </w:r>
      <w:r w:rsidR="00EE091E">
        <w:rPr>
          <w:sz w:val="22"/>
          <w:szCs w:val="22"/>
        </w:rPr>
        <w:t>8</w:t>
      </w:r>
      <w:r w:rsidR="00D21C82" w:rsidRPr="00252EB2">
        <w:rPr>
          <w:sz w:val="22"/>
          <w:szCs w:val="22"/>
        </w:rPr>
        <w:t xml:space="preserve"> species)</w:t>
      </w:r>
      <w:r w:rsidR="007C1C5B" w:rsidRPr="00252EB2">
        <w:rPr>
          <w:sz w:val="22"/>
          <w:szCs w:val="22"/>
        </w:rPr>
        <w:t xml:space="preserve">, </w:t>
      </w:r>
      <w:r w:rsidR="00A36915" w:rsidRPr="00252EB2">
        <w:rPr>
          <w:sz w:val="22"/>
          <w:szCs w:val="22"/>
        </w:rPr>
        <w:t>while the cold &amp; snowy scenario produced the lowest (</w:t>
      </w:r>
      <w:r w:rsidR="00506BDF">
        <w:rPr>
          <w:sz w:val="22"/>
          <w:szCs w:val="22"/>
        </w:rPr>
        <w:t>1</w:t>
      </w:r>
      <w:r w:rsidR="00A36915" w:rsidRPr="008F33AA">
        <w:rPr>
          <w:sz w:val="22"/>
          <w:szCs w:val="22"/>
        </w:rPr>
        <w:t xml:space="preserve"> species). The other two scenarios (</w:t>
      </w:r>
      <w:r w:rsidR="00576F1B" w:rsidRPr="008F33AA">
        <w:rPr>
          <w:sz w:val="22"/>
          <w:szCs w:val="22"/>
        </w:rPr>
        <w:t xml:space="preserve">cold &amp; freezing and hot &amp; snowy) </w:t>
      </w:r>
      <w:r w:rsidR="0077411B" w:rsidRPr="008F33AA">
        <w:rPr>
          <w:sz w:val="22"/>
          <w:szCs w:val="22"/>
        </w:rPr>
        <w:t xml:space="preserve">provided predictions for </w:t>
      </w:r>
      <w:r w:rsidR="00EA7DC1">
        <w:rPr>
          <w:sz w:val="22"/>
          <w:szCs w:val="22"/>
        </w:rPr>
        <w:t>5</w:t>
      </w:r>
      <w:r w:rsidR="000854B4" w:rsidRPr="008F33AA">
        <w:rPr>
          <w:sz w:val="22"/>
          <w:szCs w:val="22"/>
        </w:rPr>
        <w:t xml:space="preserve"> and </w:t>
      </w:r>
      <w:r w:rsidR="00EA7DC1">
        <w:rPr>
          <w:sz w:val="22"/>
          <w:szCs w:val="22"/>
        </w:rPr>
        <w:t>6</w:t>
      </w:r>
      <w:r w:rsidR="0077411B" w:rsidRPr="00252EB2">
        <w:rPr>
          <w:sz w:val="22"/>
          <w:szCs w:val="22"/>
        </w:rPr>
        <w:t xml:space="preserve"> species </w:t>
      </w:r>
      <w:r w:rsidR="000854B4">
        <w:rPr>
          <w:sz w:val="22"/>
          <w:szCs w:val="22"/>
        </w:rPr>
        <w:t xml:space="preserve">respectively </w:t>
      </w:r>
      <w:r w:rsidR="0077411B" w:rsidRPr="00252EB2">
        <w:rPr>
          <w:sz w:val="22"/>
          <w:szCs w:val="22"/>
        </w:rPr>
        <w:t>(</w:t>
      </w:r>
      <w:r w:rsidR="0077411B" w:rsidRPr="00252EB2">
        <w:rPr>
          <w:b/>
          <w:bCs/>
          <w:sz w:val="22"/>
          <w:szCs w:val="22"/>
        </w:rPr>
        <w:t xml:space="preserve">Fig. </w:t>
      </w:r>
      <w:r w:rsidR="00C506C0" w:rsidRPr="00252EB2">
        <w:rPr>
          <w:b/>
          <w:bCs/>
          <w:sz w:val="22"/>
          <w:szCs w:val="22"/>
        </w:rPr>
        <w:t>5</w:t>
      </w:r>
      <w:r w:rsidR="00506BDF">
        <w:rPr>
          <w:b/>
          <w:bCs/>
          <w:sz w:val="22"/>
          <w:szCs w:val="22"/>
        </w:rPr>
        <w:t>A</w:t>
      </w:r>
      <w:r w:rsidR="0077411B" w:rsidRPr="00252EB2">
        <w:rPr>
          <w:sz w:val="22"/>
          <w:szCs w:val="22"/>
        </w:rPr>
        <w:t>).</w:t>
      </w:r>
      <w:r w:rsidR="00506BDF">
        <w:rPr>
          <w:sz w:val="22"/>
          <w:szCs w:val="22"/>
        </w:rPr>
        <w:t xml:space="preserve"> However, if we consider a 0 - 5 % chance of occurrence, the four possible scenarios get </w:t>
      </w:r>
      <w:r w:rsidR="00F17FF0">
        <w:rPr>
          <w:sz w:val="22"/>
          <w:szCs w:val="22"/>
        </w:rPr>
        <w:t xml:space="preserve">more </w:t>
      </w:r>
      <w:r w:rsidR="00506BDF">
        <w:rPr>
          <w:sz w:val="22"/>
          <w:szCs w:val="22"/>
        </w:rPr>
        <w:t>similar values of local extinctions (</w:t>
      </w:r>
      <w:r w:rsidR="00506BDF" w:rsidRPr="00252EB2">
        <w:rPr>
          <w:b/>
          <w:bCs/>
          <w:sz w:val="22"/>
          <w:szCs w:val="22"/>
        </w:rPr>
        <w:t>Fig. 5</w:t>
      </w:r>
      <w:r w:rsidR="00506BDF">
        <w:rPr>
          <w:b/>
          <w:bCs/>
          <w:sz w:val="22"/>
          <w:szCs w:val="22"/>
        </w:rPr>
        <w:t>B</w:t>
      </w:r>
      <w:r w:rsidR="00506BDF" w:rsidRPr="00252EB2">
        <w:rPr>
          <w:sz w:val="22"/>
          <w:szCs w:val="22"/>
        </w:rPr>
        <w:t>).</w:t>
      </w:r>
    </w:p>
    <w:p w14:paraId="6009D7B8" w14:textId="7644069A" w:rsidR="00087DF2" w:rsidRPr="00CB60E3" w:rsidRDefault="00DF206E" w:rsidP="005C3B20">
      <w:pPr>
        <w:pStyle w:val="FirstParagraph"/>
        <w:rPr>
          <w:b/>
          <w:bCs/>
          <w:sz w:val="22"/>
          <w:szCs w:val="22"/>
        </w:rPr>
      </w:pPr>
      <w:r w:rsidRPr="005C3B20">
        <w:rPr>
          <w:b/>
          <w:bCs/>
          <w:sz w:val="22"/>
          <w:szCs w:val="22"/>
        </w:rPr>
        <w:t>4. Discussion</w:t>
      </w:r>
    </w:p>
    <w:p w14:paraId="3217EEC5" w14:textId="62F5FD98" w:rsidR="00024F39" w:rsidRDefault="00F31709" w:rsidP="00F31709">
      <w:pPr>
        <w:pStyle w:val="Textoindependiente"/>
        <w:spacing w:before="120" w:after="0"/>
        <w:rPr>
          <w:sz w:val="22"/>
          <w:szCs w:val="22"/>
        </w:rPr>
      </w:pPr>
      <w:r w:rsidRPr="00A60B10">
        <w:rPr>
          <w:sz w:val="22"/>
          <w:szCs w:val="22"/>
        </w:rPr>
        <w:t xml:space="preserve">This study investigates microclimatic </w:t>
      </w:r>
      <w:r w:rsidR="00AD70FE">
        <w:rPr>
          <w:sz w:val="22"/>
          <w:szCs w:val="22"/>
        </w:rPr>
        <w:t xml:space="preserve">spatiotemporal </w:t>
      </w:r>
      <w:r w:rsidRPr="00A60B10">
        <w:rPr>
          <w:sz w:val="22"/>
          <w:szCs w:val="22"/>
        </w:rPr>
        <w:t xml:space="preserve">patterns of alpine communities, </w:t>
      </w:r>
      <w:r w:rsidR="00A60B10" w:rsidRPr="00A60B10">
        <w:rPr>
          <w:sz w:val="22"/>
          <w:szCs w:val="22"/>
        </w:rPr>
        <w:t xml:space="preserve">thus </w:t>
      </w:r>
      <w:r w:rsidRPr="00A60B10">
        <w:rPr>
          <w:sz w:val="22"/>
          <w:szCs w:val="22"/>
        </w:rPr>
        <w:t xml:space="preserve">covering key research questions for understanding climate change on alpine ecology </w:t>
      </w:r>
      <w:r w:rsidR="00FD4AAC">
        <w:rPr>
          <w:sz w:val="22"/>
          <w:szCs w:val="22"/>
        </w:rPr>
        <w:fldChar w:fldCharType="begin" w:fldLock="1"/>
      </w:r>
      <w:r w:rsidR="005C6B25">
        <w:rPr>
          <w:sz w:val="22"/>
          <w:szCs w:val="22"/>
        </w:rPr>
        <w:instrText>ADDIN CSL_CITATION {"citationItems":[{"id":"ITEM-1","itemData":{"DOI":"10.3390/D13080383","ISSN":"14242818","abstract":"The alpine belt hosts the treeless vegetation above the high elevation climatic treeline. The way alpine plants manage to thrive in a climate that prevents tree growth is through small stature, apt seasonal development, and ‘managing’ the microclimate near the ground surface. Nested in a mosaic of micro-environmental conditions, these plants are in a unique position by a close-by neighborhood of strongly diverging microhabitats. The range of adjacent thermal niches that the alpine environment provides is exceeding the worst climate warming scenarios. The provided mountains are high and large enough, these are conditions that cause alpine plant species diversity to be robust against climatic change. However, the areal extent of certain habitat types will shrink as isotherms move upslope, with the potential areal loss by the advance of the treeline by far outranging the gain in new land by glacier retreat globally.","author":[{"dropping-particle":"","family":"Körner","given":"Christian","non-dropping-particle":"","parse-names":false,"suffix":""},{"dropping-particle":"","family":"Hiltbrunner","given":"Erika","non-dropping-particle":"","parse-names":false,"suffix":""}],"container-title":"Diversity","id":"ITEM-1","issue":"8","issued":{"date-parts":[["2021"]]},"title":"Why is the alpine flora comparatively robust against climatic warming?","type":"article-journal","volume":"13"},"uris":["http://www.mendeley.com/documents/?uuid=f40d9bf7-c2e9-433f-b287-05e5a653280c"]}],"mendeley":{"formattedCitation":"(Körner &amp; Hiltbrunner 2021)","plainTextFormattedCitation":"(Körner &amp; Hiltbrunner 2021)","previouslyFormattedCitation":"(Körner &amp; Hiltbrunner 2021)"},"properties":{"noteIndex":0},"schema":"https://github.com/citation-style-language/schema/raw/master/csl-citation.json"}</w:instrText>
      </w:r>
      <w:r w:rsidR="00FD4AAC">
        <w:rPr>
          <w:sz w:val="22"/>
          <w:szCs w:val="22"/>
        </w:rPr>
        <w:fldChar w:fldCharType="separate"/>
      </w:r>
      <w:r w:rsidR="005C6B25" w:rsidRPr="005C6B25">
        <w:rPr>
          <w:noProof/>
          <w:sz w:val="22"/>
          <w:szCs w:val="22"/>
        </w:rPr>
        <w:t>(Körner &amp; Hiltbrunner 2021)</w:t>
      </w:r>
      <w:r w:rsidR="00FD4AAC">
        <w:rPr>
          <w:sz w:val="22"/>
          <w:szCs w:val="22"/>
        </w:rPr>
        <w:fldChar w:fldCharType="end"/>
      </w:r>
      <w:r w:rsidR="00FD4AAC">
        <w:rPr>
          <w:sz w:val="22"/>
          <w:szCs w:val="22"/>
        </w:rPr>
        <w:t>.</w:t>
      </w:r>
      <w:r>
        <w:t xml:space="preserve"> </w:t>
      </w:r>
      <w:r w:rsidR="00190821">
        <w:rPr>
          <w:sz w:val="22"/>
          <w:szCs w:val="22"/>
        </w:rPr>
        <w:t xml:space="preserve">In agreement with the thermofilization </w:t>
      </w:r>
      <w:r w:rsidR="00534582">
        <w:rPr>
          <w:sz w:val="22"/>
          <w:szCs w:val="22"/>
        </w:rPr>
        <w:t>observed</w:t>
      </w:r>
      <w:r w:rsidR="008652B4">
        <w:rPr>
          <w:sz w:val="22"/>
          <w:szCs w:val="22"/>
        </w:rPr>
        <w:t xml:space="preserve"> i</w:t>
      </w:r>
      <w:r w:rsidR="00534582">
        <w:rPr>
          <w:sz w:val="22"/>
          <w:szCs w:val="22"/>
        </w:rPr>
        <w:t>n</w:t>
      </w:r>
      <w:r w:rsidR="00190821">
        <w:rPr>
          <w:sz w:val="22"/>
          <w:szCs w:val="22"/>
        </w:rPr>
        <w:t xml:space="preserve"> European mountains</w:t>
      </w:r>
      <w:r w:rsidR="00FD4AAC">
        <w:rPr>
          <w:sz w:val="22"/>
          <w:szCs w:val="22"/>
        </w:rPr>
        <w:t xml:space="preserve"> </w:t>
      </w:r>
      <w:r w:rsidR="00FD4AAC">
        <w:rPr>
          <w:sz w:val="22"/>
          <w:szCs w:val="22"/>
        </w:rPr>
        <w:fldChar w:fldCharType="begin" w:fldLock="1"/>
      </w:r>
      <w:r w:rsidR="005C6B25">
        <w:rPr>
          <w:sz w:val="22"/>
          <w:szCs w:val="22"/>
        </w:rPr>
        <w:instrText>ADDIN CSL_CITATION {"citationItems":[{"id":"ITEM-1","itemData":{"DOI":"10.1038/nclimate1329","ISSN":"1758678X","abstract":"Climate impact studies have indicated ecological fingerprints of recent global warming across a wide range of habitats. Although these studies have shown responses from various local case studies, a coherent large-scale account on temperature-driven changes of biotic communities has been lacking. Here we use 867 vegetation samples above the treeline from 60 summit sites in all major European mountain systems to show that ongoing climate change gradually transforms mountain plant communities. We provide evidence that the more cold-adapted species decline and the more warm-adapted species increase, a process described here as thermophilization. At the scale of individual mountains this general trend may not be apparent, but at the larger, continental scale we observed a significantly higher abundance of thermophilic species in 2008, compared with 2001. Thermophilization of mountain plant communities mirrors the degree of recent warming and is more pronounced in areas where the temperature increase has been higher. In view of the projected climate change the observed transformation suggests a progressive decline of cold mountain habitats and their biota. © 2012 Macmillan Publishers Limited. All rights reserved.","author":[{"dropping-particle":"","family":"Gottfried","given":"Michael","non-dropping-particle":"","parse-names":false,"suffix":""},{"dropping-particle":"","family":"Pauli","given":"Harald","non-dropping-particle":"","parse-names":false,"suffix":""},{"dropping-particle":"","family":"Futschik","given":"Andreas","non-dropping-particle":"","parse-names":false,"suffix":""},{"dropping-particle":"","family":"Akhalkatsi","given":"Maia","non-dropping-particle":"","parse-names":false,"suffix":""},{"dropping-particle":"","family":"Barančok","given":"Peter","non-dropping-particle":"","parse-names":false,"suffix":""},{"dropping-particle":"","family":"Benito Alonso","given":"José Luis","non-dropping-particle":"","parse-names":false,"suffix":""},{"dropping-particle":"","family":"Coldea","given":"Gheorghe","non-dropping-particle":"","parse-names":false,"suffix":""},{"dropping-particle":"","family":"Dick","given":"Jan","non-dropping-particle":"","parse-names":false,"suffix":""},{"dropping-particle":"","family":"Erschbamer","given":"Brigitta","non-dropping-particle":"","parse-names":false,"suffix":""},{"dropping-particle":"","family":"Fernández Calzado","given":"María Rosa","non-dropping-particle":"","parse-names":false,"suffix":""},{"dropping-particle":"","family":"Kazakis","given":"George","non-dropping-particle":"","parse-names":false,"suffix":""},{"dropping-particle":"","family":"Krajči","given":"Ján","non-dropping-particle":"","parse-names":false,"suffix":""},{"dropping-particle":"","family":"Larsson","given":"Per","non-dropping-particle":"","parse-names":false,"suffix":""},{"dropping-particle":"","family":"Mallaun","given":"Martin","non-dropping-particle":"","parse-names":false,"suffix":""},{"dropping-particle":"","family":"Michelsen","given":"Ottar","non-dropping-particle":"","parse-names":false,"suffix":""},{"dropping-particle":"","family":"Moiseev","given":"Dmitry","non-dropping-particle":"","parse-names":false,"suffix":""},{"dropping-particle":"","family":"Moiseev","given":"Pavel","non-dropping-particle":"","parse-names":false,"suffix":""},{"dropping-particle":"","family":"Molau","given":"Ulf","non-dropping-particle":"","parse-names":false,"suffix":""},{"dropping-particle":"","family":"Merzouki","given":"Abderrahmane","non-dropping-particle":"","parse-names":false,"suffix":""},{"dropping-particle":"","family":"Nagy","given":"Laszlo","non-dropping-particle":"","parse-names":false,"suffix":""},{"dropping-particle":"","family":"Nakhutsrishvili","given":"George","non-dropping-particle":"","parse-names":false,"suffix":""},{"dropping-particle":"","family":"Pedersen","given":"Bård","non-dropping-particle":"","parse-names":false,"suffix":""},{"dropping-particle":"","family":"Pelino","given":"Giovanni","non-dropping-particle":"","parse-names":false,"suffix":""},{"dropping-particle":"","family":"Puscas","given":"Mihai","non-dropping-particle":"","parse-names":false,"suffix":""},{"dropping-particle":"","family":"Rossi","given":"Graziano","non-dropping-particle":"","parse-names":false,"suffix":""},{"dropping-particle":"","family":"Stanisci","given":"Angela","non-dropping-particle":"","parse-names":false,"suffix":""},{"dropping-particle":"","family":"Theurillat","given":"Jean Paul","non-dropping-particle":"","parse-names":false,"suffix":""},{"dropping-particle":"","family":"Tomaselli","given":"Marcello","non-dropping-particle":"","parse-names":false,"suffix":""},{"dropping-particle":"","family":"Villar","given":"Luis","non-dropping-particle":"","parse-names":false,"suffix":""},{"dropping-particle":"","family":"Vittoz","given":"Pascal","non-dropping-particle":"","parse-names":false,"suffix":""},{"dropping-particle":"","family":"Vogiatzakis","given":"Ioannis","non-dropping-particle":"","parse-names":false,"suffix":""},{"dropping-particle":"","family":"Grabherr","given":"Georg","non-dropping-particle":"","parse-names":false,"suffix":""}],"container-title":"Nature Climate Change","id":"ITEM-1","issue":"2","issued":{"date-parts":[["2012"]]},"page":"111-115","title":"Continent-wide response of mountain vegetation to climate change","type":"article-journal","volume":"2"},"uris":["http://www.mendeley.com/documents/?uuid=11a9bf04-b685-448a-b811-f2de3517060b"]}],"mendeley":{"formattedCitation":"(Gottfried et al. 2012)","plainTextFormattedCitation":"(Gottfried et al. 2012)","previouslyFormattedCitation":"(Gottfried et al. 2012)"},"properties":{"noteIndex":0},"schema":"https://github.com/citation-style-language/schema/raw/master/csl-citation.json"}</w:instrText>
      </w:r>
      <w:r w:rsidR="00FD4AAC">
        <w:rPr>
          <w:sz w:val="22"/>
          <w:szCs w:val="22"/>
        </w:rPr>
        <w:fldChar w:fldCharType="separate"/>
      </w:r>
      <w:r w:rsidR="005C6B25" w:rsidRPr="005C6B25">
        <w:rPr>
          <w:noProof/>
          <w:sz w:val="22"/>
          <w:szCs w:val="22"/>
        </w:rPr>
        <w:t>(Gottfried et al. 2012)</w:t>
      </w:r>
      <w:r w:rsidR="00FD4AAC">
        <w:rPr>
          <w:sz w:val="22"/>
          <w:szCs w:val="22"/>
        </w:rPr>
        <w:fldChar w:fldCharType="end"/>
      </w:r>
      <w:r w:rsidR="00190821">
        <w:rPr>
          <w:sz w:val="22"/>
          <w:szCs w:val="22"/>
        </w:rPr>
        <w:t xml:space="preserve">, we </w:t>
      </w:r>
      <w:r w:rsidR="007B5DE0">
        <w:rPr>
          <w:sz w:val="22"/>
          <w:szCs w:val="22"/>
        </w:rPr>
        <w:t xml:space="preserve">confirmed the expectation of </w:t>
      </w:r>
      <w:r w:rsidR="00190821">
        <w:rPr>
          <w:sz w:val="22"/>
          <w:szCs w:val="22"/>
        </w:rPr>
        <w:t>a warming</w:t>
      </w:r>
      <w:r w:rsidR="007B5DE0">
        <w:rPr>
          <w:sz w:val="22"/>
          <w:szCs w:val="22"/>
        </w:rPr>
        <w:t xml:space="preserve"> trend</w:t>
      </w:r>
      <w:r w:rsidR="00190821">
        <w:rPr>
          <w:sz w:val="22"/>
          <w:szCs w:val="22"/>
        </w:rPr>
        <w:t xml:space="preserve"> during the 10 years of climate monitoring</w:t>
      </w:r>
      <w:r w:rsidR="008E14AE">
        <w:rPr>
          <w:sz w:val="22"/>
          <w:szCs w:val="22"/>
        </w:rPr>
        <w:t xml:space="preserve"> in our study area</w:t>
      </w:r>
      <w:r w:rsidR="00E743F3">
        <w:rPr>
          <w:sz w:val="22"/>
          <w:szCs w:val="22"/>
        </w:rPr>
        <w:t xml:space="preserve"> in southern Europe</w:t>
      </w:r>
      <w:r w:rsidR="00190821">
        <w:rPr>
          <w:sz w:val="22"/>
          <w:szCs w:val="22"/>
        </w:rPr>
        <w:t xml:space="preserve">. </w:t>
      </w:r>
      <w:r w:rsidR="00E77433">
        <w:rPr>
          <w:sz w:val="22"/>
          <w:szCs w:val="22"/>
        </w:rPr>
        <w:t xml:space="preserve">Despite this </w:t>
      </w:r>
      <w:r w:rsidR="00421E25">
        <w:rPr>
          <w:sz w:val="22"/>
          <w:szCs w:val="22"/>
        </w:rPr>
        <w:t xml:space="preserve">general </w:t>
      </w:r>
      <w:r w:rsidR="00E77433">
        <w:rPr>
          <w:sz w:val="22"/>
          <w:szCs w:val="22"/>
        </w:rPr>
        <w:t>trend,</w:t>
      </w:r>
      <w:r w:rsidR="00886E8D">
        <w:rPr>
          <w:sz w:val="22"/>
          <w:szCs w:val="22"/>
        </w:rPr>
        <w:t xml:space="preserve"> </w:t>
      </w:r>
      <w:r>
        <w:rPr>
          <w:sz w:val="22"/>
          <w:szCs w:val="22"/>
        </w:rPr>
        <w:t xml:space="preserve">we </w:t>
      </w:r>
      <w:r w:rsidR="00A60B10">
        <w:rPr>
          <w:sz w:val="22"/>
          <w:szCs w:val="22"/>
        </w:rPr>
        <w:t xml:space="preserve">also </w:t>
      </w:r>
      <w:r>
        <w:rPr>
          <w:sz w:val="22"/>
          <w:szCs w:val="22"/>
        </w:rPr>
        <w:t xml:space="preserve">found that the </w:t>
      </w:r>
      <w:r w:rsidR="002A63B4">
        <w:rPr>
          <w:sz w:val="22"/>
          <w:szCs w:val="22"/>
        </w:rPr>
        <w:t xml:space="preserve">intensity of </w:t>
      </w:r>
      <w:r w:rsidR="004C1F4D">
        <w:rPr>
          <w:sz w:val="22"/>
          <w:szCs w:val="22"/>
        </w:rPr>
        <w:t xml:space="preserve">warming </w:t>
      </w:r>
      <w:r>
        <w:rPr>
          <w:sz w:val="22"/>
          <w:szCs w:val="22"/>
        </w:rPr>
        <w:t xml:space="preserve">and the </w:t>
      </w:r>
      <w:r w:rsidR="006C5584">
        <w:rPr>
          <w:sz w:val="22"/>
          <w:szCs w:val="22"/>
        </w:rPr>
        <w:t>temporal variation</w:t>
      </w:r>
      <w:r>
        <w:rPr>
          <w:sz w:val="22"/>
          <w:szCs w:val="22"/>
        </w:rPr>
        <w:t xml:space="preserve"> of microscale bioclimatic variables </w:t>
      </w:r>
      <w:r w:rsidR="004C1F4D">
        <w:rPr>
          <w:sz w:val="22"/>
          <w:szCs w:val="22"/>
        </w:rPr>
        <w:t>differed</w:t>
      </w:r>
      <w:r w:rsidR="00E77433">
        <w:rPr>
          <w:sz w:val="22"/>
          <w:szCs w:val="22"/>
        </w:rPr>
        <w:t xml:space="preserve"> </w:t>
      </w:r>
      <w:r w:rsidR="00190821">
        <w:rPr>
          <w:sz w:val="22"/>
          <w:szCs w:val="22"/>
        </w:rPr>
        <w:t xml:space="preserve">between </w:t>
      </w:r>
      <w:r w:rsidR="00D06D73" w:rsidRPr="00252EB2">
        <w:rPr>
          <w:sz w:val="22"/>
          <w:szCs w:val="22"/>
        </w:rPr>
        <w:t>topographically protected</w:t>
      </w:r>
      <w:r w:rsidR="00E07578">
        <w:rPr>
          <w:sz w:val="22"/>
          <w:szCs w:val="22"/>
        </w:rPr>
        <w:t xml:space="preserve"> sites</w:t>
      </w:r>
      <w:r w:rsidR="00D06D73" w:rsidRPr="00252EB2">
        <w:rPr>
          <w:sz w:val="22"/>
          <w:szCs w:val="22"/>
        </w:rPr>
        <w:t xml:space="preserve"> (</w:t>
      </w:r>
      <w:proofErr w:type="spellStart"/>
      <w:r w:rsidR="00D06D73" w:rsidRPr="00252EB2">
        <w:rPr>
          <w:sz w:val="22"/>
          <w:szCs w:val="22"/>
        </w:rPr>
        <w:t>snowbed</w:t>
      </w:r>
      <w:r w:rsidR="00E07578">
        <w:rPr>
          <w:sz w:val="22"/>
          <w:szCs w:val="22"/>
        </w:rPr>
        <w:t>s</w:t>
      </w:r>
      <w:proofErr w:type="spellEnd"/>
      <w:r w:rsidR="00D06D73" w:rsidRPr="00252EB2">
        <w:rPr>
          <w:sz w:val="22"/>
          <w:szCs w:val="22"/>
        </w:rPr>
        <w:t xml:space="preserve">) </w:t>
      </w:r>
      <w:r w:rsidR="00AE3CC4">
        <w:rPr>
          <w:sz w:val="22"/>
          <w:szCs w:val="22"/>
        </w:rPr>
        <w:t>and</w:t>
      </w:r>
      <w:r w:rsidR="00D06D73" w:rsidRPr="00252EB2">
        <w:rPr>
          <w:sz w:val="22"/>
          <w:szCs w:val="22"/>
        </w:rPr>
        <w:t xml:space="preserve"> exposed ridges (fellfields)</w:t>
      </w:r>
      <w:r w:rsidR="00A818AF">
        <w:rPr>
          <w:sz w:val="22"/>
          <w:szCs w:val="22"/>
        </w:rPr>
        <w:t xml:space="preserve">, with the latest showing a more noticeable increase. </w:t>
      </w:r>
      <w:r w:rsidR="000A27FD">
        <w:rPr>
          <w:sz w:val="22"/>
          <w:szCs w:val="22"/>
        </w:rPr>
        <w:t>Thus, our results suggest that thermofilization is differently associated with snow cover and microclimatic effects across topographical gradients</w:t>
      </w:r>
      <w:r w:rsidR="000A27FD" w:rsidRPr="00D32668">
        <w:rPr>
          <w:sz w:val="22"/>
          <w:szCs w:val="22"/>
        </w:rPr>
        <w:t>.</w:t>
      </w:r>
      <w:r w:rsidR="00B55E9C" w:rsidRPr="00D32668">
        <w:rPr>
          <w:sz w:val="22"/>
          <w:szCs w:val="22"/>
        </w:rPr>
        <w:t xml:space="preserve"> </w:t>
      </w:r>
      <w:r w:rsidR="00F25AF9">
        <w:rPr>
          <w:sz w:val="22"/>
          <w:szCs w:val="22"/>
        </w:rPr>
        <w:t>W</w:t>
      </w:r>
      <w:r w:rsidR="00A818AF" w:rsidRPr="00D32668">
        <w:rPr>
          <w:sz w:val="22"/>
          <w:szCs w:val="22"/>
        </w:rPr>
        <w:t>e also observed wide interannual variation suggesting that compensatory processes m</w:t>
      </w:r>
      <w:r w:rsidR="00125FA5">
        <w:rPr>
          <w:sz w:val="22"/>
          <w:szCs w:val="22"/>
        </w:rPr>
        <w:t>ight</w:t>
      </w:r>
      <w:r w:rsidR="00A818AF" w:rsidRPr="00D32668">
        <w:rPr>
          <w:sz w:val="22"/>
          <w:szCs w:val="22"/>
        </w:rPr>
        <w:t xml:space="preserve"> take place</w:t>
      </w:r>
      <w:r w:rsidR="00125FA5">
        <w:rPr>
          <w:sz w:val="22"/>
          <w:szCs w:val="22"/>
        </w:rPr>
        <w:t xml:space="preserve"> in the region</w:t>
      </w:r>
      <w:r w:rsidR="00D06D73" w:rsidRPr="00D32668">
        <w:rPr>
          <w:sz w:val="22"/>
          <w:szCs w:val="22"/>
        </w:rPr>
        <w:t>.</w:t>
      </w:r>
      <w:r w:rsidR="00D06D73" w:rsidRPr="00252EB2">
        <w:rPr>
          <w:sz w:val="22"/>
          <w:szCs w:val="22"/>
        </w:rPr>
        <w:t xml:space="preserve"> </w:t>
      </w:r>
      <w:r w:rsidR="00210B37">
        <w:rPr>
          <w:sz w:val="22"/>
          <w:szCs w:val="22"/>
        </w:rPr>
        <w:t xml:space="preserve">The influence of FDD on microclimatic variation was orthogonal with GDD, </w:t>
      </w:r>
      <w:r>
        <w:rPr>
          <w:sz w:val="22"/>
          <w:szCs w:val="22"/>
        </w:rPr>
        <w:t>further supporting the importance of both variables in</w:t>
      </w:r>
      <w:r w:rsidR="00210B37">
        <w:rPr>
          <w:sz w:val="22"/>
          <w:szCs w:val="22"/>
        </w:rPr>
        <w:t xml:space="preserve"> driv</w:t>
      </w:r>
      <w:r>
        <w:rPr>
          <w:sz w:val="22"/>
          <w:szCs w:val="22"/>
        </w:rPr>
        <w:t>ing</w:t>
      </w:r>
      <w:r w:rsidR="00210B37">
        <w:rPr>
          <w:sz w:val="22"/>
          <w:szCs w:val="22"/>
        </w:rPr>
        <w:t xml:space="preserve"> temperature-related </w:t>
      </w:r>
      <w:r>
        <w:rPr>
          <w:sz w:val="22"/>
          <w:szCs w:val="22"/>
        </w:rPr>
        <w:t>effects on alpine communities</w:t>
      </w:r>
      <w:r w:rsidR="006459DC">
        <w:rPr>
          <w:sz w:val="22"/>
          <w:szCs w:val="22"/>
        </w:rPr>
        <w:t xml:space="preserve"> </w:t>
      </w:r>
      <w:r w:rsidR="00FD4AAC">
        <w:rPr>
          <w:sz w:val="22"/>
          <w:szCs w:val="22"/>
        </w:rPr>
        <w:fldChar w:fldCharType="begin" w:fldLock="1"/>
      </w:r>
      <w:r w:rsidR="005C6B25">
        <w:rPr>
          <w:sz w:val="22"/>
          <w:szCs w:val="22"/>
        </w:rPr>
        <w:instrText>ADDIN CSL_CITATION {"citationItems":[{"id":"ITEM-1","itemData":{"DOI":"10.1016/j.ppees.2017.11.002","ISSN":"16180437","abstract":"The topographical heterogeneity of mountain landscapes and the associated species turnover over short distances should prompt us to examine the relationships between climate and mountain plant distribution at a much finer scale than is commonly done. Here, I focused on the root zone temperature experienced by low-stature perennial-dominated plant communities of temperate mountains, which are seasonally covered by snow. Based on the analysis of multi-annual recordings of ground temperatures across a broad spectrum of plant communities, I propose a habitat template using Growing Degree Days (GDD) and Freezing Degree Days (FDD). These two indices summarize soil thermal conditions experienced during the favorable and the unfavorable period for growth. This heuristic framework allows refining our working hypotheses on the range shifts of mountain plants in response to recent and future climate change. Regional trends in climate variables controlling GDD and FDD indicate that the combination of earlier snow melt-out and higher summer temperatures have led to an overall increase in GDD over the last decades. However the persistence of cold episodes in spring and in fall along with the shorter snow coverage suggest that the positive effect of an extended growing season might be counteracted by the detrimental effects of increasing FDD. I thus hypothesize (i) a local-scale, downward shift of plant species along mesotopographical gradients, with marked species infilling in sparsely vegetated, long-lasting snow patches that contain vacant niches and (ii) a watershed-scale upward shift of subalpine species inhabiting south-exposed grasslands and able to cope with moderate FDD. This perspective challenges the simplistic view of an overall range shift of mountain plants along elevational gradients and calls for the improvement of models of snow cover dynamics and root zone temperature to draw up realistic scenarios of mountain vegetation changes under a warmer climate.","author":[{"dropping-particle":"","family":"Choler","given":"P.","non-dropping-particle":"","parse-names":false,"suffix":""}],"container-title":"Perspectives in Plant Ecology, Evolution and Systematics","id":"ITEM-1","issue":"October 2017","issued":{"date-parts":[["2018"]]},"page":"6-15","publisher":"Elsevier","title":"Winter soil temperature dependence of alpine plant distribution: Implications for anticipating vegetation changes under a warming climate","type":"article-journal","volume":"30"},"uris":["http://www.mendeley.com/documents/?uuid=e42b46a2-42ec-4c38-81fd-8dbf180ee102"]}],"mendeley":{"formattedCitation":"(Choler 2018)","plainTextFormattedCitation":"(Choler 2018)","previouslyFormattedCitation":"(Choler 2018)"},"properties":{"noteIndex":0},"schema":"https://github.com/citation-style-language/schema/raw/master/csl-citation.json"}</w:instrText>
      </w:r>
      <w:r w:rsidR="00FD4AAC">
        <w:rPr>
          <w:sz w:val="22"/>
          <w:szCs w:val="22"/>
        </w:rPr>
        <w:fldChar w:fldCharType="separate"/>
      </w:r>
      <w:r w:rsidR="005C6B25" w:rsidRPr="005C6B25">
        <w:rPr>
          <w:noProof/>
          <w:sz w:val="22"/>
          <w:szCs w:val="22"/>
        </w:rPr>
        <w:t>(Choler 2018)</w:t>
      </w:r>
      <w:r w:rsidR="00FD4AAC">
        <w:rPr>
          <w:sz w:val="22"/>
          <w:szCs w:val="22"/>
        </w:rPr>
        <w:fldChar w:fldCharType="end"/>
      </w:r>
      <w:r w:rsidR="00210B37">
        <w:rPr>
          <w:sz w:val="22"/>
          <w:szCs w:val="22"/>
        </w:rPr>
        <w:t xml:space="preserve">. </w:t>
      </w:r>
      <w:r w:rsidR="00A57303">
        <w:rPr>
          <w:sz w:val="22"/>
          <w:szCs w:val="22"/>
        </w:rPr>
        <w:t xml:space="preserve">Accordingly, </w:t>
      </w:r>
      <w:r w:rsidR="003E6FDE">
        <w:rPr>
          <w:sz w:val="22"/>
          <w:szCs w:val="22"/>
        </w:rPr>
        <w:t xml:space="preserve">species composition </w:t>
      </w:r>
      <w:r w:rsidR="00A57303">
        <w:rPr>
          <w:sz w:val="22"/>
          <w:szCs w:val="22"/>
        </w:rPr>
        <w:t xml:space="preserve">in our area </w:t>
      </w:r>
      <w:r w:rsidR="003E6FDE">
        <w:rPr>
          <w:sz w:val="22"/>
          <w:szCs w:val="22"/>
        </w:rPr>
        <w:t xml:space="preserve">was </w:t>
      </w:r>
      <w:r w:rsidR="00F41B13">
        <w:rPr>
          <w:sz w:val="22"/>
          <w:szCs w:val="22"/>
        </w:rPr>
        <w:t>first</w:t>
      </w:r>
      <w:r w:rsidR="003E6FDE">
        <w:rPr>
          <w:sz w:val="22"/>
          <w:szCs w:val="22"/>
        </w:rPr>
        <w:t xml:space="preserve"> characterized by a heat-related gradient from warm to cold conditions, </w:t>
      </w:r>
      <w:r w:rsidR="00723837">
        <w:rPr>
          <w:sz w:val="22"/>
          <w:szCs w:val="22"/>
        </w:rPr>
        <w:t xml:space="preserve">and a second gradient from snowy to freezing microsites. </w:t>
      </w:r>
      <w:r w:rsidR="00F446A2" w:rsidRPr="00DE0407">
        <w:rPr>
          <w:sz w:val="22"/>
          <w:szCs w:val="22"/>
        </w:rPr>
        <w:t>These results support that</w:t>
      </w:r>
      <w:r w:rsidR="00D704D0" w:rsidRPr="00DE0407">
        <w:rPr>
          <w:sz w:val="22"/>
          <w:szCs w:val="22"/>
        </w:rPr>
        <w:t xml:space="preserve"> the</w:t>
      </w:r>
      <w:r w:rsidR="004C43AD" w:rsidRPr="00DE0407">
        <w:rPr>
          <w:sz w:val="22"/>
          <w:szCs w:val="22"/>
        </w:rPr>
        <w:t xml:space="preserve"> main</w:t>
      </w:r>
      <w:r w:rsidR="00D704D0" w:rsidRPr="00DE0407">
        <w:rPr>
          <w:sz w:val="22"/>
          <w:szCs w:val="22"/>
        </w:rPr>
        <w:t xml:space="preserve"> effect of thermofilization </w:t>
      </w:r>
      <w:r w:rsidR="000A42A8" w:rsidRPr="00DE0407">
        <w:rPr>
          <w:sz w:val="22"/>
          <w:szCs w:val="22"/>
        </w:rPr>
        <w:t xml:space="preserve">on local communities will depend on the specific responses of the constituent </w:t>
      </w:r>
      <w:r w:rsidR="009F3535" w:rsidRPr="00DE0407">
        <w:rPr>
          <w:sz w:val="22"/>
          <w:szCs w:val="22"/>
        </w:rPr>
        <w:t>species</w:t>
      </w:r>
      <w:r w:rsidR="000A42A8" w:rsidRPr="00DE0407">
        <w:rPr>
          <w:sz w:val="22"/>
          <w:szCs w:val="22"/>
        </w:rPr>
        <w:t xml:space="preserve"> to multiple </w:t>
      </w:r>
      <w:r w:rsidR="00B427CE" w:rsidRPr="00DE0407">
        <w:rPr>
          <w:sz w:val="22"/>
          <w:szCs w:val="22"/>
        </w:rPr>
        <w:t>microclimatic</w:t>
      </w:r>
      <w:r w:rsidR="000A42A8" w:rsidRPr="00DE0407">
        <w:rPr>
          <w:sz w:val="22"/>
          <w:szCs w:val="22"/>
        </w:rPr>
        <w:t xml:space="preserve"> gradients </w:t>
      </w:r>
      <w:r w:rsidR="00B427CE" w:rsidRPr="00DE0407">
        <w:rPr>
          <w:sz w:val="22"/>
          <w:szCs w:val="22"/>
        </w:rPr>
        <w:t>driven by GDD, FDD and snow cover</w:t>
      </w:r>
      <w:r w:rsidR="000C5077" w:rsidRPr="00DE0407">
        <w:rPr>
          <w:sz w:val="22"/>
          <w:szCs w:val="22"/>
        </w:rPr>
        <w:t>.</w:t>
      </w:r>
      <w:r w:rsidR="000A42A8">
        <w:rPr>
          <w:sz w:val="22"/>
          <w:szCs w:val="22"/>
        </w:rPr>
        <w:t xml:space="preserve"> Since the study area is occupied by relict alpine communities, accounting their resilience to climate change will depend on </w:t>
      </w:r>
      <w:r w:rsidR="008556D3">
        <w:rPr>
          <w:sz w:val="22"/>
          <w:szCs w:val="22"/>
        </w:rPr>
        <w:t>species-specific</w:t>
      </w:r>
      <w:r w:rsidR="00DF1BD8">
        <w:rPr>
          <w:sz w:val="22"/>
          <w:szCs w:val="22"/>
        </w:rPr>
        <w:t xml:space="preserve"> life-</w:t>
      </w:r>
      <w:r w:rsidR="00D15C42">
        <w:rPr>
          <w:sz w:val="22"/>
          <w:szCs w:val="22"/>
        </w:rPr>
        <w:t>history traits</w:t>
      </w:r>
      <w:r w:rsidR="0080744F">
        <w:rPr>
          <w:sz w:val="22"/>
          <w:szCs w:val="22"/>
        </w:rPr>
        <w:t xml:space="preserve"> and</w:t>
      </w:r>
      <w:r w:rsidR="00D15C42">
        <w:rPr>
          <w:sz w:val="22"/>
          <w:szCs w:val="22"/>
        </w:rPr>
        <w:t xml:space="preserve"> </w:t>
      </w:r>
      <w:r w:rsidR="000A42A8">
        <w:rPr>
          <w:sz w:val="22"/>
          <w:szCs w:val="22"/>
        </w:rPr>
        <w:t xml:space="preserve">the spatial </w:t>
      </w:r>
      <w:r w:rsidR="00A97694">
        <w:rPr>
          <w:sz w:val="22"/>
          <w:szCs w:val="22"/>
        </w:rPr>
        <w:fldChar w:fldCharType="begin" w:fldLock="1"/>
      </w:r>
      <w:r w:rsidR="00317A8F">
        <w:rPr>
          <w:sz w:val="22"/>
          <w:szCs w:val="22"/>
        </w:rPr>
        <w:instrText>ADDIN CSL_CITATION {"citationItems":[{"id":"ITEM-1","itemData":{"DOI":"10.1080/17550874.2014.987330","ISSN":"17551668","abstract":"Background: Small-scale topographic complexity is a characteristic feature of alpine landscapes, with important effects on alpine plant distribution. Aims: We investigated the links between small-scale topographic complexity and resultant microclimatic heterogeneity, vascular-plant species richness and beta diversity, and realised niche width and trait variation of some target species. Methods: We recorded temperature and soil moisture within 10 sites (40 m × 40 m) of differing topographic complexity in alpine terrain at Finse, Norway (N 60° 36ʹ, E 7° 33ʹ). Plant species occurrence and traits of target species were recorded in 16 sample plots at each site. Results: Sites differed significantly in microclimatic heterogeneity, and topographically rough sites were always more heterogeneous than flatter ones. Greater species richness and turnover was associated with greater microclimatic heterogeneity, and rough sites contained 15–55% more species than flatter ones. Plant species had on average wider realised niches when growing at rough sites. Individuals of Bistorta vivipara, but not those of Luzula spicata, tended to exhibit greater phenotypic variation at rough sites. Conclusions: Rough alpine terrains create small-scale variation in microclimate, promoting species richness and beta diversity. In the event of climate change, small-scale microclimatic heterogeneity might allow plant species to escape from regional climate change by short-distance migration to local micro-refugia. This study suggests that the opportunity for such responses would be greater in topographically complex terrains.","author":[{"dropping-particle":"","family":"Opedal","given":"Øystein H.","non-dropping-particle":"","parse-names":false,"suffix":""},{"dropping-particle":"","family":"Armbruster","given":"W. Scott","non-dropping-particle":"","parse-names":false,"suffix":""},{"dropping-particle":"","family":"Graae","given":"Bente J.","non-dropping-particle":"","parse-names":false,"suffix":""}],"container-title":"Plant Ecology and Diversity","id":"ITEM-1","issue":"3","issued":{"date-parts":[["2015"]]},"page":"305-315","title":"Linking small-scale topography with microclimate, plant species diversity and intra-specific trait variation in an alpine landscape","type":"article-journal","volume":"8"},"uris":["http://www.mendeley.com/documents/?uuid=c6f1ada6-d2a9-4ef7-ae8c-28954f2c87dc"]}],"mendeley":{"formattedCitation":"(Opedal et al. 2015)","plainTextFormattedCitation":"(Opedal et al. 2015)","previouslyFormattedCitation":"(Opedal et al. 2015)"},"properties":{"noteIndex":0},"schema":"https://github.com/citation-style-language/schema/raw/master/csl-citation.json"}</w:instrText>
      </w:r>
      <w:r w:rsidR="00A97694">
        <w:rPr>
          <w:sz w:val="22"/>
          <w:szCs w:val="22"/>
        </w:rPr>
        <w:fldChar w:fldCharType="separate"/>
      </w:r>
      <w:r w:rsidR="00A97694" w:rsidRPr="00A97694">
        <w:rPr>
          <w:noProof/>
          <w:sz w:val="22"/>
          <w:szCs w:val="22"/>
        </w:rPr>
        <w:t>(Opedal et al. 2015)</w:t>
      </w:r>
      <w:r w:rsidR="00A97694">
        <w:rPr>
          <w:sz w:val="22"/>
          <w:szCs w:val="22"/>
        </w:rPr>
        <w:fldChar w:fldCharType="end"/>
      </w:r>
      <w:r w:rsidR="00A97694">
        <w:rPr>
          <w:sz w:val="22"/>
          <w:szCs w:val="22"/>
        </w:rPr>
        <w:t xml:space="preserve"> </w:t>
      </w:r>
      <w:r w:rsidR="000A42A8">
        <w:rPr>
          <w:sz w:val="22"/>
          <w:szCs w:val="22"/>
        </w:rPr>
        <w:t xml:space="preserve">and temporal variation of </w:t>
      </w:r>
      <w:r w:rsidR="00B427CE">
        <w:rPr>
          <w:sz w:val="22"/>
          <w:szCs w:val="22"/>
        </w:rPr>
        <w:t xml:space="preserve">the </w:t>
      </w:r>
      <w:r w:rsidR="000A42A8">
        <w:rPr>
          <w:sz w:val="22"/>
          <w:szCs w:val="22"/>
        </w:rPr>
        <w:t>microclimatic conditions along local topographical variation</w:t>
      </w:r>
      <w:r w:rsidR="00A852E0">
        <w:rPr>
          <w:sz w:val="22"/>
          <w:szCs w:val="22"/>
        </w:rPr>
        <w:t xml:space="preserve"> </w:t>
      </w:r>
      <w:r w:rsidR="00132370">
        <w:rPr>
          <w:sz w:val="22"/>
          <w:szCs w:val="22"/>
        </w:rPr>
        <w:t>that could potentially buffer th</w:t>
      </w:r>
      <w:r w:rsidR="00CA5985">
        <w:rPr>
          <w:sz w:val="22"/>
          <w:szCs w:val="22"/>
        </w:rPr>
        <w:t>ose climatic variations</w:t>
      </w:r>
      <w:r w:rsidR="000A42A8">
        <w:rPr>
          <w:sz w:val="22"/>
          <w:szCs w:val="22"/>
        </w:rPr>
        <w:t>.</w:t>
      </w:r>
    </w:p>
    <w:p w14:paraId="66056912" w14:textId="54865C09" w:rsidR="00D51F51" w:rsidRDefault="00E807E7" w:rsidP="00BC0A93">
      <w:pPr>
        <w:pStyle w:val="Textoindependiente"/>
        <w:rPr>
          <w:sz w:val="22"/>
          <w:szCs w:val="22"/>
        </w:rPr>
      </w:pPr>
      <w:r>
        <w:rPr>
          <w:sz w:val="22"/>
          <w:szCs w:val="22"/>
        </w:rPr>
        <w:lastRenderedPageBreak/>
        <w:t>We found that</w:t>
      </w:r>
      <w:r w:rsidR="00D01FCD">
        <w:rPr>
          <w:sz w:val="22"/>
          <w:szCs w:val="22"/>
        </w:rPr>
        <w:t xml:space="preserve"> microclimatic variation </w:t>
      </w:r>
      <w:r w:rsidR="00E472F2">
        <w:rPr>
          <w:sz w:val="22"/>
          <w:szCs w:val="22"/>
        </w:rPr>
        <w:t>in</w:t>
      </w:r>
      <w:r w:rsidR="00D01FCD">
        <w:rPr>
          <w:sz w:val="22"/>
          <w:szCs w:val="22"/>
        </w:rPr>
        <w:t xml:space="preserve"> </w:t>
      </w:r>
      <w:r w:rsidR="008D0C2C">
        <w:rPr>
          <w:sz w:val="22"/>
          <w:szCs w:val="22"/>
        </w:rPr>
        <w:t>a</w:t>
      </w:r>
      <w:r w:rsidR="00D01FCD">
        <w:rPr>
          <w:sz w:val="22"/>
          <w:szCs w:val="22"/>
        </w:rPr>
        <w:t xml:space="preserve"> </w:t>
      </w:r>
      <w:r w:rsidR="00E639CA">
        <w:rPr>
          <w:sz w:val="22"/>
          <w:szCs w:val="22"/>
        </w:rPr>
        <w:t>one</w:t>
      </w:r>
      <w:r w:rsidR="0055040C">
        <w:rPr>
          <w:sz w:val="22"/>
          <w:szCs w:val="22"/>
        </w:rPr>
        <w:t xml:space="preserve">-year </w:t>
      </w:r>
      <w:r w:rsidR="00D01FCD">
        <w:rPr>
          <w:sz w:val="22"/>
          <w:szCs w:val="22"/>
        </w:rPr>
        <w:t>spatial survey w</w:t>
      </w:r>
      <w:r w:rsidR="00461B15">
        <w:rPr>
          <w:sz w:val="22"/>
          <w:szCs w:val="22"/>
        </w:rPr>
        <w:t xml:space="preserve">as wider </w:t>
      </w:r>
      <w:r w:rsidR="0055040C">
        <w:rPr>
          <w:sz w:val="22"/>
          <w:szCs w:val="22"/>
        </w:rPr>
        <w:t>than</w:t>
      </w:r>
      <w:r w:rsidR="00461B15">
        <w:rPr>
          <w:sz w:val="22"/>
          <w:szCs w:val="22"/>
        </w:rPr>
        <w:t xml:space="preserve"> the variation found </w:t>
      </w:r>
      <w:r w:rsidR="00041265">
        <w:rPr>
          <w:sz w:val="22"/>
          <w:szCs w:val="22"/>
        </w:rPr>
        <w:t>during the 10</w:t>
      </w:r>
      <w:r w:rsidR="0055040C">
        <w:rPr>
          <w:sz w:val="22"/>
          <w:szCs w:val="22"/>
        </w:rPr>
        <w:t xml:space="preserve"> years of monitoring in the four temporal surveys</w:t>
      </w:r>
      <w:r w:rsidR="00036E0F">
        <w:rPr>
          <w:sz w:val="22"/>
          <w:szCs w:val="22"/>
        </w:rPr>
        <w:t xml:space="preserve"> specially for snowbed</w:t>
      </w:r>
      <w:r w:rsidR="00D86006">
        <w:rPr>
          <w:sz w:val="22"/>
          <w:szCs w:val="22"/>
        </w:rPr>
        <w:t xml:space="preserve"> sites (Los </w:t>
      </w:r>
      <w:proofErr w:type="spellStart"/>
      <w:r w:rsidR="00D86006">
        <w:rPr>
          <w:sz w:val="22"/>
          <w:szCs w:val="22"/>
        </w:rPr>
        <w:t>Boches</w:t>
      </w:r>
      <w:proofErr w:type="spellEnd"/>
      <w:r w:rsidR="00D86006">
        <w:rPr>
          <w:sz w:val="22"/>
          <w:szCs w:val="22"/>
        </w:rPr>
        <w:t xml:space="preserve"> and Los </w:t>
      </w:r>
      <w:proofErr w:type="spellStart"/>
      <w:r w:rsidR="00D86006">
        <w:rPr>
          <w:sz w:val="22"/>
          <w:szCs w:val="22"/>
        </w:rPr>
        <w:t>Cazadores</w:t>
      </w:r>
      <w:proofErr w:type="spellEnd"/>
      <w:r w:rsidR="00D86006">
        <w:rPr>
          <w:sz w:val="22"/>
          <w:szCs w:val="22"/>
        </w:rPr>
        <w:t>)</w:t>
      </w:r>
      <w:r w:rsidR="008D0C2C">
        <w:rPr>
          <w:sz w:val="22"/>
          <w:szCs w:val="22"/>
        </w:rPr>
        <w:t xml:space="preserve">. </w:t>
      </w:r>
      <w:r w:rsidR="00B53D45">
        <w:rPr>
          <w:sz w:val="22"/>
          <w:szCs w:val="22"/>
        </w:rPr>
        <w:t xml:space="preserve">This </w:t>
      </w:r>
      <w:r w:rsidR="00E472F2">
        <w:rPr>
          <w:sz w:val="22"/>
          <w:szCs w:val="22"/>
        </w:rPr>
        <w:t>supports our hypothesis</w:t>
      </w:r>
      <w:r w:rsidR="00E1601B">
        <w:rPr>
          <w:sz w:val="22"/>
          <w:szCs w:val="22"/>
        </w:rPr>
        <w:t xml:space="preserve"> that </w:t>
      </w:r>
      <w:r w:rsidR="00E472F2">
        <w:rPr>
          <w:sz w:val="22"/>
          <w:szCs w:val="22"/>
        </w:rPr>
        <w:t>microclimatic</w:t>
      </w:r>
      <w:r w:rsidR="001B7044">
        <w:rPr>
          <w:sz w:val="22"/>
          <w:szCs w:val="22"/>
        </w:rPr>
        <w:t xml:space="preserve"> changes detected in the permanent plots</w:t>
      </w:r>
      <w:r w:rsidR="00B25F39">
        <w:rPr>
          <w:sz w:val="22"/>
          <w:szCs w:val="22"/>
        </w:rPr>
        <w:t xml:space="preserve"> during the monitoring project</w:t>
      </w:r>
      <w:r w:rsidR="001B7044">
        <w:rPr>
          <w:sz w:val="22"/>
          <w:szCs w:val="22"/>
        </w:rPr>
        <w:t xml:space="preserve"> </w:t>
      </w:r>
      <w:r w:rsidR="00B25F39">
        <w:rPr>
          <w:sz w:val="22"/>
          <w:szCs w:val="22"/>
        </w:rPr>
        <w:t>can be buffered by nearby microsites with different conditions.</w:t>
      </w:r>
      <w:r w:rsidR="00306A44">
        <w:rPr>
          <w:sz w:val="22"/>
          <w:szCs w:val="22"/>
        </w:rPr>
        <w:t xml:space="preserve"> Nevertheless, </w:t>
      </w:r>
      <w:r w:rsidR="00F12B81">
        <w:rPr>
          <w:sz w:val="22"/>
          <w:szCs w:val="22"/>
        </w:rPr>
        <w:t xml:space="preserve">the </w:t>
      </w:r>
      <w:r w:rsidR="007D0990">
        <w:rPr>
          <w:sz w:val="22"/>
          <w:szCs w:val="22"/>
        </w:rPr>
        <w:t>fellfield</w:t>
      </w:r>
      <w:r w:rsidR="00C02196">
        <w:rPr>
          <w:sz w:val="22"/>
          <w:szCs w:val="22"/>
        </w:rPr>
        <w:t xml:space="preserve"> site</w:t>
      </w:r>
      <w:r w:rsidR="007D0990">
        <w:rPr>
          <w:sz w:val="22"/>
          <w:szCs w:val="22"/>
        </w:rPr>
        <w:t>s</w:t>
      </w:r>
      <w:r w:rsidR="00C02196">
        <w:rPr>
          <w:sz w:val="22"/>
          <w:szCs w:val="22"/>
        </w:rPr>
        <w:t xml:space="preserve"> </w:t>
      </w:r>
      <w:r w:rsidR="002E00D2">
        <w:rPr>
          <w:sz w:val="22"/>
          <w:szCs w:val="22"/>
        </w:rPr>
        <w:t>w</w:t>
      </w:r>
      <w:r w:rsidR="007D0990">
        <w:rPr>
          <w:sz w:val="22"/>
          <w:szCs w:val="22"/>
        </w:rPr>
        <w:t>ere</w:t>
      </w:r>
      <w:r w:rsidR="002E00D2">
        <w:rPr>
          <w:sz w:val="22"/>
          <w:szCs w:val="22"/>
        </w:rPr>
        <w:t xml:space="preserve"> subjected to </w:t>
      </w:r>
      <w:r w:rsidR="006C52FD">
        <w:rPr>
          <w:sz w:val="22"/>
          <w:szCs w:val="22"/>
        </w:rPr>
        <w:t>periods</w:t>
      </w:r>
      <w:r w:rsidR="002E00D2">
        <w:rPr>
          <w:sz w:val="22"/>
          <w:szCs w:val="22"/>
        </w:rPr>
        <w:t xml:space="preserve"> of extreme cold that </w:t>
      </w:r>
      <w:r w:rsidR="005C5756">
        <w:rPr>
          <w:sz w:val="22"/>
          <w:szCs w:val="22"/>
        </w:rPr>
        <w:t>were</w:t>
      </w:r>
      <w:r w:rsidR="002E00D2">
        <w:rPr>
          <w:sz w:val="22"/>
          <w:szCs w:val="22"/>
        </w:rPr>
        <w:t xml:space="preserve"> not </w:t>
      </w:r>
      <w:r w:rsidR="004979E2">
        <w:rPr>
          <w:sz w:val="22"/>
          <w:szCs w:val="22"/>
        </w:rPr>
        <w:t>mirrored in the surrounding plots during the year of spatial monitoring</w:t>
      </w:r>
      <w:r w:rsidR="007A4924">
        <w:rPr>
          <w:sz w:val="22"/>
          <w:szCs w:val="22"/>
        </w:rPr>
        <w:t xml:space="preserve">. </w:t>
      </w:r>
      <w:r w:rsidR="007C700A">
        <w:rPr>
          <w:sz w:val="22"/>
          <w:szCs w:val="22"/>
        </w:rPr>
        <w:t xml:space="preserve">Since these sites are not protected by snow </w:t>
      </w:r>
      <w:r w:rsidR="00AB77B4">
        <w:rPr>
          <w:sz w:val="22"/>
          <w:szCs w:val="22"/>
        </w:rPr>
        <w:t>during most</w:t>
      </w:r>
      <w:r w:rsidR="00B14FB4">
        <w:rPr>
          <w:sz w:val="22"/>
          <w:szCs w:val="22"/>
        </w:rPr>
        <w:t xml:space="preserve"> of winter, they are sensitive to unusual events of </w:t>
      </w:r>
      <w:r w:rsidR="003D402D">
        <w:rPr>
          <w:sz w:val="22"/>
          <w:szCs w:val="22"/>
        </w:rPr>
        <w:t xml:space="preserve">extreme low temperatures, which are more likely to occur </w:t>
      </w:r>
      <w:r w:rsidR="005453B3">
        <w:rPr>
          <w:sz w:val="22"/>
          <w:szCs w:val="22"/>
        </w:rPr>
        <w:t>with</w:t>
      </w:r>
      <w:r w:rsidR="003D402D">
        <w:rPr>
          <w:sz w:val="22"/>
          <w:szCs w:val="22"/>
        </w:rPr>
        <w:t xml:space="preserve">in </w:t>
      </w:r>
      <w:r w:rsidR="00AB77B4">
        <w:rPr>
          <w:sz w:val="22"/>
          <w:szCs w:val="22"/>
        </w:rPr>
        <w:t>longer time periods</w:t>
      </w:r>
      <w:r w:rsidR="00317A8F">
        <w:rPr>
          <w:sz w:val="22"/>
          <w:szCs w:val="22"/>
        </w:rPr>
        <w:t xml:space="preserve"> </w:t>
      </w:r>
      <w:r w:rsidR="00317A8F">
        <w:rPr>
          <w:sz w:val="22"/>
          <w:szCs w:val="22"/>
        </w:rPr>
        <w:fldChar w:fldCharType="begin" w:fldLock="1"/>
      </w:r>
      <w:r w:rsidR="00250B7F">
        <w:rPr>
          <w:sz w:val="22"/>
          <w:szCs w:val="22"/>
        </w:rPr>
        <w:instrText>ADDIN CSL_CITATION {"citationItems":[{"id":"ITEM-1","itemData":{"DOI":"10.1029/2022EA002359","abstract":"Instrumental weather records (1880–2020s) from eastern North America were analyzed to characterize the regional patterns and drivers of seasonal extreme weather (snow, rain, high and low temperatures). Using agglomerative hierarchical clustering of extreme weather data, the region was divided into three subregions that are influenced by coastal-marine gradients and latitudinal factors. Subsequent analyses were performed on high-quality stations from each subregion and results compared between one another. Long-term locally weighted linear regressions delineated long-term changes in extreme weather, and a combination of spectral analysis, continuous wavelet transforms, and cross wavelet transforms were used to identify periodic components in the data. Regional extreme weather is generally periodic, composed of interannual to interdecadal-scale oscillations and driven by several natural climatic oscillations. The most important such oscillation is the 11-year Schwabe Solar Cycle, which has a strong and continuous effect on regional extreme weather. The Pacific Decadal Oscillation and Quasi Biennial Oscillation also show considerable influence, but intermittently. The El Niño Southern Oscillation, the Arctic Oscillation, and the North Atlantic Oscillation all have a weaker but interrelated influence. While the Atlantic Multidecadal Oscillation showed the weakest overall influence on regional extreme weather, it demonstrated a clear spatial gradient across the region, unlike the aforementioned oscillations. Long-term changes in regional extreme weather are not generally important, in that a sustained increase or decrease in extreme weather events is not usually characteristic of the weather records. The primary exception to this result is for extreme minimum temperature events, whose frequency has slightly decreased since the 1880s.","author":[{"dropping-particle":"","family":"Walsh","given":"C. R.","non-dropping-particle":"","parse-names":false,"suffix":""},{"dropping-particle":"","family":"Patterson","given":"R. T.","non-dropping-particle":"","parse-names":false,"suffix":""}],"container-title":"Earth and Space Science","id":"ITEM-1","issue":"7","issued":{"date-parts":[["2022"]]},"title":"Attribution of Observed Periodicity in Extreme Weather Events in Eastern North America","type":"article-journal","volume":"9"},"uris":["http://www.mendeley.com/documents/?uuid=68892eda-c549-4089-ad5e-a0a2a931ce0a"]}],"mendeley":{"formattedCitation":"(Walsh &amp; Patterson 2022)","plainTextFormattedCitation":"(Walsh &amp; Patterson 2022)","previouslyFormattedCitation":"(Walsh &amp; Patterson 2022)"},"properties":{"noteIndex":0},"schema":"https://github.com/citation-style-language/schema/raw/master/csl-citation.json"}</w:instrText>
      </w:r>
      <w:r w:rsidR="00317A8F">
        <w:rPr>
          <w:sz w:val="22"/>
          <w:szCs w:val="22"/>
        </w:rPr>
        <w:fldChar w:fldCharType="separate"/>
      </w:r>
      <w:r w:rsidR="00317A8F" w:rsidRPr="00317A8F">
        <w:rPr>
          <w:noProof/>
          <w:sz w:val="22"/>
          <w:szCs w:val="22"/>
        </w:rPr>
        <w:t>(Walsh &amp; Patterson 2022)</w:t>
      </w:r>
      <w:r w:rsidR="00317A8F">
        <w:rPr>
          <w:sz w:val="22"/>
          <w:szCs w:val="22"/>
        </w:rPr>
        <w:fldChar w:fldCharType="end"/>
      </w:r>
      <w:r w:rsidR="003D402D">
        <w:rPr>
          <w:sz w:val="22"/>
          <w:szCs w:val="22"/>
        </w:rPr>
        <w:t xml:space="preserve">. </w:t>
      </w:r>
      <w:r w:rsidR="00974445">
        <w:rPr>
          <w:sz w:val="22"/>
          <w:szCs w:val="22"/>
        </w:rPr>
        <w:t>The increase of days with</w:t>
      </w:r>
      <w:r w:rsidR="00AB77B4">
        <w:rPr>
          <w:sz w:val="22"/>
          <w:szCs w:val="22"/>
        </w:rPr>
        <w:t xml:space="preserve"> freezing temperatures</w:t>
      </w:r>
      <w:r w:rsidR="00EC62F2">
        <w:rPr>
          <w:sz w:val="22"/>
          <w:szCs w:val="22"/>
        </w:rPr>
        <w:t xml:space="preserve"> and no snow protection</w:t>
      </w:r>
      <w:r w:rsidR="00AB77B4">
        <w:rPr>
          <w:sz w:val="22"/>
          <w:szCs w:val="22"/>
        </w:rPr>
        <w:t xml:space="preserve"> </w:t>
      </w:r>
      <w:r w:rsidR="00974445">
        <w:rPr>
          <w:sz w:val="22"/>
          <w:szCs w:val="22"/>
        </w:rPr>
        <w:t>is</w:t>
      </w:r>
      <w:r w:rsidR="00AB77B4">
        <w:rPr>
          <w:sz w:val="22"/>
          <w:szCs w:val="22"/>
        </w:rPr>
        <w:t xml:space="preserve"> associated to frost damage on roots and leaves, limiting the survival of species that need the protective effect of snow</w:t>
      </w:r>
      <w:r w:rsidR="00594294">
        <w:rPr>
          <w:sz w:val="22"/>
          <w:szCs w:val="22"/>
        </w:rPr>
        <w:t xml:space="preserve"> </w:t>
      </w:r>
      <w:r w:rsidR="00594294">
        <w:rPr>
          <w:sz w:val="22"/>
          <w:szCs w:val="22"/>
        </w:rPr>
        <w:fldChar w:fldCharType="begin" w:fldLock="1"/>
      </w:r>
      <w:r w:rsidR="005C6B25">
        <w:rPr>
          <w:sz w:val="22"/>
          <w:szCs w:val="22"/>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594294">
        <w:rPr>
          <w:sz w:val="22"/>
          <w:szCs w:val="22"/>
        </w:rPr>
        <w:fldChar w:fldCharType="separate"/>
      </w:r>
      <w:r w:rsidR="005C6B25" w:rsidRPr="005C6B25">
        <w:rPr>
          <w:noProof/>
          <w:sz w:val="22"/>
          <w:szCs w:val="22"/>
        </w:rPr>
        <w:t>(Körner 2021)</w:t>
      </w:r>
      <w:r w:rsidR="00594294">
        <w:rPr>
          <w:sz w:val="22"/>
          <w:szCs w:val="22"/>
        </w:rPr>
        <w:fldChar w:fldCharType="end"/>
      </w:r>
      <w:r w:rsidR="00E07EB8">
        <w:rPr>
          <w:sz w:val="22"/>
          <w:szCs w:val="22"/>
        </w:rPr>
        <w:t xml:space="preserve">. </w:t>
      </w:r>
      <w:r w:rsidR="003D402D">
        <w:rPr>
          <w:sz w:val="22"/>
          <w:szCs w:val="22"/>
        </w:rPr>
        <w:t xml:space="preserve">In contrast, </w:t>
      </w:r>
      <w:r w:rsidR="00974445">
        <w:rPr>
          <w:sz w:val="22"/>
          <w:szCs w:val="22"/>
        </w:rPr>
        <w:t xml:space="preserve">soils in </w:t>
      </w:r>
      <w:r w:rsidR="00207F1C">
        <w:rPr>
          <w:sz w:val="22"/>
          <w:szCs w:val="22"/>
        </w:rPr>
        <w:t xml:space="preserve">snowbed sites </w:t>
      </w:r>
      <w:r w:rsidR="00AB77B4">
        <w:rPr>
          <w:sz w:val="22"/>
          <w:szCs w:val="22"/>
        </w:rPr>
        <w:t>maintain warmer (close to 0</w:t>
      </w:r>
      <w:r w:rsidR="000E74A0">
        <w:rPr>
          <w:sz w:val="22"/>
          <w:szCs w:val="22"/>
        </w:rPr>
        <w:t xml:space="preserve"> </w:t>
      </w:r>
      <w:r w:rsidR="00AB77B4">
        <w:rPr>
          <w:sz w:val="22"/>
          <w:szCs w:val="22"/>
        </w:rPr>
        <w:t>ºC)</w:t>
      </w:r>
      <w:r w:rsidR="00207F1C">
        <w:rPr>
          <w:sz w:val="22"/>
          <w:szCs w:val="22"/>
        </w:rPr>
        <w:t xml:space="preserve"> temperatures </w:t>
      </w:r>
      <w:r w:rsidR="00AB77B4">
        <w:rPr>
          <w:sz w:val="22"/>
          <w:szCs w:val="22"/>
        </w:rPr>
        <w:t>in winter and cooler (&lt; 25 ºC)</w:t>
      </w:r>
      <w:r w:rsidR="003430BD">
        <w:rPr>
          <w:sz w:val="22"/>
          <w:szCs w:val="22"/>
        </w:rPr>
        <w:t xml:space="preserve"> temperatures </w:t>
      </w:r>
      <w:r w:rsidR="00AB77B4">
        <w:rPr>
          <w:sz w:val="22"/>
          <w:szCs w:val="22"/>
        </w:rPr>
        <w:t>in</w:t>
      </w:r>
      <w:r w:rsidR="003430BD">
        <w:rPr>
          <w:sz w:val="22"/>
          <w:szCs w:val="22"/>
        </w:rPr>
        <w:t xml:space="preserve"> summer</w:t>
      </w:r>
      <w:r w:rsidR="006C338C">
        <w:rPr>
          <w:sz w:val="22"/>
          <w:szCs w:val="22"/>
        </w:rPr>
        <w:t xml:space="preserve">. </w:t>
      </w:r>
      <w:r w:rsidR="003012C2">
        <w:rPr>
          <w:sz w:val="22"/>
          <w:szCs w:val="22"/>
        </w:rPr>
        <w:t xml:space="preserve">Our results indicate that the buffer effect of microsites with long snow cover is consistent across years and seasons, thus suggesting that they </w:t>
      </w:r>
      <w:r w:rsidR="003C1E4B">
        <w:rPr>
          <w:sz w:val="22"/>
          <w:szCs w:val="22"/>
        </w:rPr>
        <w:t>may provide</w:t>
      </w:r>
      <w:r w:rsidR="003012C2">
        <w:rPr>
          <w:sz w:val="22"/>
          <w:szCs w:val="22"/>
        </w:rPr>
        <w:t xml:space="preserve"> microrefugia for species with sensitivity to </w:t>
      </w:r>
      <w:r w:rsidR="009A5A54">
        <w:rPr>
          <w:sz w:val="22"/>
          <w:szCs w:val="22"/>
        </w:rPr>
        <w:t>fellfield</w:t>
      </w:r>
      <w:r w:rsidR="003012C2">
        <w:rPr>
          <w:sz w:val="22"/>
          <w:szCs w:val="22"/>
        </w:rPr>
        <w:t xml:space="preserve"> conditions represented by hot</w:t>
      </w:r>
      <w:r w:rsidR="0018576A">
        <w:rPr>
          <w:sz w:val="22"/>
          <w:szCs w:val="22"/>
        </w:rPr>
        <w:t xml:space="preserve"> </w:t>
      </w:r>
      <w:r w:rsidR="003012C2">
        <w:rPr>
          <w:sz w:val="22"/>
          <w:szCs w:val="22"/>
        </w:rPr>
        <w:t>summers and freezing winters.</w:t>
      </w:r>
      <w:r w:rsidR="003C1E4B">
        <w:rPr>
          <w:sz w:val="22"/>
          <w:szCs w:val="22"/>
        </w:rPr>
        <w:t xml:space="preserve"> The spatial distribution of these microrefugia is scattered along the study system, with contrasting </w:t>
      </w:r>
      <w:r w:rsidR="00A50AD1">
        <w:rPr>
          <w:sz w:val="22"/>
          <w:szCs w:val="22"/>
        </w:rPr>
        <w:t xml:space="preserve">climatic </w:t>
      </w:r>
      <w:r w:rsidR="003C1E4B">
        <w:rPr>
          <w:sz w:val="22"/>
          <w:szCs w:val="22"/>
        </w:rPr>
        <w:t xml:space="preserve">changes in distances </w:t>
      </w:r>
      <w:r w:rsidR="00423FA2">
        <w:rPr>
          <w:sz w:val="22"/>
          <w:szCs w:val="22"/>
        </w:rPr>
        <w:t>within</w:t>
      </w:r>
      <w:r w:rsidR="003C1E4B">
        <w:rPr>
          <w:sz w:val="22"/>
          <w:szCs w:val="22"/>
        </w:rPr>
        <w:t xml:space="preserve"> 50 meters. </w:t>
      </w:r>
      <w:r w:rsidR="0022190F">
        <w:rPr>
          <w:sz w:val="22"/>
          <w:szCs w:val="22"/>
        </w:rPr>
        <w:t>A</w:t>
      </w:r>
      <w:r w:rsidR="00306A44">
        <w:rPr>
          <w:sz w:val="22"/>
          <w:szCs w:val="22"/>
        </w:rPr>
        <w:t xml:space="preserve"> key </w:t>
      </w:r>
      <w:r w:rsidR="0022190F">
        <w:rPr>
          <w:sz w:val="22"/>
          <w:szCs w:val="22"/>
        </w:rPr>
        <w:t xml:space="preserve">remaining </w:t>
      </w:r>
      <w:r w:rsidR="00306A44">
        <w:rPr>
          <w:sz w:val="22"/>
          <w:szCs w:val="22"/>
        </w:rPr>
        <w:t xml:space="preserve">question is whether </w:t>
      </w:r>
      <w:r w:rsidR="00850989">
        <w:rPr>
          <w:sz w:val="22"/>
          <w:szCs w:val="22"/>
        </w:rPr>
        <w:t>future</w:t>
      </w:r>
      <w:r w:rsidR="00306A44">
        <w:rPr>
          <w:sz w:val="22"/>
          <w:szCs w:val="22"/>
        </w:rPr>
        <w:t xml:space="preserve"> change</w:t>
      </w:r>
      <w:r w:rsidR="00431282">
        <w:rPr>
          <w:sz w:val="22"/>
          <w:szCs w:val="22"/>
        </w:rPr>
        <w:t>s</w:t>
      </w:r>
      <w:r w:rsidR="00306A44">
        <w:rPr>
          <w:sz w:val="22"/>
          <w:szCs w:val="22"/>
        </w:rPr>
        <w:t xml:space="preserve"> in </w:t>
      </w:r>
      <w:r w:rsidR="00501218">
        <w:rPr>
          <w:sz w:val="22"/>
          <w:szCs w:val="22"/>
        </w:rPr>
        <w:t xml:space="preserve">the </w:t>
      </w:r>
      <w:r w:rsidR="00306A44">
        <w:rPr>
          <w:sz w:val="22"/>
          <w:szCs w:val="22"/>
        </w:rPr>
        <w:t xml:space="preserve">local </w:t>
      </w:r>
      <w:r w:rsidR="00501218">
        <w:rPr>
          <w:sz w:val="22"/>
          <w:szCs w:val="22"/>
        </w:rPr>
        <w:t>climatic conditions will</w:t>
      </w:r>
      <w:r w:rsidR="006A4A43">
        <w:rPr>
          <w:sz w:val="22"/>
          <w:szCs w:val="22"/>
        </w:rPr>
        <w:t xml:space="preserve"> reach a tipping point by which </w:t>
      </w:r>
      <w:r w:rsidR="00850989">
        <w:rPr>
          <w:sz w:val="22"/>
          <w:szCs w:val="22"/>
        </w:rPr>
        <w:t>the snow</w:t>
      </w:r>
      <w:r w:rsidR="00D51F51">
        <w:rPr>
          <w:sz w:val="22"/>
          <w:szCs w:val="22"/>
        </w:rPr>
        <w:t>y side</w:t>
      </w:r>
      <w:r w:rsidR="003C7A8B">
        <w:rPr>
          <w:sz w:val="22"/>
          <w:szCs w:val="22"/>
        </w:rPr>
        <w:t xml:space="preserve"> of the microclimate gradient will be lost</w:t>
      </w:r>
      <w:r w:rsidR="00D51F51">
        <w:rPr>
          <w:sz w:val="22"/>
          <w:szCs w:val="22"/>
        </w:rPr>
        <w:t>, and the potential effect of th</w:t>
      </w:r>
      <w:r w:rsidR="00F72A1C">
        <w:rPr>
          <w:sz w:val="22"/>
          <w:szCs w:val="22"/>
        </w:rPr>
        <w:t>ese</w:t>
      </w:r>
      <w:r w:rsidR="00D51F51">
        <w:rPr>
          <w:sz w:val="22"/>
          <w:szCs w:val="22"/>
        </w:rPr>
        <w:t xml:space="preserve"> change</w:t>
      </w:r>
      <w:r w:rsidR="00F72A1C">
        <w:rPr>
          <w:sz w:val="22"/>
          <w:szCs w:val="22"/>
        </w:rPr>
        <w:t>s</w:t>
      </w:r>
      <w:r w:rsidR="00D51F51">
        <w:rPr>
          <w:sz w:val="22"/>
          <w:szCs w:val="22"/>
        </w:rPr>
        <w:t xml:space="preserve"> in the local communities.</w:t>
      </w:r>
      <w:r w:rsidR="003C1E4B">
        <w:rPr>
          <w:sz w:val="22"/>
          <w:szCs w:val="22"/>
        </w:rPr>
        <w:t xml:space="preserve"> </w:t>
      </w:r>
      <w:r w:rsidR="00B6568B">
        <w:rPr>
          <w:sz w:val="22"/>
          <w:szCs w:val="22"/>
        </w:rPr>
        <w:t>Such effect might be also influenced by local patterns in soil humidity</w:t>
      </w:r>
      <w:r w:rsidR="001B5720">
        <w:rPr>
          <w:sz w:val="22"/>
          <w:szCs w:val="22"/>
        </w:rPr>
        <w:t xml:space="preserve"> which</w:t>
      </w:r>
      <w:r w:rsidR="005551EA">
        <w:rPr>
          <w:sz w:val="22"/>
          <w:szCs w:val="22"/>
        </w:rPr>
        <w:t xml:space="preserve"> has been identified as one of the main</w:t>
      </w:r>
      <w:r w:rsidR="00416E39">
        <w:rPr>
          <w:sz w:val="22"/>
          <w:szCs w:val="22"/>
        </w:rPr>
        <w:t xml:space="preserve"> drivers in </w:t>
      </w:r>
      <w:r w:rsidR="00CA18BB">
        <w:rPr>
          <w:sz w:val="22"/>
          <w:szCs w:val="22"/>
        </w:rPr>
        <w:t xml:space="preserve">diversity patterns </w:t>
      </w:r>
      <w:r w:rsidR="001D2D21">
        <w:rPr>
          <w:sz w:val="22"/>
          <w:szCs w:val="22"/>
        </w:rPr>
        <w:fldChar w:fldCharType="begin" w:fldLock="1"/>
      </w:r>
      <w:r w:rsidR="00912544">
        <w:rPr>
          <w:sz w:val="22"/>
          <w:szCs w:val="22"/>
        </w:rPr>
        <w:instrText>ADDIN CSL_CITATION {"citationItems":[{"id":"ITEM-1","itemData":{"DOI":"10.1007/s10531-013-0442-3","ISSN":"09603115","abstract":"Grasslands are recognized as biodiversity hotspots in Europe. However, protection and management of these habitats are currently constrained by a limited understanding of what determines local grassland plant diversity patterns. Here, we combined vegetation records (8,639 inventory plots) from 258 semi-natural grasslands with fine-resolution topographic data based on light detection and ranging technology to investigate the importance of topography-particularly topographically controlled soil moisture-for local and regional grassland plant diversity patterns across a 43,000 km2 lowland region (Denmark). Specifically, we examined the relationships between five vegetation measures representing species composition and richness as well as functional composition (Ellenberg indicator values) and four functional topographic factors representing topographic wetness, potential solar radiation, heat balance and wind exposure. Topography emerged as an important determinant of diversity patterns in both wet and dry grasslands throughout the study region, with topographic wetness being the strongest correlate of the main local (within-site) and regional (among-sites) gradients in species composition and species' average preferences for soil moisture. Accordingly, topography plays an important role in shaping grassland plant diversity patterns both locally and regionally throughout this lowland European region, with this role mainly driven by topographically controlled soil moisture. These findings suggest hydrology to be important to consider in the planning and management of European grasslands. © 2013 Springer Science+Business Media Dordrecht.","author":[{"dropping-particle":"","family":"Moeslund","given":"Jesper Erenskjold","non-dropping-particle":"","parse-names":false,"suffix":""},{"dropping-particle":"","family":"Arge","given":"Lars","non-dropping-particle":"","parse-names":false,"suffix":""},{"dropping-particle":"","family":"Bøcher","given":"Peder Klith","non-dropping-particle":"","parse-names":false,"suffix":""},{"dropping-particle":"","family":"Dalgaard","given":"Tommy","non-dropping-particle":"","parse-names":false,"suffix":""},{"dropping-particle":"","family":"Ejrnæs","given":"Rasmus","non-dropping-particle":"","parse-names":false,"suffix":""},{"dropping-particle":"","family":"Odgaard","given":"Mette Vestergaard","non-dropping-particle":"","parse-names":false,"suffix":""},{"dropping-particle":"","family":"Svenning","given":"Jens Christian","non-dropping-particle":"","parse-names":false,"suffix":""}],"container-title":"Biodiversity and Conservation","id":"ITEM-1","issue":"10","issued":{"date-parts":[["2013"]]},"page":"2151-2166","title":"Topographically controlled soil moisture drives plant diversity patterns within grasslands","type":"article-journal","volume":"22"},"uris":["http://www.mendeley.com/documents/?uuid=d33341a9-559a-4bf1-98e1-9d5756d0e280"]}],"mendeley":{"formattedCitation":"(Moeslund et al. 2013)","manualFormatting":"(Moeslund et al. 2013","plainTextFormattedCitation":"(Moeslund et al. 2013)","previouslyFormattedCitation":"(Moeslund et al. 2013)"},"properties":{"noteIndex":0},"schema":"https://github.com/citation-style-language/schema/raw/master/csl-citation.json"}</w:instrText>
      </w:r>
      <w:r w:rsidR="001D2D21">
        <w:rPr>
          <w:sz w:val="22"/>
          <w:szCs w:val="22"/>
        </w:rPr>
        <w:fldChar w:fldCharType="separate"/>
      </w:r>
      <w:r w:rsidR="001D2D21" w:rsidRPr="001D2D21">
        <w:rPr>
          <w:noProof/>
          <w:sz w:val="22"/>
          <w:szCs w:val="22"/>
        </w:rPr>
        <w:t>(Moeslund et al. 2013</w:t>
      </w:r>
      <w:r w:rsidR="001D2D21">
        <w:rPr>
          <w:sz w:val="22"/>
          <w:szCs w:val="22"/>
        </w:rPr>
        <w:fldChar w:fldCharType="end"/>
      </w:r>
      <w:r w:rsidR="00912544">
        <w:rPr>
          <w:sz w:val="22"/>
          <w:szCs w:val="22"/>
        </w:rPr>
        <w:t>,</w:t>
      </w:r>
      <w:r w:rsidR="00A906E8">
        <w:rPr>
          <w:sz w:val="22"/>
          <w:szCs w:val="22"/>
        </w:rPr>
        <w:t xml:space="preserve"> </w:t>
      </w:r>
      <w:r w:rsidR="00A906E8">
        <w:rPr>
          <w:sz w:val="22"/>
          <w:szCs w:val="22"/>
        </w:rPr>
        <w:fldChar w:fldCharType="begin" w:fldLock="1"/>
      </w:r>
      <w:r w:rsidR="008D6A1A">
        <w:rPr>
          <w:sz w:val="22"/>
          <w:szCs w:val="22"/>
        </w:rPr>
        <w:instrText>ADDIN CSL_CITATION {"citationItems":[{"id":"ITEM-1","itemData":{"DOI":"10.1111/avsc.12672","ISSN":"1654109X","abstract":"Questions: Semi-natural grasslands have been shown to be relatively resilient to drought events, but there seems to be no uniform response of different grassland types or across species. The typical vegetation of calcareous grasslands, which are biodiversity hotspots in Europe, reportedly even profits from droughts. What was the response of their vegetation, considering different species groups, to the recent periods of intense summer droughts? How did differences in microclimate, such as between steep, south-facing slopes (SSF) and flat or north-facing slopes (FNF), affect species composition and drought response?. Location: Semi-arid calcareous grasslands (Mesobromion) in northwest Germany. Methods: In 2019, we resurveyed 112 vegetation plots from 25 sites first established in 2008, after 11 exceptionally dry years. Species identities and cover were assessed in plots of 1 m2. We used linear mixed models to determine the effect of microclimate on species composition and drought response. Vegetation changes were visualised by non-metric multidimensional scaling (NMDS). Results: In the initial survey in 2008, the species composition was significantly influenced by the microclimate, with positive effects of dry and warm conditions on SSF on character species. Phosphorus availability played an equally important, albeit contrasting, role. Vegetation change between 2008 and 2019 showed strong signs of the severe droughts. On SSF slopes, total species richness decreased, with negative trends for all species groups except ruderal species. Remarkably, this also affected the character species of dry grasslands. By contrast, dry conditions on FNF favoured an increase in total species richness and character species. However, eutrophication indicators increased here as well. Conclusions: We conclude that sites with a dry and warm microclimate have to date had a positive, stabilising effect on the typical vegetation of calcareous grasslands. However, increasing droughts due to climate change pose a potential threat to the characteristic species composition, especially at sites with hot and dry microclimates.","author":[{"dropping-particle":"","family":"Mazalla","given":"Leonie","non-dropping-particle":"","parse-names":false,"suffix":""},{"dropping-particle":"","family":"Diekmann","given":"Martin","non-dropping-particle":"","parse-names":false,"suffix":""},{"dropping-particle":"","family":"Duprè","given":"Cecilia","non-dropping-particle":"","parse-names":false,"suffix":""}],"container-title":"Applied Vegetation Science","id":"ITEM-1","issue":"3","issued":{"date-parts":[["2022"]]},"page":"1-12","title":"Microclimate shapes vegetation response to drought in calcareous grasslands","type":"article-journal","volume":"25"},"uris":["http://www.mendeley.com/documents/?uuid=9761238a-6863-4b08-9f01-263322599b63"]}],"mendeley":{"formattedCitation":"(Mazalla et al. 2022)","manualFormatting":"Mazalla et al. 2022)","plainTextFormattedCitation":"(Mazalla et al. 2022)","previouslyFormattedCitation":"(Mazalla et al. 2022)"},"properties":{"noteIndex":0},"schema":"https://github.com/citation-style-language/schema/raw/master/csl-citation.json"}</w:instrText>
      </w:r>
      <w:r w:rsidR="00A906E8">
        <w:rPr>
          <w:sz w:val="22"/>
          <w:szCs w:val="22"/>
        </w:rPr>
        <w:fldChar w:fldCharType="separate"/>
      </w:r>
      <w:r w:rsidR="00A906E8" w:rsidRPr="00A906E8">
        <w:rPr>
          <w:noProof/>
          <w:sz w:val="22"/>
          <w:szCs w:val="22"/>
        </w:rPr>
        <w:t>Mazalla et al. 2022)</w:t>
      </w:r>
      <w:r w:rsidR="00A906E8">
        <w:rPr>
          <w:sz w:val="22"/>
          <w:szCs w:val="22"/>
        </w:rPr>
        <w:fldChar w:fldCharType="end"/>
      </w:r>
      <w:r w:rsidR="00944FA6">
        <w:rPr>
          <w:sz w:val="22"/>
          <w:szCs w:val="22"/>
        </w:rPr>
        <w:t xml:space="preserve"> and</w:t>
      </w:r>
      <w:r w:rsidR="00E5760A">
        <w:rPr>
          <w:sz w:val="22"/>
          <w:szCs w:val="22"/>
        </w:rPr>
        <w:t xml:space="preserve"> </w:t>
      </w:r>
      <w:r w:rsidR="00944FA6">
        <w:rPr>
          <w:sz w:val="22"/>
          <w:szCs w:val="22"/>
        </w:rPr>
        <w:t>i</w:t>
      </w:r>
      <w:r w:rsidR="00014A4D">
        <w:rPr>
          <w:sz w:val="22"/>
          <w:szCs w:val="22"/>
        </w:rPr>
        <w:t>n alpine systems</w:t>
      </w:r>
      <w:r w:rsidR="004D7128">
        <w:rPr>
          <w:sz w:val="22"/>
          <w:szCs w:val="22"/>
        </w:rPr>
        <w:t>,</w:t>
      </w:r>
      <w:r w:rsidR="00944FA6">
        <w:rPr>
          <w:sz w:val="22"/>
          <w:szCs w:val="22"/>
        </w:rPr>
        <w:t xml:space="preserve"> </w:t>
      </w:r>
      <w:r w:rsidR="00CF432A">
        <w:rPr>
          <w:sz w:val="22"/>
          <w:szCs w:val="22"/>
        </w:rPr>
        <w:t xml:space="preserve">specific </w:t>
      </w:r>
      <w:r w:rsidR="00014A4D">
        <w:rPr>
          <w:sz w:val="22"/>
          <w:szCs w:val="22"/>
        </w:rPr>
        <w:t>soil conditions</w:t>
      </w:r>
      <w:r w:rsidR="00CE113E">
        <w:rPr>
          <w:sz w:val="22"/>
          <w:szCs w:val="22"/>
        </w:rPr>
        <w:t xml:space="preserve"> </w:t>
      </w:r>
      <w:r w:rsidR="00CF432A">
        <w:rPr>
          <w:sz w:val="22"/>
          <w:szCs w:val="22"/>
        </w:rPr>
        <w:t>develop a particular vegetation type</w:t>
      </w:r>
      <w:r w:rsidR="00944FA6">
        <w:rPr>
          <w:sz w:val="22"/>
          <w:szCs w:val="22"/>
        </w:rPr>
        <w:t>s</w:t>
      </w:r>
      <w:r w:rsidR="00CF432A">
        <w:rPr>
          <w:sz w:val="22"/>
          <w:szCs w:val="22"/>
        </w:rPr>
        <w:t xml:space="preserve"> </w:t>
      </w:r>
      <w:r w:rsidR="00CF432A">
        <w:rPr>
          <w:sz w:val="22"/>
          <w:szCs w:val="22"/>
        </w:rPr>
        <w:fldChar w:fldCharType="begin" w:fldLock="1"/>
      </w:r>
      <w:r w:rsidR="00A906E8">
        <w:rPr>
          <w:sz w:val="22"/>
          <w:szCs w:val="22"/>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CF432A">
        <w:rPr>
          <w:sz w:val="22"/>
          <w:szCs w:val="22"/>
        </w:rPr>
        <w:fldChar w:fldCharType="separate"/>
      </w:r>
      <w:r w:rsidR="00CF432A" w:rsidRPr="00CF432A">
        <w:rPr>
          <w:noProof/>
          <w:sz w:val="22"/>
          <w:szCs w:val="22"/>
        </w:rPr>
        <w:t>(Körner 2021)</w:t>
      </w:r>
      <w:r w:rsidR="00CF432A">
        <w:rPr>
          <w:sz w:val="22"/>
          <w:szCs w:val="22"/>
        </w:rPr>
        <w:fldChar w:fldCharType="end"/>
      </w:r>
      <w:r w:rsidR="00944FA6">
        <w:rPr>
          <w:sz w:val="22"/>
          <w:szCs w:val="22"/>
        </w:rPr>
        <w:t>;</w:t>
      </w:r>
      <w:r w:rsidR="00CF432A">
        <w:rPr>
          <w:sz w:val="22"/>
          <w:szCs w:val="22"/>
        </w:rPr>
        <w:t xml:space="preserve"> however</w:t>
      </w:r>
      <w:r w:rsidR="00E5760A">
        <w:rPr>
          <w:sz w:val="22"/>
          <w:szCs w:val="22"/>
        </w:rPr>
        <w:t xml:space="preserve">, the role of soil humidity in alpine systems </w:t>
      </w:r>
      <w:r w:rsidR="00B6568B">
        <w:rPr>
          <w:sz w:val="22"/>
          <w:szCs w:val="22"/>
        </w:rPr>
        <w:t>need</w:t>
      </w:r>
      <w:r w:rsidR="00E5760A">
        <w:rPr>
          <w:sz w:val="22"/>
          <w:szCs w:val="22"/>
        </w:rPr>
        <w:t>s</w:t>
      </w:r>
      <w:r w:rsidR="00B6568B">
        <w:rPr>
          <w:sz w:val="22"/>
          <w:szCs w:val="22"/>
        </w:rPr>
        <w:t xml:space="preserve"> to be </w:t>
      </w:r>
      <w:r w:rsidR="00450BBA">
        <w:rPr>
          <w:sz w:val="22"/>
          <w:szCs w:val="22"/>
        </w:rPr>
        <w:t>further</w:t>
      </w:r>
      <w:r w:rsidR="00782227">
        <w:rPr>
          <w:sz w:val="22"/>
          <w:szCs w:val="22"/>
        </w:rPr>
        <w:t>ly</w:t>
      </w:r>
      <w:r w:rsidR="00450BBA">
        <w:rPr>
          <w:sz w:val="22"/>
          <w:szCs w:val="22"/>
        </w:rPr>
        <w:t xml:space="preserve"> </w:t>
      </w:r>
      <w:r w:rsidR="00B6568B">
        <w:rPr>
          <w:sz w:val="22"/>
          <w:szCs w:val="22"/>
        </w:rPr>
        <w:t>explored</w:t>
      </w:r>
      <w:r w:rsidR="00450BBA">
        <w:rPr>
          <w:sz w:val="22"/>
          <w:szCs w:val="22"/>
        </w:rPr>
        <w:t xml:space="preserve"> and quantif</w:t>
      </w:r>
      <w:r w:rsidR="00991456">
        <w:rPr>
          <w:sz w:val="22"/>
          <w:szCs w:val="22"/>
        </w:rPr>
        <w:t>ied</w:t>
      </w:r>
      <w:r w:rsidR="00E5760A">
        <w:rPr>
          <w:sz w:val="22"/>
          <w:szCs w:val="22"/>
        </w:rPr>
        <w:t xml:space="preserve">. </w:t>
      </w:r>
      <w:r w:rsidR="005332D3">
        <w:rPr>
          <w:sz w:val="22"/>
          <w:szCs w:val="22"/>
        </w:rPr>
        <w:t xml:space="preserve">Another key </w:t>
      </w:r>
      <w:r w:rsidR="00D75D4C">
        <w:rPr>
          <w:sz w:val="22"/>
          <w:szCs w:val="22"/>
        </w:rPr>
        <w:t>question is</w:t>
      </w:r>
      <w:r w:rsidR="00773A38">
        <w:rPr>
          <w:sz w:val="22"/>
          <w:szCs w:val="22"/>
        </w:rPr>
        <w:t xml:space="preserve"> i</w:t>
      </w:r>
      <w:r w:rsidR="002F3674">
        <w:rPr>
          <w:sz w:val="22"/>
          <w:szCs w:val="22"/>
        </w:rPr>
        <w:t>d</w:t>
      </w:r>
      <w:r w:rsidR="00773A38">
        <w:rPr>
          <w:sz w:val="22"/>
          <w:szCs w:val="22"/>
        </w:rPr>
        <w:t>entifying the critical life stage</w:t>
      </w:r>
      <w:r w:rsidR="00D75D4C">
        <w:rPr>
          <w:sz w:val="22"/>
          <w:szCs w:val="22"/>
        </w:rPr>
        <w:t xml:space="preserve"> </w:t>
      </w:r>
      <w:r w:rsidR="002F3674">
        <w:rPr>
          <w:sz w:val="22"/>
          <w:szCs w:val="22"/>
        </w:rPr>
        <w:t xml:space="preserve">in alpine plant </w:t>
      </w:r>
      <w:r w:rsidR="00DD6489">
        <w:rPr>
          <w:sz w:val="22"/>
          <w:szCs w:val="22"/>
        </w:rPr>
        <w:t>communities where</w:t>
      </w:r>
      <w:r w:rsidR="00D75D4C">
        <w:rPr>
          <w:sz w:val="22"/>
          <w:szCs w:val="22"/>
        </w:rPr>
        <w:t xml:space="preserve"> microclimate conditions </w:t>
      </w:r>
      <w:r w:rsidR="006E4C6E">
        <w:rPr>
          <w:sz w:val="22"/>
          <w:szCs w:val="22"/>
        </w:rPr>
        <w:t xml:space="preserve">more restrictively </w:t>
      </w:r>
      <w:r w:rsidR="00D75D4C">
        <w:rPr>
          <w:sz w:val="22"/>
          <w:szCs w:val="22"/>
        </w:rPr>
        <w:t>drive community composition</w:t>
      </w:r>
      <w:r w:rsidR="006E4C6E">
        <w:rPr>
          <w:sz w:val="22"/>
          <w:szCs w:val="22"/>
        </w:rPr>
        <w:t xml:space="preserve">. To date only few studies have </w:t>
      </w:r>
      <w:r w:rsidR="00BB2275" w:rsidRPr="009637BB">
        <w:rPr>
          <w:sz w:val="22"/>
          <w:szCs w:val="22"/>
        </w:rPr>
        <w:t>tackled this question</w:t>
      </w:r>
      <w:r w:rsidR="00BB2275">
        <w:rPr>
          <w:sz w:val="22"/>
          <w:szCs w:val="22"/>
        </w:rPr>
        <w:t xml:space="preserve"> </w:t>
      </w:r>
      <w:r w:rsidR="006E4C6E">
        <w:rPr>
          <w:sz w:val="22"/>
          <w:szCs w:val="22"/>
        </w:rPr>
        <w:t>test</w:t>
      </w:r>
      <w:r w:rsidR="00BB2275">
        <w:rPr>
          <w:sz w:val="22"/>
          <w:szCs w:val="22"/>
        </w:rPr>
        <w:t xml:space="preserve">ing effects of microclimate in adult plant survival, </w:t>
      </w:r>
      <w:r w:rsidR="006C101F">
        <w:rPr>
          <w:sz w:val="22"/>
          <w:szCs w:val="22"/>
        </w:rPr>
        <w:t>germination</w:t>
      </w:r>
      <w:r w:rsidR="00F14FE6">
        <w:rPr>
          <w:sz w:val="22"/>
          <w:szCs w:val="22"/>
        </w:rPr>
        <w:t xml:space="preserve"> </w:t>
      </w:r>
      <w:r w:rsidR="00F14FE6">
        <w:rPr>
          <w:sz w:val="22"/>
          <w:szCs w:val="22"/>
        </w:rPr>
        <w:fldChar w:fldCharType="begin" w:fldLock="1"/>
      </w:r>
      <w:r w:rsidR="00163330">
        <w:rPr>
          <w:sz w:val="22"/>
          <w:szCs w:val="22"/>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&amp; Kudo 2005)","plainTextFormattedCitation":"(Shimono &amp; Kudo 2005)","previouslyFormattedCitation":"(Shimono &amp; Kudo 2005)"},"properties":{"noteIndex":0},"schema":"https://github.com/citation-style-language/schema/raw/master/csl-citation.json"}</w:instrText>
      </w:r>
      <w:r w:rsidR="00F14FE6">
        <w:rPr>
          <w:sz w:val="22"/>
          <w:szCs w:val="22"/>
        </w:rPr>
        <w:fldChar w:fldCharType="separate"/>
      </w:r>
      <w:r w:rsidR="00F14FE6" w:rsidRPr="00F14FE6">
        <w:rPr>
          <w:noProof/>
          <w:sz w:val="22"/>
          <w:szCs w:val="22"/>
        </w:rPr>
        <w:t>(Shimono &amp; Kudo 2005)</w:t>
      </w:r>
      <w:r w:rsidR="00F14FE6">
        <w:rPr>
          <w:sz w:val="22"/>
          <w:szCs w:val="22"/>
        </w:rPr>
        <w:fldChar w:fldCharType="end"/>
      </w:r>
      <w:r w:rsidR="006C101F">
        <w:rPr>
          <w:sz w:val="22"/>
          <w:szCs w:val="22"/>
        </w:rPr>
        <w:t>, seedling survival</w:t>
      </w:r>
      <w:r w:rsidR="00BB2275">
        <w:rPr>
          <w:sz w:val="22"/>
          <w:szCs w:val="22"/>
        </w:rPr>
        <w:t xml:space="preserve"> </w:t>
      </w:r>
      <w:r w:rsidR="00FD7500">
        <w:rPr>
          <w:sz w:val="22"/>
          <w:szCs w:val="22"/>
        </w:rPr>
        <w:fldChar w:fldCharType="begin" w:fldLock="1"/>
      </w:r>
      <w:r w:rsidR="00E86AB2">
        <w:rPr>
          <w:sz w:val="22"/>
          <w:szCs w:val="22"/>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Caucasus","type":"article-journal","volume":"132"},"uris":["http://www.mendeley.com/documents/?uuid=19fdefde-da9e-4f3d-b0ff-cc28d62d993b"]}],"mendeley":{"formattedCitation":"(Rosbakh et al. 2022)","manualFormatting":"(Rosbakh et al. 2022","plainTextFormattedCitation":"(Rosbakh et al. 2022)","previouslyFormattedCitation":"(Rosbakh et al. 2022)"},"properties":{"noteIndex":0},"schema":"https://github.com/citation-style-language/schema/raw/master/csl-citation.json"}</w:instrText>
      </w:r>
      <w:r w:rsidR="00FD7500">
        <w:rPr>
          <w:sz w:val="22"/>
          <w:szCs w:val="22"/>
        </w:rPr>
        <w:fldChar w:fldCharType="separate"/>
      </w:r>
      <w:r w:rsidR="00FD7500" w:rsidRPr="00FD7500">
        <w:rPr>
          <w:noProof/>
          <w:sz w:val="22"/>
          <w:szCs w:val="22"/>
        </w:rPr>
        <w:t>(Rosbakh et al. 2022</w:t>
      </w:r>
      <w:r w:rsidR="00FD7500">
        <w:rPr>
          <w:sz w:val="22"/>
          <w:szCs w:val="22"/>
        </w:rPr>
        <w:fldChar w:fldCharType="end"/>
      </w:r>
      <w:r w:rsidR="00284785">
        <w:rPr>
          <w:sz w:val="22"/>
          <w:szCs w:val="22"/>
        </w:rPr>
        <w:t xml:space="preserve">, </w:t>
      </w:r>
      <w:r w:rsidR="00284785">
        <w:rPr>
          <w:sz w:val="22"/>
          <w:szCs w:val="22"/>
        </w:rPr>
        <w:fldChar w:fldCharType="begin" w:fldLock="1"/>
      </w:r>
      <w:r w:rsidR="00E86AB2">
        <w:rPr>
          <w:sz w:val="22"/>
          <w:szCs w:val="22"/>
        </w:rPr>
        <w:instrText>ADDIN CSL_CITATION {"citationItems":[{"id":"ITEM-1","itemData":{"DOI":"10.1002/ece3.9772","ISSN":"20457758","abstract":"Seed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Evolution","id":"ITEM-1","issue":"2","issued":{"date-parts":[["2023"]]},"page":"1-19","title":"A test of local adaptation to drought in germination and seedling traits in populations of two alpine forbs across a 2000 mm/year precipitation gradient","type":"article-journal","volume":"13"},"uris":["http://www.mendeley.com/documents/?uuid=2692ced4-4ce0-4ac7-b96b-108b01b3ea5a"]}],"mendeley":{"formattedCitation":"(Gya et al. 2023)","manualFormatting":"Gya et al. 2023)","plainTextFormattedCitation":"(Gya et al. 2023)","previouslyFormattedCitation":"(Gya et al. 2023)"},"properties":{"noteIndex":0},"schema":"https://github.com/citation-style-language/schema/raw/master/csl-citation.json"}</w:instrText>
      </w:r>
      <w:r w:rsidR="00284785">
        <w:rPr>
          <w:sz w:val="22"/>
          <w:szCs w:val="22"/>
        </w:rPr>
        <w:fldChar w:fldCharType="separate"/>
      </w:r>
      <w:r w:rsidR="00284785" w:rsidRPr="00284785">
        <w:rPr>
          <w:noProof/>
          <w:sz w:val="22"/>
          <w:szCs w:val="22"/>
        </w:rPr>
        <w:t>Gya et al. 2023)</w:t>
      </w:r>
      <w:r w:rsidR="00284785">
        <w:rPr>
          <w:sz w:val="22"/>
          <w:szCs w:val="22"/>
        </w:rPr>
        <w:fldChar w:fldCharType="end"/>
      </w:r>
      <w:r w:rsidR="00284785">
        <w:rPr>
          <w:sz w:val="22"/>
          <w:szCs w:val="22"/>
        </w:rPr>
        <w:t xml:space="preserve"> </w:t>
      </w:r>
      <w:r w:rsidR="00BB2275">
        <w:rPr>
          <w:sz w:val="22"/>
          <w:szCs w:val="22"/>
        </w:rPr>
        <w:t xml:space="preserve">or dispersal </w:t>
      </w:r>
      <w:r w:rsidR="0076002D">
        <w:rPr>
          <w:sz w:val="22"/>
          <w:szCs w:val="22"/>
        </w:rPr>
        <w:t>in time</w:t>
      </w:r>
      <w:r w:rsidR="003F1C24">
        <w:rPr>
          <w:sz w:val="22"/>
          <w:szCs w:val="22"/>
        </w:rPr>
        <w:t xml:space="preserve"> </w:t>
      </w:r>
      <w:r w:rsidR="00163330">
        <w:rPr>
          <w:sz w:val="22"/>
          <w:szCs w:val="22"/>
        </w:rPr>
        <w:fldChar w:fldCharType="begin" w:fldLock="1"/>
      </w:r>
      <w:r w:rsidR="00FD7500">
        <w:rPr>
          <w:sz w:val="22"/>
          <w:szCs w:val="22"/>
        </w:rPr>
        <w:instrText>ADDIN CSL_CITATION {"citationItems":[{"id":"ITEM-1","itemData":{"DOI":"10.1111/1365-2745.14074","ISSN":"13652745","abstract":"Responses to climate change have often been found to lag behind the rate of warming that has occurred. In addition to dispersal limitation potentially restricting spread at leading range margins, the persistence of species in new and unsuitable conditions is thought to be responsible for apparent time-lags. Soil seed banks can allow plant communities to temporarily buffer unsuitable environmental conditions, but their potential to slow responses to long-term climate change is largely unknown. As local forest cover can also buffer the effects of a warming climate, it is important to understand how seed banks might interact with land cover to mediate community responses to climate change. We first related species-level seed bank persistence and distribution-derived climatic niches for 840 plant species. We then used a database of plant community data from grasslands, forests and intermediate successional habitats from across Europe to investigate relationships between seed banks and their corresponding herb layers in 2763 plots in the context of climate and land cover. We found that species from warmer climates and with broader distributions are more likely to have a higher seed bank persistence, resulting in seed banks that are composed of species with warmer and broader climatic distributions than their corresponding herb layers. This was consistent across our climatic extent, with larger differences (seed banks from even warmer climates relative to vegetation) found in grasslands. Synthesis. Seed banks have been shown to buffer plant communities through periods of environmental variability, and in a period of climate change might be expected to contain species reflecting past, cooler conditions. Here, we show that persistent seed banks often contain species with relatively warm climatic niches and those with wide climatic ranges. Although these patterns may not be primarily driven by species' climatic adaptations, the prominence of such species in seed banks might still facilitate climate-driven community shifts. Additionally, seed banks may be related to ongoing trends regarding the spread of widespread generalist species into natural habitats, while cool-associated species may be at risk from both short- and long-term climatic variability and change.","author":[{"dropping-particle":"","family":"Auffret","given":"Alistair G.","non-dropping-particle":"","parse-names":false,"suffix":""},{"dropping-particle":"","family":"Vangansbeke","given":"Pieter","non-dropping-particle":"","parse-names":false,"suffix":""},{"dropping-particle":"","family":"De Frenne","given":"Pieter","non-dropping-particle":"","parse-names":false,"suffix":""},{"dropping-particle":"","family":"Auestad","given":"Inger","non-dropping-particle":"","parse-names":false,"suffix":""},{"dropping-particle":"","family":"Basto","given":"Sofía","non-dropping-particle":"","parse-names":false,"suffix":""},{"dropping-particle":"","family":"Grandin","given":"Ulf","non-dropping-particle":"","parse-names":false,"suffix":""},{"dropping-particle":"","family":"Jacquemyn","given":"Hans","non-dropping-particle":"","parse-names":false,"suffix":""},{"dropping-particle":"","family":"Jakobsson","given":"Anna","non-dropping-particle":"","parse-names":false,"suffix":""},{"dropping-particle":"","family":"Kalamees","given":"Rein","non-dropping-particle":"","parse-names":false,"suffix":""},{"dropping-particle":"","family":"Koch","given":"Marcus A.","non-dropping-particle":"","parse-names":false,"suffix":""},{"dropping-particle":"","family":"Marrs","given":"Rob","non-dropping-particle":"","parse-names":false,"suffix":""},{"dropping-particle":"","family":"Marteinsdóttir","given":"Bryndís","non-dropping-particle":"","parse-names":false,"suffix":""},{"dropping-particle":"","family":"Wagner","given":"Markus","non-dropping-particle":"","parse-names":false,"suffix":""},{"dropping-particle":"","family":"Bekker","given":"Renée M.","non-dropping-particle":"","parse-names":false,"suffix":""},{"dropping-particle":"","family":"Bruun","given":"Hans Henrik","non-dropping-particle":"","parse-names":false,"suffix":""},{"dropping-particle":"","family":"Decocq","given":"Guillaume","non-dropping-particle":"","parse-names":false,"suffix":""},{"dropping-particle":"","family":"Hermy","given":"Martin","non-dropping-particle":"","parse-names":false,"suffix":""},{"dropping-particle":"","family":"Jankowska-Błaszczuk","given":"Małgorzata","non-dropping-particle":"","parse-names":false,"suffix":""},{"dropping-particle":"","family":"Milberg","given":"Per","non-dropping-particle":"","parse-names":false,"suffix":""},{"dropping-particle":"","family":"Måren","given":"Inger E.","non-dropping-particle":"","parse-names":false,"suffix":""},{"dropping-particle":"","family":"Pakeman","given":"Robin J.","non-dropping-particle":"","parse-names":false,"suffix":""},{"dropping-particle":"","family":"Phoenix","given":"Gareth K.","non-dropping-particle":"","parse-names":false,"suffix":""},{"dropping-particle":"","family":"Thompson","given":"Ken","non-dropping-particle":"","parse-names":false,"suffix":""},{"dropping-particle":"","family":"Van Calster","given":"Hans","non-dropping-particle":"","parse-names":false,"suffix":""},{"dropping-particle":"","family":"Vandvik","given":"Vigdis","non-dropping-particle":"","parse-names":false,"suffix":""},{"dropping-particle":"","family":"Plue","given":"Jan","non-dropping-particle":"","parse-names":false,"suffix":""}],"container-title":"Journal of Ecology","id":"ITEM-1","issue":"January","issued":{"date-parts":[["2023"]]},"page":"1009-1020","title":"More warm-adapted species in soil seed banks than in herb layer plant communities across Europe","type":"article-journal"},"uris":["http://www.mendeley.com/documents/?uuid=079d5694-edcb-4b62-a478-d8db8aeb2c2d"]}],"mendeley":{"formattedCitation":"(Auffret et al. 2023)","plainTextFormattedCitation":"(Auffret et al. 2023)","previouslyFormattedCitation":"(Auffret et al. 2023)"},"properties":{"noteIndex":0},"schema":"https://github.com/citation-style-language/schema/raw/master/csl-citation.json"}</w:instrText>
      </w:r>
      <w:r w:rsidR="00163330">
        <w:rPr>
          <w:sz w:val="22"/>
          <w:szCs w:val="22"/>
        </w:rPr>
        <w:fldChar w:fldCharType="separate"/>
      </w:r>
      <w:r w:rsidR="00163330" w:rsidRPr="00163330">
        <w:rPr>
          <w:noProof/>
          <w:sz w:val="22"/>
          <w:szCs w:val="22"/>
        </w:rPr>
        <w:t>(Auffret et al. 2023)</w:t>
      </w:r>
      <w:r w:rsidR="00163330">
        <w:rPr>
          <w:sz w:val="22"/>
          <w:szCs w:val="22"/>
        </w:rPr>
        <w:fldChar w:fldCharType="end"/>
      </w:r>
      <w:r w:rsidR="0076002D">
        <w:rPr>
          <w:sz w:val="22"/>
          <w:szCs w:val="22"/>
        </w:rPr>
        <w:t xml:space="preserve"> and space </w:t>
      </w:r>
      <w:r w:rsidR="00BB2275">
        <w:rPr>
          <w:sz w:val="22"/>
          <w:szCs w:val="22"/>
        </w:rPr>
        <w:t>capacities</w:t>
      </w:r>
      <w:r w:rsidR="00AA5027">
        <w:rPr>
          <w:sz w:val="22"/>
          <w:szCs w:val="22"/>
        </w:rPr>
        <w:t>.</w:t>
      </w:r>
      <w:r w:rsidR="00004B0B" w:rsidRPr="009637BB">
        <w:rPr>
          <w:sz w:val="22"/>
          <w:szCs w:val="22"/>
        </w:rPr>
        <w:t xml:space="preserve"> </w:t>
      </w:r>
    </w:p>
    <w:p w14:paraId="38EE26B1" w14:textId="0731B969" w:rsidR="00715C56" w:rsidRDefault="00935C5F" w:rsidP="00EF1AFA">
      <w:pPr>
        <w:pStyle w:val="Textoindependiente"/>
        <w:rPr>
          <w:sz w:val="22"/>
          <w:szCs w:val="22"/>
        </w:rPr>
      </w:pPr>
      <w:r>
        <w:rPr>
          <w:sz w:val="22"/>
          <w:szCs w:val="22"/>
        </w:rPr>
        <w:t xml:space="preserve">Our resurvey after 10 years of monitoring </w:t>
      </w:r>
      <w:r w:rsidR="00631957">
        <w:rPr>
          <w:sz w:val="22"/>
          <w:szCs w:val="22"/>
        </w:rPr>
        <w:t>showed</w:t>
      </w:r>
      <w:r w:rsidR="004E23A5">
        <w:rPr>
          <w:sz w:val="22"/>
          <w:szCs w:val="22"/>
        </w:rPr>
        <w:t xml:space="preserve"> slight changes in species </w:t>
      </w:r>
      <w:r w:rsidR="00FE177F">
        <w:rPr>
          <w:sz w:val="22"/>
          <w:szCs w:val="22"/>
        </w:rPr>
        <w:t>cover</w:t>
      </w:r>
      <w:r w:rsidR="004E23A5">
        <w:rPr>
          <w:sz w:val="22"/>
          <w:szCs w:val="22"/>
        </w:rPr>
        <w:t xml:space="preserve">, but with remarkable </w:t>
      </w:r>
      <w:r w:rsidR="000065B8">
        <w:rPr>
          <w:sz w:val="22"/>
          <w:szCs w:val="22"/>
        </w:rPr>
        <w:t xml:space="preserve">patterns in winners and losers. In accordance with the warming trend, </w:t>
      </w:r>
      <w:r w:rsidR="008D173B">
        <w:rPr>
          <w:sz w:val="22"/>
          <w:szCs w:val="22"/>
        </w:rPr>
        <w:t>we found a considerable reduction in the cover of species associated with colder</w:t>
      </w:r>
      <w:r w:rsidR="00ED259A">
        <w:rPr>
          <w:sz w:val="22"/>
          <w:szCs w:val="22"/>
        </w:rPr>
        <w:t xml:space="preserve"> and snowy</w:t>
      </w:r>
      <w:r w:rsidR="008D173B">
        <w:rPr>
          <w:sz w:val="22"/>
          <w:szCs w:val="22"/>
        </w:rPr>
        <w:t xml:space="preserve"> conditions, like </w:t>
      </w:r>
      <w:proofErr w:type="spellStart"/>
      <w:r w:rsidR="008D173B" w:rsidRPr="003E3851">
        <w:rPr>
          <w:i/>
          <w:iCs/>
          <w:sz w:val="22"/>
          <w:szCs w:val="22"/>
        </w:rPr>
        <w:t>Armeria</w:t>
      </w:r>
      <w:proofErr w:type="spellEnd"/>
      <w:r w:rsidR="008D173B" w:rsidRPr="003E3851">
        <w:rPr>
          <w:i/>
          <w:iCs/>
          <w:sz w:val="22"/>
          <w:szCs w:val="22"/>
        </w:rPr>
        <w:t xml:space="preserve"> </w:t>
      </w:r>
      <w:proofErr w:type="spellStart"/>
      <w:r w:rsidR="008D173B">
        <w:rPr>
          <w:i/>
          <w:iCs/>
          <w:sz w:val="22"/>
          <w:szCs w:val="22"/>
        </w:rPr>
        <w:t>cantabrica</w:t>
      </w:r>
      <w:proofErr w:type="spellEnd"/>
      <w:r w:rsidR="00F82853">
        <w:rPr>
          <w:i/>
          <w:iCs/>
          <w:sz w:val="22"/>
          <w:szCs w:val="22"/>
        </w:rPr>
        <w:t xml:space="preserve">, Salix </w:t>
      </w:r>
      <w:proofErr w:type="spellStart"/>
      <w:r w:rsidR="00F82853">
        <w:rPr>
          <w:i/>
          <w:iCs/>
          <w:sz w:val="22"/>
          <w:szCs w:val="22"/>
        </w:rPr>
        <w:t>breviserrata</w:t>
      </w:r>
      <w:proofErr w:type="spellEnd"/>
      <w:r w:rsidR="00F82853">
        <w:rPr>
          <w:i/>
          <w:iCs/>
          <w:sz w:val="22"/>
          <w:szCs w:val="22"/>
        </w:rPr>
        <w:t xml:space="preserve"> </w:t>
      </w:r>
      <w:r w:rsidR="008D173B">
        <w:rPr>
          <w:sz w:val="22"/>
          <w:szCs w:val="22"/>
        </w:rPr>
        <w:t xml:space="preserve">and </w:t>
      </w:r>
      <w:r w:rsidR="008D173B" w:rsidRPr="003E3851">
        <w:rPr>
          <w:i/>
          <w:iCs/>
          <w:sz w:val="22"/>
          <w:szCs w:val="22"/>
        </w:rPr>
        <w:t xml:space="preserve">Poa </w:t>
      </w:r>
      <w:proofErr w:type="spellStart"/>
      <w:r w:rsidR="008D173B" w:rsidRPr="003E3851">
        <w:rPr>
          <w:i/>
          <w:iCs/>
          <w:sz w:val="22"/>
          <w:szCs w:val="22"/>
        </w:rPr>
        <w:t>alpina</w:t>
      </w:r>
      <w:proofErr w:type="spellEnd"/>
      <w:r w:rsidR="008D6A1A">
        <w:rPr>
          <w:i/>
          <w:iCs/>
          <w:sz w:val="22"/>
          <w:szCs w:val="22"/>
        </w:rPr>
        <w:t xml:space="preserve"> </w:t>
      </w:r>
      <w:r w:rsidR="008D6A1A">
        <w:rPr>
          <w:sz w:val="22"/>
          <w:szCs w:val="22"/>
        </w:rPr>
        <w:t xml:space="preserve">supporting the </w:t>
      </w:r>
      <w:r w:rsidR="008D6A1A">
        <w:rPr>
          <w:sz w:val="22"/>
          <w:szCs w:val="22"/>
        </w:rPr>
        <w:lastRenderedPageBreak/>
        <w:t xml:space="preserve">results found by </w:t>
      </w:r>
      <w:r w:rsidR="008D6A1A">
        <w:rPr>
          <w:sz w:val="22"/>
          <w:szCs w:val="22"/>
        </w:rPr>
        <w:fldChar w:fldCharType="begin" w:fldLock="1"/>
      </w:r>
      <w:r w:rsidR="00747128">
        <w:rPr>
          <w:sz w:val="22"/>
          <w:szCs w:val="22"/>
        </w:rPr>
        <w:instrText>ADDIN CSL_CITATION {"citationItems":[{"id":"ITEM-1","itemData":{"DOI":"10.1007/s11258-008-9435-9","ISSN":"13850237","abstract":"Alpine snowbeds are characterized by a long-lasting snow cover and low soil temperature during the growing season. Both these key abiotic factors controlling plant life in snowbeds are sensitive to anthropogenic climate change and will alter the environmental conditions in snowbeds to a considerable extent until the end of this century. In order to name winners and losers of climate change among the plant species inhabiting snowbeds, we analyzed the small-scale species distribution along the snowmelt and soil temperature gradients within alpine snowbeds in the Swiss Alps. The results show that the date of snowmelt and soil temperature were relevant abiotic factors for small-scale vegetation patterns within alpine snowbed communities. Species richness in snowbeds was reduced to about 50% along the environmental gradients towards later snowmelt date or lower daily maximum temperature. Furthermore, the occurrence pattern of the species along the snowmelt gradient allowed the establishment of five species categories with different predictions of their distribution in a warmer world. The dominants increased their relative cover with later snowmelt date and will, therefore, lose abundance due to climate change, but resist complete disappearance from the snowbeds. The indifferents and the transients increased in species number and relative cover with higher temperature and will profit from climate warming. The snowbed specialists will be the most suffering species due to the loss of their habitats as a consequence of earlier snowmelt dates in the future and will be replaced by the avoiders of late-snowmelt sites. These forthcoming profiteers will take advantage from an increasing number of suitable habitats due to an earlier start of the growing season and increased temperature. Therefore, the characteristic snowbed vegetation will change to a vegetation unit dominated by alpine grassland species. The study highlights the vulnerability of the established snowbed vegetation to climate change and requires further studies particularly about the role of biotic interactions in the predicted invasion and replacement process. © 2008 Springer Science+Business Media B.V.","author":[{"dropping-particle":"","family":"Schöb","given":"Christian","non-dropping-particle":"","parse-names":false,"suffix":""},{"dropping-particle":"","family":"Kammer","given":"Peter M.","non-dropping-particle":"","parse-names":false,"suffix":""},{"dropping-particle":"","family":"Choler","given":"Philippe","non-dropping-particle":"","parse-names":false,"suffix":""},{"dropping-particle":"","family":"Veit","given":"Heinz","non-dropping-particle":"","parse-names":false,"suffix":""}],"container-title":"Plant Ecology","id":"ITEM-1","issue":"1","issued":{"date-parts":[["2009"]]},"page":"91-104","title":"Small-scale plant species distribution in snowbeds and its sensitivity to climate change","type":"article-journal","volume":"200"},"uris":["http://www.mendeley.com/documents/?uuid=bb48b387-2fee-4d04-9fb6-587b43f6a2e4"]}],"mendeley":{"formattedCitation":"(Schöb et al. 2009)","manualFormatting":"Schöb et al. (2009)","plainTextFormattedCitation":"(Schöb et al. 2009)","previouslyFormattedCitation":"(Schöb et al. 2009)"},"properties":{"noteIndex":0},"schema":"https://github.com/citation-style-language/schema/raw/master/csl-citation.json"}</w:instrText>
      </w:r>
      <w:r w:rsidR="008D6A1A">
        <w:rPr>
          <w:sz w:val="22"/>
          <w:szCs w:val="22"/>
        </w:rPr>
        <w:fldChar w:fldCharType="separate"/>
      </w:r>
      <w:r w:rsidR="008D6A1A" w:rsidRPr="008D6A1A">
        <w:rPr>
          <w:noProof/>
          <w:sz w:val="22"/>
          <w:szCs w:val="22"/>
        </w:rPr>
        <w:t xml:space="preserve">Schöb et al. </w:t>
      </w:r>
      <w:r w:rsidR="00B734E8">
        <w:rPr>
          <w:noProof/>
          <w:sz w:val="22"/>
          <w:szCs w:val="22"/>
        </w:rPr>
        <w:t>(</w:t>
      </w:r>
      <w:r w:rsidR="008D6A1A" w:rsidRPr="008D6A1A">
        <w:rPr>
          <w:noProof/>
          <w:sz w:val="22"/>
          <w:szCs w:val="22"/>
        </w:rPr>
        <w:t>2009)</w:t>
      </w:r>
      <w:r w:rsidR="008D6A1A">
        <w:rPr>
          <w:sz w:val="22"/>
          <w:szCs w:val="22"/>
        </w:rPr>
        <w:fldChar w:fldCharType="end"/>
      </w:r>
      <w:r w:rsidR="000066EF">
        <w:rPr>
          <w:sz w:val="22"/>
          <w:szCs w:val="22"/>
        </w:rPr>
        <w:t xml:space="preserve"> and </w:t>
      </w:r>
      <w:r w:rsidR="00250B7F">
        <w:rPr>
          <w:sz w:val="22"/>
          <w:szCs w:val="22"/>
        </w:rPr>
        <w:fldChar w:fldCharType="begin" w:fldLock="1"/>
      </w:r>
      <w:r w:rsidR="00F14FE6">
        <w:rPr>
          <w:sz w:val="22"/>
          <w:szCs w:val="22"/>
        </w:rPr>
        <w:instrText>ADDIN CSL_CITATION {"citationItems":[{"id":"ITEM-1","itemData":{"DOI":"10.1111/jvs.12198","ISSN":"16541103","abstract":"Questions: What changes have occurred in Mediterranean high-mountain communities during the last 50 yr? Do these changes reflect upward shifts and decline in dry grassland specialists due to climate warming? Location: Upper belt (1900-2400 m a.s.l.) in Sierra de Guadarrama, Spain. Methods: We re-surveyed dry grassland communities in 50 summits that were previously sampled between the 1960s and 1980s. New plots were placed in the same localities and the same conditions as the original surveys. Changes at the species level were evaluated by comparing, between the two survey periods, species frequencies and optimal altitude estimated by local distribution models done with Maxent. Changes at the community level were assessed by comparing species richness and composition of the two surveys in relation to altitude, plot size and time between surveys. We evaluated observed changes in the whole data set and species groups by structuring the species into dry grassland specialists, other alpine species and generalists occurring at wider altitudinal ranges. Results: There was a general decline in the frequency of dry grassland specialists, an increase in frequency of generalists and no clear trends in the other species. Upward shifts were mainly detected in generalists, with significant increases in frequency. At the community level, we found a general increase in species richness that was mainly determined by the increase in generalists; coupled with a decline in number of dry grassland specialists. The structure of the communities evidenced changes between the historical surveys and the re-survey, which were mainly correlated with the number of years and the increasing dominance of generalists. Conclusions: In contrast with trends observed in other Mediterranean high-mountain communities, our study reports a general increase in species richness, although this effect is concurrent with a decline in dry grassland specialists. The observed trends support on-going replacement of endemic species by low-altitude species, and associated changes in community assemblages. Despite the limitations of re-visitation studies for assessing climate-driven changes, our results highlight the necessity of developing more studies for assessing the effects of drought in Mediterranean high-mountain communities.","author":[{"dropping-particle":"","family":"Jiménez-Alfaro","given":"Borja","non-dropping-particle":"","parse-names":false,"suffix":""},{"dropping-particle":"","family":"Gavilán","given":"Rosario G.","non-dropping-particle":"","parse-names":false,"suffix":""},{"dropping-particle":"","family":"Escudero","given":"Adrián","non-dropping-particle":"","parse-names":false,"suffix":""},{"dropping-particle":"","family":"Iriondo","given":"José María","non-dropping-particle":"","parse-names":false,"suffix":""},{"dropping-particle":"","family":"Fernández-González","given":"Federico","non-dropping-particle":"","parse-names":false,"suffix":""}],"container-title":"Journal of Vegetation Science","id":"ITEM-1","issue":"6","issued":{"date-parts":[["2014"]]},"page":"1394-1404","title":"Decline of dry grassland specialists in Mediterranean high-mountain communities influenced by recent climate warming","type":"article-journal","volume":"25"},"uris":["http://www.mendeley.com/documents/?uuid=f1ab774e-d4d8-4b1c-b962-5bb426490faa"]}],"mendeley":{"formattedCitation":"(Jiménez-Alfaro, Gavilán, et al. 2014)","manualFormatting":"Jiménez-Alfaro, Gavilán, et al. (2014)","plainTextFormattedCitation":"(Jiménez-Alfaro, Gavilán, et al. 2014)","previouslyFormattedCitation":"(Jiménez-Alfaro, Gavilán, et al. 2014)"},"properties":{"noteIndex":0},"schema":"https://github.com/citation-style-language/schema/raw/master/csl-citation.json"}</w:instrText>
      </w:r>
      <w:r w:rsidR="00250B7F">
        <w:rPr>
          <w:sz w:val="22"/>
          <w:szCs w:val="22"/>
        </w:rPr>
        <w:fldChar w:fldCharType="separate"/>
      </w:r>
      <w:r w:rsidR="00250B7F" w:rsidRPr="00250B7F">
        <w:rPr>
          <w:noProof/>
          <w:sz w:val="22"/>
          <w:szCs w:val="22"/>
        </w:rPr>
        <w:t xml:space="preserve">Jiménez-Alfaro, Gavilán, et al. </w:t>
      </w:r>
      <w:r w:rsidR="00250B7F">
        <w:rPr>
          <w:noProof/>
          <w:sz w:val="22"/>
          <w:szCs w:val="22"/>
        </w:rPr>
        <w:t>(</w:t>
      </w:r>
      <w:r w:rsidR="00250B7F" w:rsidRPr="00250B7F">
        <w:rPr>
          <w:noProof/>
          <w:sz w:val="22"/>
          <w:szCs w:val="22"/>
        </w:rPr>
        <w:t>2014)</w:t>
      </w:r>
      <w:r w:rsidR="00250B7F">
        <w:rPr>
          <w:sz w:val="22"/>
          <w:szCs w:val="22"/>
        </w:rPr>
        <w:fldChar w:fldCharType="end"/>
      </w:r>
      <w:r w:rsidR="008D173B">
        <w:rPr>
          <w:sz w:val="22"/>
          <w:szCs w:val="22"/>
        </w:rPr>
        <w:t xml:space="preserve">. </w:t>
      </w:r>
      <w:r w:rsidR="00ED259A">
        <w:rPr>
          <w:sz w:val="22"/>
          <w:szCs w:val="22"/>
        </w:rPr>
        <w:t xml:space="preserve">However, the </w:t>
      </w:r>
      <w:r w:rsidR="00950662">
        <w:rPr>
          <w:sz w:val="22"/>
          <w:szCs w:val="22"/>
        </w:rPr>
        <w:t xml:space="preserve">winners were </w:t>
      </w:r>
      <w:r w:rsidR="00ED259A">
        <w:rPr>
          <w:sz w:val="22"/>
          <w:szCs w:val="22"/>
        </w:rPr>
        <w:t xml:space="preserve">not </w:t>
      </w:r>
      <w:r w:rsidR="00F82853">
        <w:rPr>
          <w:sz w:val="22"/>
          <w:szCs w:val="22"/>
        </w:rPr>
        <w:t>especially</w:t>
      </w:r>
      <w:r w:rsidR="00950662">
        <w:rPr>
          <w:sz w:val="22"/>
          <w:szCs w:val="22"/>
        </w:rPr>
        <w:t xml:space="preserve"> represented by </w:t>
      </w:r>
      <w:r w:rsidR="00996F6D">
        <w:rPr>
          <w:sz w:val="22"/>
          <w:szCs w:val="22"/>
        </w:rPr>
        <w:t xml:space="preserve">species associated with </w:t>
      </w:r>
      <w:r w:rsidR="00A029B9">
        <w:rPr>
          <w:sz w:val="22"/>
          <w:szCs w:val="22"/>
        </w:rPr>
        <w:t>warmer conditions</w:t>
      </w:r>
      <w:r w:rsidR="007919E4">
        <w:rPr>
          <w:sz w:val="22"/>
          <w:szCs w:val="22"/>
        </w:rPr>
        <w:t xml:space="preserve">, </w:t>
      </w:r>
      <w:r w:rsidR="007C4B86">
        <w:rPr>
          <w:sz w:val="22"/>
          <w:szCs w:val="22"/>
        </w:rPr>
        <w:t xml:space="preserve">although some of them </w:t>
      </w:r>
      <w:r w:rsidR="009B5A19">
        <w:rPr>
          <w:sz w:val="22"/>
          <w:szCs w:val="22"/>
        </w:rPr>
        <w:t>are</w:t>
      </w:r>
      <w:r w:rsidR="007C4B86">
        <w:rPr>
          <w:sz w:val="22"/>
          <w:szCs w:val="22"/>
        </w:rPr>
        <w:t xml:space="preserve"> linked to </w:t>
      </w:r>
      <w:r w:rsidR="0026335C">
        <w:rPr>
          <w:sz w:val="22"/>
          <w:szCs w:val="22"/>
        </w:rPr>
        <w:t xml:space="preserve">relatively less snowy conditions, </w:t>
      </w:r>
      <w:r w:rsidR="009B5A19">
        <w:rPr>
          <w:sz w:val="22"/>
          <w:szCs w:val="22"/>
        </w:rPr>
        <w:t>like</w:t>
      </w:r>
      <w:r w:rsidR="007919E4">
        <w:rPr>
          <w:sz w:val="22"/>
          <w:szCs w:val="22"/>
        </w:rPr>
        <w:t xml:space="preserve"> </w:t>
      </w:r>
      <w:r w:rsidR="007919E4" w:rsidRPr="007919E4">
        <w:rPr>
          <w:i/>
          <w:iCs/>
          <w:sz w:val="22"/>
          <w:szCs w:val="22"/>
        </w:rPr>
        <w:t xml:space="preserve">Helianthemum </w:t>
      </w:r>
      <w:proofErr w:type="spellStart"/>
      <w:r w:rsidR="007919E4" w:rsidRPr="007919E4">
        <w:rPr>
          <w:i/>
          <w:iCs/>
          <w:sz w:val="22"/>
          <w:szCs w:val="22"/>
        </w:rPr>
        <w:t>urrielense</w:t>
      </w:r>
      <w:proofErr w:type="spellEnd"/>
      <w:r w:rsidR="0026335C">
        <w:rPr>
          <w:sz w:val="22"/>
          <w:szCs w:val="22"/>
        </w:rPr>
        <w:t xml:space="preserve"> and </w:t>
      </w:r>
      <w:r w:rsidR="0026335C" w:rsidRPr="0026335C">
        <w:rPr>
          <w:i/>
          <w:iCs/>
          <w:sz w:val="22"/>
          <w:szCs w:val="22"/>
        </w:rPr>
        <w:t xml:space="preserve">Saxifraga </w:t>
      </w:r>
      <w:proofErr w:type="spellStart"/>
      <w:r w:rsidR="0026335C" w:rsidRPr="0026335C">
        <w:rPr>
          <w:i/>
          <w:iCs/>
          <w:sz w:val="22"/>
          <w:szCs w:val="22"/>
        </w:rPr>
        <w:t>conifera</w:t>
      </w:r>
      <w:proofErr w:type="spellEnd"/>
      <w:r w:rsidR="0026335C">
        <w:rPr>
          <w:sz w:val="22"/>
          <w:szCs w:val="22"/>
        </w:rPr>
        <w:t xml:space="preserve">. </w:t>
      </w:r>
      <w:r w:rsidR="0016335E">
        <w:rPr>
          <w:sz w:val="22"/>
          <w:szCs w:val="22"/>
        </w:rPr>
        <w:t>This barely confirms our hypothesis of warm</w:t>
      </w:r>
      <w:r w:rsidR="00474F81">
        <w:rPr>
          <w:sz w:val="22"/>
          <w:szCs w:val="22"/>
        </w:rPr>
        <w:t>-</w:t>
      </w:r>
      <w:r w:rsidR="0016335E">
        <w:rPr>
          <w:sz w:val="22"/>
          <w:szCs w:val="22"/>
        </w:rPr>
        <w:t xml:space="preserve">demanding species increasing abundance with </w:t>
      </w:r>
      <w:r w:rsidR="00474F81">
        <w:rPr>
          <w:sz w:val="22"/>
          <w:szCs w:val="22"/>
        </w:rPr>
        <w:t xml:space="preserve">a </w:t>
      </w:r>
      <w:r w:rsidR="0016335E">
        <w:rPr>
          <w:sz w:val="22"/>
          <w:szCs w:val="22"/>
        </w:rPr>
        <w:t>warming climate</w:t>
      </w:r>
      <w:r w:rsidR="00474F81">
        <w:rPr>
          <w:sz w:val="22"/>
          <w:szCs w:val="22"/>
        </w:rPr>
        <w:t>, rather suggest</w:t>
      </w:r>
      <w:r w:rsidR="002629D1">
        <w:rPr>
          <w:sz w:val="22"/>
          <w:szCs w:val="22"/>
        </w:rPr>
        <w:t>ing</w:t>
      </w:r>
      <w:r w:rsidR="00474F81">
        <w:rPr>
          <w:sz w:val="22"/>
          <w:szCs w:val="22"/>
        </w:rPr>
        <w:t xml:space="preserve"> </w:t>
      </w:r>
      <w:r w:rsidR="00BE01EB">
        <w:rPr>
          <w:sz w:val="22"/>
          <w:szCs w:val="22"/>
        </w:rPr>
        <w:t>that microclimatic conditions are more complex than thermofilization</w:t>
      </w:r>
      <w:r w:rsidR="00874C14">
        <w:rPr>
          <w:sz w:val="22"/>
          <w:szCs w:val="22"/>
        </w:rPr>
        <w:t>.</w:t>
      </w:r>
      <w:r w:rsidR="0016335E">
        <w:rPr>
          <w:sz w:val="22"/>
          <w:szCs w:val="22"/>
        </w:rPr>
        <w:t xml:space="preserve"> </w:t>
      </w:r>
      <w:r w:rsidR="00BE01EB">
        <w:rPr>
          <w:sz w:val="22"/>
          <w:szCs w:val="22"/>
        </w:rPr>
        <w:t>The</w:t>
      </w:r>
      <w:r w:rsidR="006A4643">
        <w:rPr>
          <w:sz w:val="22"/>
          <w:szCs w:val="22"/>
        </w:rPr>
        <w:t xml:space="preserve"> set of new species</w:t>
      </w:r>
      <w:r w:rsidR="00231D6C">
        <w:rPr>
          <w:sz w:val="22"/>
          <w:szCs w:val="22"/>
        </w:rPr>
        <w:t xml:space="preserve"> recorded in the resurvey are in most cases opportunists</w:t>
      </w:r>
      <w:r w:rsidR="00516F72">
        <w:rPr>
          <w:sz w:val="22"/>
          <w:szCs w:val="22"/>
        </w:rPr>
        <w:t xml:space="preserve"> </w:t>
      </w:r>
      <w:r w:rsidR="006B152D">
        <w:rPr>
          <w:sz w:val="22"/>
          <w:szCs w:val="22"/>
        </w:rPr>
        <w:t xml:space="preserve">with preferences for </w:t>
      </w:r>
      <w:r w:rsidR="00697A1E">
        <w:rPr>
          <w:sz w:val="22"/>
          <w:szCs w:val="22"/>
        </w:rPr>
        <w:t>fellfield</w:t>
      </w:r>
      <w:r w:rsidR="006B152D">
        <w:rPr>
          <w:sz w:val="22"/>
          <w:szCs w:val="22"/>
        </w:rPr>
        <w:t xml:space="preserve"> rather than </w:t>
      </w:r>
      <w:r w:rsidR="00697A1E">
        <w:rPr>
          <w:sz w:val="22"/>
          <w:szCs w:val="22"/>
        </w:rPr>
        <w:t>snowbed</w:t>
      </w:r>
      <w:r w:rsidR="006B152D">
        <w:rPr>
          <w:sz w:val="22"/>
          <w:szCs w:val="22"/>
        </w:rPr>
        <w:t xml:space="preserve"> habitat</w:t>
      </w:r>
      <w:r w:rsidR="0082074E">
        <w:rPr>
          <w:sz w:val="22"/>
          <w:szCs w:val="22"/>
        </w:rPr>
        <w:t>s</w:t>
      </w:r>
      <w:r w:rsidR="00931E7C">
        <w:rPr>
          <w:sz w:val="22"/>
          <w:szCs w:val="22"/>
        </w:rPr>
        <w:t>,</w:t>
      </w:r>
      <w:r w:rsidR="00C048C3">
        <w:rPr>
          <w:sz w:val="22"/>
          <w:szCs w:val="22"/>
        </w:rPr>
        <w:t xml:space="preserve"> </w:t>
      </w:r>
      <w:r w:rsidR="00E86AB2">
        <w:rPr>
          <w:sz w:val="22"/>
          <w:szCs w:val="22"/>
        </w:rPr>
        <w:t xml:space="preserve">supporting the trend of increasing generalist species found by </w:t>
      </w:r>
      <w:r w:rsidR="00E86AB2">
        <w:rPr>
          <w:sz w:val="22"/>
          <w:szCs w:val="22"/>
        </w:rPr>
        <w:fldChar w:fldCharType="begin" w:fldLock="1"/>
      </w:r>
      <w:r w:rsidR="00E86AB2">
        <w:rPr>
          <w:sz w:val="22"/>
          <w:szCs w:val="22"/>
        </w:rPr>
        <w:instrText>ADDIN CSL_CITATION {"citationItems":[{"id":"ITEM-1","itemData":{"DOI":"10.1038/s41586-018-0005-6","ISBN":"4158601800","ISSN":"0028-0836","author":[{"dropping-particle":"","family":"Steinbauer","given":"Manuel J.","non-dropping-particle":"","parse-names":false,"suffix":""},{"dropping-particle":"","family":"Grytnes","given":"John-Arvid","non-dropping-particle":"","parse-names":false,"suffix":""},{"dropping-particle":"","family":"Kulonen","given":"Aino","non-dropping-particle":"","parse-names":false,"suffix":""},{"dropping-particle":"","family":"Lenoir","given":"Jonathan","non-dropping-particle":"","parse-names":false,"suffix":""},{"dropping-particle":"","family":"Pauli","given":"Harald","non-dropping-particle":"","parse-names":false,"suffix":""},{"dropping-particle":"","family":"Rixen","given":"Christian","non-dropping-particle":"","parse-names":false,"suffix":""},{"dropping-particle":"","family":"Winkler","given":"Manuela","non-dropping-particle":"","parse-names":false,"suffix":""},{"dropping-particle":"","family":"Bardy-durchhalter","given":"Manfred","non-dropping-particle":"","parse-names":false,"suffix":""},{"dropping-particle":"","family":"Barni","given":"Elena","non-dropping-particle":"","parse-names":false,"suffix":""},{"dropping-particle":"","family":"Bjorkman","given":"Anne D","non-dropping-particle":"","parse-names":false,"suffix":""},{"dropping-particle":"","family":"Breiner","given":"Frank T","non-dropping-particle":"","parse-names":false,"suffix":""}],"container-title":"Nature","id":"ITEM-1","issued":{"date-parts":[["2018"]]},"page":"231-249","title":"Mountain Summits Is Linked To Warming","type":"article-journal","volume":"556"},"uris":["http://www.mendeley.com/documents/?uuid=ac2f8836-e868-40ba-a1b5-fcd68bef7748"]}],"mendeley":{"formattedCitation":"(Steinbauer et al. 2018)","manualFormatting":"Steinbauer et al. (2018)","plainTextFormattedCitation":"(Steinbauer et al. 2018)"},"properties":{"noteIndex":0},"schema":"https://github.com/citation-style-language/schema/raw/master/csl-citation.json"}</w:instrText>
      </w:r>
      <w:r w:rsidR="00E86AB2">
        <w:rPr>
          <w:sz w:val="22"/>
          <w:szCs w:val="22"/>
        </w:rPr>
        <w:fldChar w:fldCharType="separate"/>
      </w:r>
      <w:r w:rsidR="00E86AB2" w:rsidRPr="00E86AB2">
        <w:rPr>
          <w:noProof/>
          <w:sz w:val="22"/>
          <w:szCs w:val="22"/>
        </w:rPr>
        <w:t xml:space="preserve">Steinbauer et al. </w:t>
      </w:r>
      <w:r w:rsidR="00E86AB2">
        <w:rPr>
          <w:noProof/>
          <w:sz w:val="22"/>
          <w:szCs w:val="22"/>
        </w:rPr>
        <w:t>(</w:t>
      </w:r>
      <w:r w:rsidR="00E86AB2" w:rsidRPr="00E86AB2">
        <w:rPr>
          <w:noProof/>
          <w:sz w:val="22"/>
          <w:szCs w:val="22"/>
        </w:rPr>
        <w:t>2018)</w:t>
      </w:r>
      <w:r w:rsidR="00E86AB2">
        <w:rPr>
          <w:sz w:val="22"/>
          <w:szCs w:val="22"/>
        </w:rPr>
        <w:fldChar w:fldCharType="end"/>
      </w:r>
      <w:r w:rsidR="000D5040">
        <w:rPr>
          <w:sz w:val="22"/>
          <w:szCs w:val="22"/>
        </w:rPr>
        <w:t>.</w:t>
      </w:r>
      <w:r w:rsidR="00BE01EB">
        <w:rPr>
          <w:sz w:val="22"/>
          <w:szCs w:val="22"/>
        </w:rPr>
        <w:t xml:space="preserve"> </w:t>
      </w:r>
      <w:r w:rsidR="000D5040">
        <w:rPr>
          <w:sz w:val="22"/>
          <w:szCs w:val="22"/>
        </w:rPr>
        <w:t>T</w:t>
      </w:r>
      <w:r w:rsidR="00BE01EB">
        <w:rPr>
          <w:sz w:val="22"/>
          <w:szCs w:val="22"/>
        </w:rPr>
        <w:t>he</w:t>
      </w:r>
      <w:r w:rsidR="0092612C">
        <w:rPr>
          <w:sz w:val="22"/>
          <w:szCs w:val="22"/>
        </w:rPr>
        <w:t xml:space="preserve"> most dominant species </w:t>
      </w:r>
      <w:r w:rsidR="00874C14">
        <w:rPr>
          <w:sz w:val="22"/>
          <w:szCs w:val="22"/>
        </w:rPr>
        <w:t xml:space="preserve">recorded in the 78 plots are mostly </w:t>
      </w:r>
      <w:r w:rsidR="00322865">
        <w:rPr>
          <w:sz w:val="22"/>
          <w:szCs w:val="22"/>
        </w:rPr>
        <w:t xml:space="preserve">positively </w:t>
      </w:r>
      <w:r w:rsidR="00874C14">
        <w:rPr>
          <w:sz w:val="22"/>
          <w:szCs w:val="22"/>
        </w:rPr>
        <w:t xml:space="preserve">linked to </w:t>
      </w:r>
      <w:r w:rsidR="00BE01EB">
        <w:rPr>
          <w:sz w:val="22"/>
          <w:szCs w:val="22"/>
        </w:rPr>
        <w:t>relatively warmer and freezing</w:t>
      </w:r>
      <w:r w:rsidR="00EF1AFA">
        <w:rPr>
          <w:sz w:val="22"/>
          <w:szCs w:val="22"/>
        </w:rPr>
        <w:t xml:space="preserve"> conditions (e.g.</w:t>
      </w:r>
      <w:r w:rsidR="00422A62">
        <w:rPr>
          <w:sz w:val="22"/>
          <w:szCs w:val="22"/>
        </w:rPr>
        <w:t>,</w:t>
      </w:r>
      <w:r w:rsidR="00EF1AFA">
        <w:rPr>
          <w:sz w:val="22"/>
          <w:szCs w:val="22"/>
        </w:rPr>
        <w:t xml:space="preserve"> </w:t>
      </w:r>
      <w:r w:rsidR="00EF1AFA" w:rsidRPr="009D552C">
        <w:rPr>
          <w:i/>
          <w:iCs/>
          <w:sz w:val="22"/>
          <w:szCs w:val="22"/>
        </w:rPr>
        <w:t>Thymus praecox</w:t>
      </w:r>
      <w:r w:rsidR="00EF1AFA">
        <w:rPr>
          <w:sz w:val="22"/>
          <w:szCs w:val="22"/>
        </w:rPr>
        <w:t xml:space="preserve">, </w:t>
      </w:r>
      <w:r w:rsidR="00422A62" w:rsidRPr="009D552C">
        <w:rPr>
          <w:i/>
          <w:iCs/>
          <w:sz w:val="22"/>
          <w:szCs w:val="22"/>
        </w:rPr>
        <w:t>Anthyllis</w:t>
      </w:r>
      <w:r w:rsidR="009D552C" w:rsidRPr="009D552C">
        <w:rPr>
          <w:i/>
          <w:iCs/>
          <w:sz w:val="22"/>
          <w:szCs w:val="22"/>
        </w:rPr>
        <w:t xml:space="preserve"> </w:t>
      </w:r>
      <w:proofErr w:type="spellStart"/>
      <w:r w:rsidR="009D552C" w:rsidRPr="009D552C">
        <w:rPr>
          <w:i/>
          <w:iCs/>
          <w:sz w:val="22"/>
          <w:szCs w:val="22"/>
        </w:rPr>
        <w:t>vulneraria</w:t>
      </w:r>
      <w:proofErr w:type="spellEnd"/>
      <w:r w:rsidR="009D552C" w:rsidRPr="009D552C">
        <w:rPr>
          <w:i/>
          <w:iCs/>
          <w:sz w:val="22"/>
          <w:szCs w:val="22"/>
        </w:rPr>
        <w:t>,</w:t>
      </w:r>
      <w:r w:rsidR="009D552C">
        <w:rPr>
          <w:sz w:val="22"/>
          <w:szCs w:val="22"/>
        </w:rPr>
        <w:t xml:space="preserve"> </w:t>
      </w:r>
      <w:r w:rsidR="009D552C" w:rsidRPr="009D552C">
        <w:rPr>
          <w:i/>
          <w:iCs/>
          <w:sz w:val="22"/>
          <w:szCs w:val="22"/>
        </w:rPr>
        <w:t xml:space="preserve">Koeleria </w:t>
      </w:r>
      <w:proofErr w:type="spellStart"/>
      <w:r w:rsidR="009D552C" w:rsidRPr="009D552C">
        <w:rPr>
          <w:i/>
          <w:iCs/>
          <w:sz w:val="22"/>
          <w:szCs w:val="22"/>
        </w:rPr>
        <w:t>valesiana</w:t>
      </w:r>
      <w:proofErr w:type="spellEnd"/>
      <w:r w:rsidR="00EF1AFA">
        <w:rPr>
          <w:sz w:val="22"/>
          <w:szCs w:val="22"/>
        </w:rPr>
        <w:t>)</w:t>
      </w:r>
      <w:r w:rsidR="00931E7C">
        <w:rPr>
          <w:sz w:val="22"/>
          <w:szCs w:val="22"/>
        </w:rPr>
        <w:t xml:space="preserve"> </w:t>
      </w:r>
      <w:r w:rsidR="000D5040">
        <w:rPr>
          <w:sz w:val="22"/>
          <w:szCs w:val="22"/>
        </w:rPr>
        <w:t>confirming the</w:t>
      </w:r>
      <w:r w:rsidR="00BE01EB">
        <w:rPr>
          <w:sz w:val="22"/>
          <w:szCs w:val="22"/>
        </w:rPr>
        <w:t xml:space="preserve"> relative rarity of snowbed vegetation types reported</w:t>
      </w:r>
      <w:r w:rsidR="0028420A">
        <w:rPr>
          <w:sz w:val="22"/>
          <w:szCs w:val="22"/>
        </w:rPr>
        <w:t xml:space="preserve"> </w:t>
      </w:r>
      <w:r w:rsidR="00F41A10">
        <w:rPr>
          <w:sz w:val="22"/>
          <w:szCs w:val="22"/>
        </w:rPr>
        <w:t xml:space="preserve">by </w:t>
      </w:r>
      <w:r w:rsidR="0028420A">
        <w:rPr>
          <w:sz w:val="22"/>
          <w:szCs w:val="22"/>
        </w:rPr>
        <w:t>local vegetation map</w:t>
      </w:r>
      <w:r w:rsidR="00F41A10">
        <w:rPr>
          <w:sz w:val="22"/>
          <w:szCs w:val="22"/>
        </w:rPr>
        <w:t>s (</w:t>
      </w:r>
      <w:commentRangeStart w:id="25"/>
      <w:r w:rsidR="00F41A10">
        <w:rPr>
          <w:sz w:val="22"/>
          <w:szCs w:val="22"/>
        </w:rPr>
        <w:t>Jiménez-Alfaro &amp; Bueno 2010</w:t>
      </w:r>
      <w:commentRangeEnd w:id="25"/>
      <w:r w:rsidR="003B68D0">
        <w:rPr>
          <w:rStyle w:val="Refdecomentario"/>
        </w:rPr>
        <w:commentReference w:id="25"/>
      </w:r>
      <w:r w:rsidR="00F41A10">
        <w:rPr>
          <w:sz w:val="22"/>
          <w:szCs w:val="22"/>
        </w:rPr>
        <w:t xml:space="preserve">). </w:t>
      </w:r>
      <w:r w:rsidR="00BE01EB">
        <w:rPr>
          <w:sz w:val="22"/>
          <w:szCs w:val="22"/>
        </w:rPr>
        <w:t xml:space="preserve">Nevertheless, </w:t>
      </w:r>
      <w:r w:rsidR="00715C56">
        <w:rPr>
          <w:sz w:val="22"/>
          <w:szCs w:val="22"/>
        </w:rPr>
        <w:t>most species are widely distributed in the study area and have no preference for specific microclimatic conditions</w:t>
      </w:r>
      <w:r w:rsidR="00F10CC9">
        <w:rPr>
          <w:sz w:val="22"/>
          <w:szCs w:val="22"/>
        </w:rPr>
        <w:t xml:space="preserve"> suggesting </w:t>
      </w:r>
      <w:r w:rsidR="00447AD9">
        <w:rPr>
          <w:sz w:val="22"/>
          <w:szCs w:val="22"/>
        </w:rPr>
        <w:t>high tolerance to environmental conditions</w:t>
      </w:r>
      <w:r w:rsidR="009F3AF1">
        <w:rPr>
          <w:sz w:val="22"/>
          <w:szCs w:val="22"/>
        </w:rPr>
        <w:t xml:space="preserve"> </w:t>
      </w:r>
      <w:r w:rsidR="0075054C">
        <w:rPr>
          <w:sz w:val="22"/>
          <w:szCs w:val="22"/>
        </w:rPr>
        <w:t xml:space="preserve">suggesting </w:t>
      </w:r>
      <w:r w:rsidR="009F3AF1">
        <w:rPr>
          <w:sz w:val="22"/>
          <w:szCs w:val="22"/>
        </w:rPr>
        <w:t>wide niche</w:t>
      </w:r>
      <w:r w:rsidR="00715C56">
        <w:rPr>
          <w:sz w:val="22"/>
          <w:szCs w:val="22"/>
        </w:rPr>
        <w:t xml:space="preserve">. This may be explained by the local history of the study system, which has been subjected to </w:t>
      </w:r>
      <w:r w:rsidR="008E3CF8">
        <w:rPr>
          <w:sz w:val="22"/>
          <w:szCs w:val="22"/>
        </w:rPr>
        <w:t xml:space="preserve">continuous </w:t>
      </w:r>
      <w:r w:rsidR="00715C56">
        <w:rPr>
          <w:sz w:val="22"/>
          <w:szCs w:val="22"/>
        </w:rPr>
        <w:t>postglacial warming in a relatively reduced area</w:t>
      </w:r>
      <w:r w:rsidR="00322865">
        <w:rPr>
          <w:sz w:val="22"/>
          <w:szCs w:val="22"/>
        </w:rPr>
        <w:t xml:space="preserve"> (</w:t>
      </w:r>
      <w:r w:rsidR="00322865" w:rsidRPr="00322865">
        <w:rPr>
          <w:sz w:val="22"/>
          <w:szCs w:val="22"/>
          <w:highlight w:val="yellow"/>
        </w:rPr>
        <w:t>REF</w:t>
      </w:r>
      <w:r w:rsidR="0064037F" w:rsidRPr="007C654C">
        <w:rPr>
          <w:sz w:val="22"/>
          <w:szCs w:val="22"/>
          <w:highlight w:val="yellow"/>
        </w:rPr>
        <w:t>?</w:t>
      </w:r>
      <w:r w:rsidR="00322865">
        <w:rPr>
          <w:sz w:val="22"/>
          <w:szCs w:val="22"/>
        </w:rPr>
        <w:t>)</w:t>
      </w:r>
      <w:r w:rsidR="00715C56">
        <w:rPr>
          <w:sz w:val="22"/>
          <w:szCs w:val="22"/>
        </w:rPr>
        <w:t xml:space="preserve">. </w:t>
      </w:r>
      <w:r w:rsidR="00823286">
        <w:rPr>
          <w:sz w:val="22"/>
          <w:szCs w:val="22"/>
        </w:rPr>
        <w:t>During the</w:t>
      </w:r>
      <w:r w:rsidR="00B15A9B">
        <w:rPr>
          <w:sz w:val="22"/>
          <w:szCs w:val="22"/>
        </w:rPr>
        <w:t xml:space="preserve"> </w:t>
      </w:r>
      <w:r w:rsidR="00715C56">
        <w:rPr>
          <w:sz w:val="22"/>
          <w:szCs w:val="22"/>
        </w:rPr>
        <w:t>Holocene</w:t>
      </w:r>
      <w:r w:rsidR="00823286">
        <w:rPr>
          <w:sz w:val="22"/>
          <w:szCs w:val="22"/>
        </w:rPr>
        <w:t>,</w:t>
      </w:r>
      <w:r w:rsidR="00715C56">
        <w:rPr>
          <w:sz w:val="22"/>
          <w:szCs w:val="22"/>
        </w:rPr>
        <w:t xml:space="preserve"> extinctions of marginal populations and local adaptation of remaining species to local microclimatic variation may have resulted in a </w:t>
      </w:r>
      <w:r w:rsidR="00802A6F">
        <w:rPr>
          <w:sz w:val="22"/>
          <w:szCs w:val="22"/>
        </w:rPr>
        <w:t>homogenization</w:t>
      </w:r>
      <w:r w:rsidR="00715C56">
        <w:rPr>
          <w:sz w:val="22"/>
          <w:szCs w:val="22"/>
        </w:rPr>
        <w:t xml:space="preserve"> of local plant communities, which is one of the expected </w:t>
      </w:r>
      <w:r w:rsidR="00782D8D">
        <w:rPr>
          <w:sz w:val="22"/>
          <w:szCs w:val="22"/>
        </w:rPr>
        <w:t xml:space="preserve">and already observed </w:t>
      </w:r>
      <w:r w:rsidR="00715C56">
        <w:rPr>
          <w:sz w:val="22"/>
          <w:szCs w:val="22"/>
        </w:rPr>
        <w:t>effects o</w:t>
      </w:r>
      <w:r w:rsidR="00B15A9B">
        <w:rPr>
          <w:sz w:val="22"/>
          <w:szCs w:val="22"/>
        </w:rPr>
        <w:t>f</w:t>
      </w:r>
      <w:r w:rsidR="00715C56">
        <w:rPr>
          <w:sz w:val="22"/>
          <w:szCs w:val="22"/>
        </w:rPr>
        <w:t xml:space="preserve"> climate change on biodiversity</w:t>
      </w:r>
      <w:r w:rsidR="00782D8D">
        <w:rPr>
          <w:sz w:val="22"/>
          <w:szCs w:val="22"/>
        </w:rPr>
        <w:t xml:space="preserve"> </w:t>
      </w:r>
      <w:r w:rsidR="00782D8D">
        <w:rPr>
          <w:sz w:val="22"/>
          <w:szCs w:val="22"/>
        </w:rPr>
        <w:fldChar w:fldCharType="begin" w:fldLock="1"/>
      </w:r>
      <w:r w:rsidR="00513D48">
        <w:rPr>
          <w:sz w:val="22"/>
          <w:szCs w:val="22"/>
        </w:rPr>
        <w:instrText>ADDIN CSL_CITATION {"citationItems":[{"id":"ITEM-1","itemData":{"DOI":"10.1002/ece3.2354","ISSN":"20457758","abstract":"While the upward shift of plant species has been observed on many alpine and nival summits, the reaction of the subalpine and lower alpine plant communities to the current warming and lower snow precipitation has been little investigated so far. To this aim, 63 old, exhaustive plant inventories, distributed along a subalpine–alpine elevation gradient of the Swiss Alps and covering different plant community types (acidic and calcareous grasslands; windy ridges; snowbeds), were revisited after 25–50 years. Old and recent inventories were compared in terms of species diversity with Simpson diversity and Bray–Curtis dissimilarity indices, and in terms of community composition with principal component analysis. Changes in ecological conditions were inferred from the ecological indicator values. The alpha-diversity increased in every plant community, likely because of the arrival of new species. As observed on mountain summits, the new species led to a homogenization of community compositions. The grasslands were quite stable in terms of species composition, whatever the bedrock type. Indeed, the newly arrived species were part of the typical species pool of the colonized community. In contrast, snowbed communities showed pronounced vegetation changes and a clear shift toward dryer conditions and shorter snow cover, evidenced by their colonization by species from surrounding grasslands. Longer growing seasons allow alpine grassland species, which are taller and hence more competitive, to colonize the snowbeds. This study showed that subalpine–alpine plant communities reacted differently to the ongoing climate changes. Lower snow/rain ratio and longer growing seasons seem to have a higher impact than warming, at least on plant communities dependent on long snow cover. Consequently, they are the most vulnerable to climate change and their persistence in the near future is seriously threatened. Subalpine and alpine grasslands are more stable, and, until now, they do not seem to be affected by a warmer climate.","author":[{"dropping-particle":"","family":"Matteodo","given":"Magalì","non-dropping-particle":"","parse-names":false,"suffix":""},{"dropping-particle":"","family":"Ammann","given":"Klaus","non-dropping-particle":"","parse-names":false,"suffix":""},{"dropping-particle":"","family":"Verrecchia","given":"Eric Pascal","non-dropping-particle":"","parse-names":false,"suffix":""},{"dropping-particle":"","family":"Vittoz","given":"Pascal","non-dropping-particle":"","parse-names":false,"suffix":""}],"container-title":"Ecology and Evolution","id":"ITEM-1","issue":"19","issued":{"date-parts":[["2016"]]},"page":"6969-6982","title":"Snowbeds are more affected than other subalpine–alpine plant communities by climate change in the Swiss Alps","type":"article-journal","volume":"6"},"uris":["http://www.mendeley.com/documents/?uuid=b040f5b7-d9a0-4650-81c7-87d5d3d11589"]}],"mendeley":{"formattedCitation":"(Matteodo et al. 2016)","manualFormatting":"(Matteodo et al. 2016","plainTextFormattedCitation":"(Matteodo et al. 2016)","previouslyFormattedCitation":"(Matteodo et al. 2016)"},"properties":{"noteIndex":0},"schema":"https://github.com/citation-style-language/schema/raw/master/csl-citation.json"}</w:instrText>
      </w:r>
      <w:r w:rsidR="00782D8D">
        <w:rPr>
          <w:sz w:val="22"/>
          <w:szCs w:val="22"/>
        </w:rPr>
        <w:fldChar w:fldCharType="separate"/>
      </w:r>
      <w:r w:rsidR="00782D8D" w:rsidRPr="00782D8D">
        <w:rPr>
          <w:noProof/>
          <w:sz w:val="22"/>
          <w:szCs w:val="22"/>
        </w:rPr>
        <w:t>(Matteodo et al. 2016</w:t>
      </w:r>
      <w:r w:rsidR="00782D8D">
        <w:rPr>
          <w:sz w:val="22"/>
          <w:szCs w:val="22"/>
        </w:rPr>
        <w:fldChar w:fldCharType="end"/>
      </w:r>
      <w:r w:rsidR="00A706B0">
        <w:rPr>
          <w:sz w:val="22"/>
          <w:szCs w:val="22"/>
        </w:rPr>
        <w:t>,</w:t>
      </w:r>
      <w:r w:rsidR="00747128">
        <w:rPr>
          <w:sz w:val="22"/>
          <w:szCs w:val="22"/>
        </w:rPr>
        <w:t xml:space="preserve"> </w:t>
      </w:r>
      <w:r w:rsidR="00747128">
        <w:rPr>
          <w:sz w:val="22"/>
          <w:szCs w:val="22"/>
        </w:rPr>
        <w:fldChar w:fldCharType="begin" w:fldLock="1"/>
      </w:r>
      <w:r w:rsidR="00782D8D">
        <w:rPr>
          <w:sz w:val="22"/>
          <w:szCs w:val="22"/>
        </w:rPr>
        <w:instrText>ADDIN CSL_CITATION {"citationItems":[{"id":"ITEM-1","itemData":{"DOI":"10.1007/s10531-023-02611-0","ISSN":"15729710","abstract":"Although alpine regions of the Himalaya are characterized by low-temperature and short-growing periods, yet these harbour a high richness of plant species including a greater proportion of partly-endemic flora. Climate warming has drastically influenced the composition of alpine vegetation globally leading to threats of biodiversity loss. Himalaya, a rich biodiversity hotspot, have also been experiencing such warming effects in the recent decades. However, its impact on the Himalayan ecosystem especially on the alpine vegetation is not yet studied in detail. Therefore, we established permanent monitoring plots (PMPs) on three summits of Indian north-western Himalayan region in 2014 at one of the benchmark sites identified and selected under the aegis of Himalayan Alpine Dynamics Research Initiative (HIMADRI) network for long-term monitoring of alpine vegetation following Global Observation Research Initiative in Alpine Environments (GLORIA) multi-summit protocols. These summits are along an elevation gradient from 3600 to 3900 m. Data from PMPs were recorded in the years 2015 and 2020. Over the period of these years, mean annual soil temperature has been found to increase significantly with more increase observed in the summer mean temperature of upper alpine (3900 m) summit. Increase in species richness and plant cover percentage were also observed. The changes in beta and zeta diversity indices revealed Homogenization of biotic communities. Thermophilization was found more pronounced in the lower alpine summits. The study provides the baseline scientific data of alpine communities of the region in response to climate. Thus, this study will serve as an effort towards filling the knowledge gaps in the less explored regions of Indian north-western Himalaya. Continued studies in the present site and further explorations in other parts of alpine eco-regions of Himalaya are necessary, which has greater implications for conservation of vulnerable flora of alpine regions of the Himalaya, in the changing climate scenario.","author":[{"dropping-particle":"","family":"Verma","given":"Anirudh","non-dropping-particle":"","parse-names":false,"suffix":""},{"dropping-particle":"","family":"Chawla","given":"Amit","non-dropping-particle":"","parse-names":false,"suffix":""},{"dropping-particle":"","family":"Singh","given":"Chandra Prakash","non-dropping-particle":"","parse-names":false,"suffix":""},{"dropping-particle":"","family":"Kumar","given":"Amit","non-dropping-particle":"","parse-names":false,"suffix":""}],"container-title":"Biodiversity and Conservation","id":"ITEM-1","issued":{"date-parts":[["2023"]]},"title":"Compositional change in vascular plant diversity in the alpine mountainous region of Indian north-western Himalaya indicate effects of warming","type":"article-journal"},"uris":["http://www.mendeley.com/documents/?uuid=91f7f10a-ff2f-4a6f-a747-992d7d8015f3"]}],"mendeley":{"formattedCitation":"(Verma et al. 2023)","manualFormatting":"Verma et al. 2023)","plainTextFormattedCitation":"(Verma et al. 2023)","previouslyFormattedCitation":"(Verma et al. 2023)"},"properties":{"noteIndex":0},"schema":"https://github.com/citation-style-language/schema/raw/master/csl-citation.json"}</w:instrText>
      </w:r>
      <w:r w:rsidR="00747128">
        <w:rPr>
          <w:sz w:val="22"/>
          <w:szCs w:val="22"/>
        </w:rPr>
        <w:fldChar w:fldCharType="separate"/>
      </w:r>
      <w:r w:rsidR="00747128" w:rsidRPr="00747128">
        <w:rPr>
          <w:noProof/>
          <w:sz w:val="22"/>
          <w:szCs w:val="22"/>
        </w:rPr>
        <w:t>Verma et al. 2023)</w:t>
      </w:r>
      <w:r w:rsidR="00747128">
        <w:rPr>
          <w:sz w:val="22"/>
          <w:szCs w:val="22"/>
        </w:rPr>
        <w:fldChar w:fldCharType="end"/>
      </w:r>
      <w:r w:rsidR="00782D8D">
        <w:rPr>
          <w:sz w:val="22"/>
          <w:szCs w:val="22"/>
        </w:rPr>
        <w:t>.</w:t>
      </w:r>
      <w:r w:rsidR="00715C56">
        <w:rPr>
          <w:sz w:val="22"/>
          <w:szCs w:val="22"/>
        </w:rPr>
        <w:t xml:space="preserve"> The simplification of relict communities was already suggested by Braun-</w:t>
      </w:r>
      <w:proofErr w:type="spellStart"/>
      <w:r w:rsidR="00715C56">
        <w:rPr>
          <w:sz w:val="22"/>
          <w:szCs w:val="22"/>
        </w:rPr>
        <w:t>Blanquet</w:t>
      </w:r>
      <w:proofErr w:type="spellEnd"/>
      <w:r w:rsidR="00715C56">
        <w:rPr>
          <w:sz w:val="22"/>
          <w:szCs w:val="22"/>
        </w:rPr>
        <w:t xml:space="preserve"> (</w:t>
      </w:r>
      <w:r w:rsidR="00DF5A1D">
        <w:rPr>
          <w:sz w:val="22"/>
          <w:szCs w:val="22"/>
        </w:rPr>
        <w:t>1932</w:t>
      </w:r>
      <w:r w:rsidR="00715C56">
        <w:rPr>
          <w:sz w:val="22"/>
          <w:szCs w:val="22"/>
        </w:rPr>
        <w:t xml:space="preserve">) as </w:t>
      </w:r>
      <w:r w:rsidR="00A5060C">
        <w:rPr>
          <w:sz w:val="22"/>
          <w:szCs w:val="22"/>
        </w:rPr>
        <w:t xml:space="preserve">a </w:t>
      </w:r>
      <w:r w:rsidR="0038404E">
        <w:rPr>
          <w:sz w:val="22"/>
          <w:szCs w:val="22"/>
        </w:rPr>
        <w:t xml:space="preserve">fragmentary </w:t>
      </w:r>
      <w:r w:rsidR="00715C56">
        <w:rPr>
          <w:sz w:val="22"/>
          <w:szCs w:val="22"/>
        </w:rPr>
        <w:t xml:space="preserve">effect that has been also identified in mire communities from southern Europe </w:t>
      </w:r>
      <w:r w:rsidR="001B4B90">
        <w:rPr>
          <w:sz w:val="22"/>
          <w:szCs w:val="22"/>
        </w:rPr>
        <w:fldChar w:fldCharType="begin" w:fldLock="1"/>
      </w:r>
      <w:r w:rsidR="005C6B25">
        <w:rPr>
          <w:sz w:val="22"/>
          <w:szCs w:val="22"/>
        </w:rPr>
        <w:instrText>ADDIN CSL_CITATION {"citationItems":[{"id":"ITEM-1","itemData":{"DOI":"10.1007/s12224-012-9125-1","abstract":"In temperate mountains, fens have been reported as relict habitats subject to geographical fragmentation and broad climatic gradients, but few studies have analyzed the influence of these factors on plant diversity. Here we investigate the effect of isolation on the vegetation diveristy of rich fens (Caricion davallianae) in the mountains of the Iberian Peninsula, the distribution limit of these habitats in south-western Europe. We used plot-based vegetation data from the Pyreness and the Cantabrian mountain range to evaluate their regional species-pool, ocurrance of specialists, beta-diversity and the effect of geo-climatic variables on their species-richness and species-composition. We found a lower ratio of rare specialist in the Pyreness than in the Cantabrian range, but similar estimates in the species pools, total species-richness per plot and beta-diversity. The isolation of the two mountain regions resulted in different species assemblages best predicted by summer precipitacion and bedrock types, showing region-based differences in the response of vegetation and plant specialists to the environment. The tighter correlation between local cliamte and diversity estimates in the Cantabrian range suggests relict character of rich fens in that region, where climatic conditions have restricted local distribution of formerly more widely distributed specialists. Although there is no relevant evidence of vegetation impoverishment in that region, historical isolation has probably resulted in the existence of fragmentary plant communitites. We conclude that fen vegetation may experience long-time persistence in climatically sub-optimal mountain refugia, but related plant specialists may be senstive to climatic changes ans subject to the extinction of local populations.","author":[{"dropping-particle":"","family":"Jiménez-Alfaro","given":"Borja","non-dropping-particle":"","parse-names":false,"suffix":""},{"dropping-particle":"","family":"Fernández-Pascual","given":"Eduardo","non-dropping-particle":"","parse-names":false,"suffix":""},{"dropping-particle":"","family":"Díaz-González","given":"Tomás E.","non-dropping-particle":"","parse-names":false,"suffix":""},{"dropping-particle":"","family":"Pérez-Haase","given":"A","non-dropping-particle":"","parse-names":false,"suffix":""},{"dropping-particle":"","family":"Ninot","given":"Josep M.","non-dropping-particle":"","parse-names":false,"suffix":""}],"container-title":"Folia Geobotanica","id":"ITEM-1","issued":{"date-parts":[["2012"]]},"page":"403-419","title":"Diversity of Rich Fen Vegetation and Related Plant Specialists in Mountain Refugia of the Iberian Peninsula","type":"article-journal","volume":"47"},"uris":["http://www.mendeley.com/documents/?uuid=1e7cec75-0241-47ad-986b-db0ed4597313"]}],"mendeley":{"formattedCitation":"(Jiménez-Alfaro et al. 2012)","plainTextFormattedCitation":"(Jiménez-Alfaro et al. 2012)","previouslyFormattedCitation":"(Jiménez-Alfaro et al. 2012)"},"properties":{"noteIndex":0},"schema":"https://github.com/citation-style-language/schema/raw/master/csl-citation.json"}</w:instrText>
      </w:r>
      <w:r w:rsidR="001B4B90">
        <w:rPr>
          <w:sz w:val="22"/>
          <w:szCs w:val="22"/>
        </w:rPr>
        <w:fldChar w:fldCharType="separate"/>
      </w:r>
      <w:r w:rsidR="005C6B25" w:rsidRPr="005C6B25">
        <w:rPr>
          <w:noProof/>
          <w:sz w:val="22"/>
          <w:szCs w:val="22"/>
        </w:rPr>
        <w:t>(Jiménez-Alfaro et al. 2012)</w:t>
      </w:r>
      <w:r w:rsidR="001B4B90">
        <w:rPr>
          <w:sz w:val="22"/>
          <w:szCs w:val="22"/>
        </w:rPr>
        <w:fldChar w:fldCharType="end"/>
      </w:r>
      <w:r w:rsidR="00715C56">
        <w:rPr>
          <w:sz w:val="22"/>
          <w:szCs w:val="22"/>
        </w:rPr>
        <w:t>.</w:t>
      </w:r>
    </w:p>
    <w:p w14:paraId="5DD78329" w14:textId="20F7CC02" w:rsidR="00813FE8" w:rsidRDefault="00437217" w:rsidP="001D4BFA">
      <w:pPr>
        <w:pStyle w:val="Textoindependiente"/>
        <w:rPr>
          <w:sz w:val="22"/>
          <w:szCs w:val="22"/>
        </w:rPr>
      </w:pPr>
      <w:r>
        <w:rPr>
          <w:sz w:val="22"/>
          <w:szCs w:val="22"/>
        </w:rPr>
        <w:t>We</w:t>
      </w:r>
      <w:r w:rsidR="001D4BFA">
        <w:rPr>
          <w:sz w:val="22"/>
          <w:szCs w:val="22"/>
        </w:rPr>
        <w:t xml:space="preserve"> also</w:t>
      </w:r>
      <w:r>
        <w:rPr>
          <w:sz w:val="22"/>
          <w:szCs w:val="22"/>
        </w:rPr>
        <w:t xml:space="preserve"> found that </w:t>
      </w:r>
      <w:commentRangeStart w:id="26"/>
      <w:r>
        <w:rPr>
          <w:sz w:val="22"/>
          <w:szCs w:val="22"/>
        </w:rPr>
        <w:t xml:space="preserve">16 </w:t>
      </w:r>
      <w:r w:rsidR="00024E29">
        <w:rPr>
          <w:sz w:val="22"/>
          <w:szCs w:val="22"/>
        </w:rPr>
        <w:t>out</w:t>
      </w:r>
      <w:r>
        <w:rPr>
          <w:sz w:val="22"/>
          <w:szCs w:val="22"/>
        </w:rPr>
        <w:t xml:space="preserve"> of </w:t>
      </w:r>
      <w:r w:rsidR="006D5DB2">
        <w:rPr>
          <w:sz w:val="22"/>
          <w:szCs w:val="22"/>
        </w:rPr>
        <w:t>86</w:t>
      </w:r>
      <w:r>
        <w:rPr>
          <w:sz w:val="22"/>
          <w:szCs w:val="22"/>
        </w:rPr>
        <w:t xml:space="preserve"> species </w:t>
      </w:r>
      <w:commentRangeEnd w:id="26"/>
      <w:r w:rsidR="00D975B7">
        <w:rPr>
          <w:rStyle w:val="Refdecomentario"/>
        </w:rPr>
        <w:commentReference w:id="26"/>
      </w:r>
      <w:r>
        <w:rPr>
          <w:sz w:val="22"/>
          <w:szCs w:val="22"/>
        </w:rPr>
        <w:t xml:space="preserve">had significant </w:t>
      </w:r>
      <w:r w:rsidR="00E943F5">
        <w:rPr>
          <w:sz w:val="22"/>
          <w:szCs w:val="22"/>
        </w:rPr>
        <w:t>responses to microclimatic conditions</w:t>
      </w:r>
      <w:r w:rsidR="007876CB">
        <w:rPr>
          <w:sz w:val="22"/>
          <w:szCs w:val="22"/>
        </w:rPr>
        <w:t xml:space="preserve">, </w:t>
      </w:r>
      <w:r w:rsidR="00024E29">
        <w:rPr>
          <w:sz w:val="22"/>
          <w:szCs w:val="22"/>
        </w:rPr>
        <w:t>indicating</w:t>
      </w:r>
      <w:r w:rsidR="007876CB">
        <w:rPr>
          <w:sz w:val="22"/>
          <w:szCs w:val="22"/>
        </w:rPr>
        <w:t xml:space="preserve"> that</w:t>
      </w:r>
      <w:r w:rsidR="00F6352A">
        <w:rPr>
          <w:sz w:val="22"/>
          <w:szCs w:val="22"/>
        </w:rPr>
        <w:t xml:space="preserve"> only a small portion of the local species pool</w:t>
      </w:r>
      <w:r w:rsidR="00DC580A">
        <w:rPr>
          <w:sz w:val="22"/>
          <w:szCs w:val="22"/>
        </w:rPr>
        <w:t xml:space="preserve"> </w:t>
      </w:r>
      <w:r w:rsidR="0016101C">
        <w:rPr>
          <w:sz w:val="22"/>
          <w:szCs w:val="22"/>
        </w:rPr>
        <w:t>would</w:t>
      </w:r>
      <w:r w:rsidR="001151A5">
        <w:rPr>
          <w:sz w:val="22"/>
          <w:szCs w:val="22"/>
        </w:rPr>
        <w:t xml:space="preserve"> </w:t>
      </w:r>
      <w:r w:rsidR="006D5DB2">
        <w:rPr>
          <w:sz w:val="22"/>
          <w:szCs w:val="22"/>
        </w:rPr>
        <w:t xml:space="preserve">noticeably </w:t>
      </w:r>
      <w:r w:rsidR="00024E29">
        <w:rPr>
          <w:sz w:val="22"/>
          <w:szCs w:val="22"/>
        </w:rPr>
        <w:t>respon</w:t>
      </w:r>
      <w:r w:rsidR="001151A5">
        <w:rPr>
          <w:sz w:val="22"/>
          <w:szCs w:val="22"/>
        </w:rPr>
        <w:t xml:space="preserve">d to </w:t>
      </w:r>
      <w:r w:rsidR="001D4BFA">
        <w:rPr>
          <w:sz w:val="22"/>
          <w:szCs w:val="22"/>
        </w:rPr>
        <w:t>extreme</w:t>
      </w:r>
      <w:r w:rsidR="001151A5">
        <w:rPr>
          <w:sz w:val="22"/>
          <w:szCs w:val="22"/>
        </w:rPr>
        <w:t xml:space="preserve"> climatic conditions. </w:t>
      </w:r>
      <w:r w:rsidR="00F26939">
        <w:rPr>
          <w:sz w:val="22"/>
          <w:szCs w:val="22"/>
        </w:rPr>
        <w:t xml:space="preserve">The predicted </w:t>
      </w:r>
      <w:r w:rsidR="005D331F">
        <w:rPr>
          <w:sz w:val="22"/>
          <w:szCs w:val="22"/>
        </w:rPr>
        <w:t>responses of t</w:t>
      </w:r>
      <w:r w:rsidR="001151A5">
        <w:rPr>
          <w:sz w:val="22"/>
          <w:szCs w:val="22"/>
        </w:rPr>
        <w:t>hese species</w:t>
      </w:r>
      <w:r w:rsidR="005D331F">
        <w:rPr>
          <w:sz w:val="22"/>
          <w:szCs w:val="22"/>
        </w:rPr>
        <w:t xml:space="preserve"> to new scenarios suggest that most of them</w:t>
      </w:r>
      <w:r w:rsidR="001151A5">
        <w:rPr>
          <w:sz w:val="22"/>
          <w:szCs w:val="22"/>
        </w:rPr>
        <w:t xml:space="preserve"> are </w:t>
      </w:r>
      <w:r w:rsidR="00F26939">
        <w:rPr>
          <w:sz w:val="22"/>
          <w:szCs w:val="22"/>
        </w:rPr>
        <w:t>adapted to cold and</w:t>
      </w:r>
      <w:r w:rsidR="001D4BFA">
        <w:rPr>
          <w:sz w:val="22"/>
          <w:szCs w:val="22"/>
        </w:rPr>
        <w:t>/or</w:t>
      </w:r>
      <w:r w:rsidR="00F26939">
        <w:rPr>
          <w:sz w:val="22"/>
          <w:szCs w:val="22"/>
        </w:rPr>
        <w:t xml:space="preserve"> snowy conditions</w:t>
      </w:r>
      <w:r w:rsidR="005D331F">
        <w:rPr>
          <w:sz w:val="22"/>
          <w:szCs w:val="22"/>
        </w:rPr>
        <w:t xml:space="preserve">. </w:t>
      </w:r>
      <w:r w:rsidR="001D4BFA">
        <w:rPr>
          <w:sz w:val="22"/>
          <w:szCs w:val="22"/>
        </w:rPr>
        <w:t>Accordingly, a</w:t>
      </w:r>
      <w:r w:rsidR="005D331F">
        <w:rPr>
          <w:sz w:val="22"/>
          <w:szCs w:val="22"/>
        </w:rPr>
        <w:t xml:space="preserve"> scenario of continuous hot freezing </w:t>
      </w:r>
      <w:r w:rsidR="007D0750">
        <w:rPr>
          <w:sz w:val="22"/>
          <w:szCs w:val="22"/>
        </w:rPr>
        <w:t xml:space="preserve">(not snowy) conditions will result in </w:t>
      </w:r>
      <w:r w:rsidR="00160CAC">
        <w:rPr>
          <w:sz w:val="22"/>
          <w:szCs w:val="22"/>
        </w:rPr>
        <w:t>local extinctions</w:t>
      </w:r>
      <w:r w:rsidR="007D0750">
        <w:rPr>
          <w:sz w:val="22"/>
          <w:szCs w:val="22"/>
        </w:rPr>
        <w:t xml:space="preserve"> of</w:t>
      </w:r>
      <w:r w:rsidR="00D049D0">
        <w:rPr>
          <w:sz w:val="22"/>
          <w:szCs w:val="22"/>
        </w:rPr>
        <w:t xml:space="preserve"> alpine</w:t>
      </w:r>
      <w:r w:rsidR="007D0750">
        <w:rPr>
          <w:sz w:val="22"/>
          <w:szCs w:val="22"/>
        </w:rPr>
        <w:t xml:space="preserve"> </w:t>
      </w:r>
      <w:r w:rsidR="00C65C0A">
        <w:rPr>
          <w:sz w:val="22"/>
          <w:szCs w:val="22"/>
        </w:rPr>
        <w:t xml:space="preserve">species with a clear requirement for </w:t>
      </w:r>
      <w:r w:rsidR="001D4BFA">
        <w:rPr>
          <w:sz w:val="22"/>
          <w:szCs w:val="22"/>
        </w:rPr>
        <w:t>snowy</w:t>
      </w:r>
      <w:r w:rsidR="00C65C0A">
        <w:rPr>
          <w:sz w:val="22"/>
          <w:szCs w:val="22"/>
        </w:rPr>
        <w:t xml:space="preserve"> microclimates (e.g., </w:t>
      </w:r>
      <w:r w:rsidR="00FF6F5C">
        <w:rPr>
          <w:i/>
          <w:iCs/>
          <w:sz w:val="22"/>
          <w:szCs w:val="22"/>
        </w:rPr>
        <w:t xml:space="preserve">Erigeron </w:t>
      </w:r>
      <w:proofErr w:type="spellStart"/>
      <w:r w:rsidR="00FF6F5C">
        <w:rPr>
          <w:i/>
          <w:iCs/>
          <w:sz w:val="22"/>
          <w:szCs w:val="22"/>
        </w:rPr>
        <w:t>alpinus</w:t>
      </w:r>
      <w:proofErr w:type="spellEnd"/>
      <w:r w:rsidR="00FF6F5C">
        <w:rPr>
          <w:i/>
          <w:iCs/>
          <w:sz w:val="22"/>
          <w:szCs w:val="22"/>
        </w:rPr>
        <w:t>,</w:t>
      </w:r>
      <w:r w:rsidR="00C65C0A">
        <w:rPr>
          <w:sz w:val="22"/>
          <w:szCs w:val="22"/>
        </w:rPr>
        <w:t xml:space="preserve"> </w:t>
      </w:r>
      <w:proofErr w:type="spellStart"/>
      <w:r w:rsidR="00C65C0A" w:rsidRPr="00C65C0A">
        <w:rPr>
          <w:i/>
          <w:iCs/>
          <w:sz w:val="22"/>
          <w:szCs w:val="22"/>
        </w:rPr>
        <w:t>Alchemila</w:t>
      </w:r>
      <w:proofErr w:type="spellEnd"/>
      <w:r w:rsidR="00C65C0A" w:rsidRPr="00C65C0A">
        <w:rPr>
          <w:i/>
          <w:iCs/>
          <w:sz w:val="22"/>
          <w:szCs w:val="22"/>
        </w:rPr>
        <w:t xml:space="preserve"> </w:t>
      </w:r>
      <w:proofErr w:type="spellStart"/>
      <w:r w:rsidR="00C65C0A" w:rsidRPr="00C65C0A">
        <w:rPr>
          <w:i/>
          <w:iCs/>
          <w:sz w:val="22"/>
          <w:szCs w:val="22"/>
        </w:rPr>
        <w:t>catalaunica</w:t>
      </w:r>
      <w:proofErr w:type="spellEnd"/>
      <w:r w:rsidR="00C65C0A">
        <w:rPr>
          <w:sz w:val="22"/>
          <w:szCs w:val="22"/>
        </w:rPr>
        <w:t>),</w:t>
      </w:r>
      <w:r w:rsidR="00E504B0">
        <w:rPr>
          <w:sz w:val="22"/>
          <w:szCs w:val="22"/>
        </w:rPr>
        <w:t xml:space="preserve"> </w:t>
      </w:r>
      <w:r w:rsidR="005D48C5">
        <w:rPr>
          <w:sz w:val="22"/>
          <w:szCs w:val="22"/>
        </w:rPr>
        <w:t xml:space="preserve">but also </w:t>
      </w:r>
      <w:r w:rsidR="00D049D0">
        <w:rPr>
          <w:sz w:val="22"/>
          <w:szCs w:val="22"/>
        </w:rPr>
        <w:t>lowland</w:t>
      </w:r>
      <w:r w:rsidR="005D48C5">
        <w:rPr>
          <w:sz w:val="22"/>
          <w:szCs w:val="22"/>
        </w:rPr>
        <w:t xml:space="preserve"> species </w:t>
      </w:r>
      <w:r w:rsidR="00D049D0">
        <w:rPr>
          <w:sz w:val="22"/>
          <w:szCs w:val="22"/>
        </w:rPr>
        <w:t>reaching</w:t>
      </w:r>
      <w:r w:rsidR="005D48C5">
        <w:rPr>
          <w:sz w:val="22"/>
          <w:szCs w:val="22"/>
        </w:rPr>
        <w:t xml:space="preserve"> the relatively deeper soils created by </w:t>
      </w:r>
      <w:proofErr w:type="spellStart"/>
      <w:r w:rsidR="005D48C5">
        <w:rPr>
          <w:sz w:val="22"/>
          <w:szCs w:val="22"/>
        </w:rPr>
        <w:t>snowbeds</w:t>
      </w:r>
      <w:proofErr w:type="spellEnd"/>
      <w:r w:rsidR="005D48C5">
        <w:rPr>
          <w:sz w:val="22"/>
          <w:szCs w:val="22"/>
        </w:rPr>
        <w:t xml:space="preserve"> (e.g.</w:t>
      </w:r>
      <w:r w:rsidR="00EB0A8C">
        <w:rPr>
          <w:sz w:val="22"/>
          <w:szCs w:val="22"/>
        </w:rPr>
        <w:t>,</w:t>
      </w:r>
      <w:r w:rsidR="005D48C5">
        <w:rPr>
          <w:sz w:val="22"/>
          <w:szCs w:val="22"/>
        </w:rPr>
        <w:t xml:space="preserve"> </w:t>
      </w:r>
      <w:r w:rsidR="005D48C5" w:rsidRPr="005D48C5">
        <w:rPr>
          <w:i/>
          <w:iCs/>
          <w:sz w:val="22"/>
          <w:szCs w:val="22"/>
        </w:rPr>
        <w:t xml:space="preserve">Lotus </w:t>
      </w:r>
      <w:proofErr w:type="spellStart"/>
      <w:r w:rsidR="005D48C5" w:rsidRPr="005D48C5">
        <w:rPr>
          <w:i/>
          <w:iCs/>
          <w:sz w:val="22"/>
          <w:szCs w:val="22"/>
        </w:rPr>
        <w:t>corniculatus</w:t>
      </w:r>
      <w:proofErr w:type="spellEnd"/>
      <w:r w:rsidR="005D48C5">
        <w:rPr>
          <w:i/>
          <w:iCs/>
          <w:sz w:val="22"/>
          <w:szCs w:val="22"/>
        </w:rPr>
        <w:t>, Scilla verna</w:t>
      </w:r>
      <w:r w:rsidR="005D48C5">
        <w:rPr>
          <w:sz w:val="22"/>
          <w:szCs w:val="22"/>
        </w:rPr>
        <w:t xml:space="preserve">). </w:t>
      </w:r>
      <w:r w:rsidR="000072C0">
        <w:rPr>
          <w:sz w:val="22"/>
          <w:szCs w:val="22"/>
        </w:rPr>
        <w:t>In contrast, the scenario with the lowest risk of local extinctions will be that of cold and snow</w:t>
      </w:r>
      <w:r w:rsidR="00B02F91">
        <w:rPr>
          <w:sz w:val="22"/>
          <w:szCs w:val="22"/>
        </w:rPr>
        <w:t xml:space="preserve">y conditions, although this would imply a likely </w:t>
      </w:r>
      <w:r w:rsidR="00E4195D">
        <w:rPr>
          <w:sz w:val="22"/>
          <w:szCs w:val="22"/>
        </w:rPr>
        <w:t>decrease of species like</w:t>
      </w:r>
      <w:r w:rsidR="00A86BD7">
        <w:rPr>
          <w:i/>
          <w:iCs/>
          <w:sz w:val="22"/>
          <w:szCs w:val="22"/>
        </w:rPr>
        <w:t xml:space="preserve"> </w:t>
      </w:r>
      <w:proofErr w:type="spellStart"/>
      <w:r w:rsidR="00A86BD7">
        <w:rPr>
          <w:i/>
          <w:iCs/>
          <w:sz w:val="22"/>
          <w:szCs w:val="22"/>
        </w:rPr>
        <w:t>Galium</w:t>
      </w:r>
      <w:proofErr w:type="spellEnd"/>
      <w:r w:rsidR="00A86BD7">
        <w:rPr>
          <w:i/>
          <w:iCs/>
          <w:sz w:val="22"/>
          <w:szCs w:val="22"/>
        </w:rPr>
        <w:t xml:space="preserve"> </w:t>
      </w:r>
      <w:proofErr w:type="spellStart"/>
      <w:r w:rsidR="00A86BD7">
        <w:rPr>
          <w:i/>
          <w:iCs/>
          <w:sz w:val="22"/>
          <w:szCs w:val="22"/>
        </w:rPr>
        <w:t>pyrenaicum</w:t>
      </w:r>
      <w:proofErr w:type="spellEnd"/>
      <w:r w:rsidR="00E4195D">
        <w:rPr>
          <w:sz w:val="22"/>
          <w:szCs w:val="22"/>
        </w:rPr>
        <w:t>.</w:t>
      </w:r>
      <w:del w:id="27" w:author="CLARA ESPINOSA DEL ALBA" w:date="2023-05-19T17:36:00Z">
        <w:r w:rsidR="00E4195D" w:rsidDel="00D975B7">
          <w:rPr>
            <w:sz w:val="22"/>
            <w:szCs w:val="22"/>
          </w:rPr>
          <w:delText xml:space="preserve"> </w:delText>
        </w:r>
        <w:r w:rsidR="001D4BFA" w:rsidDel="00D975B7">
          <w:rPr>
            <w:sz w:val="22"/>
            <w:szCs w:val="22"/>
          </w:rPr>
          <w:delText>These two species are relatively dominant in high-mountain calcareous massifs of the nearby Cantabrian mountains, which are subjected to stronger Mediterranean influence</w:delText>
        </w:r>
      </w:del>
      <w:r w:rsidR="001D4BFA">
        <w:rPr>
          <w:sz w:val="22"/>
          <w:szCs w:val="22"/>
        </w:rPr>
        <w:t>.</w:t>
      </w:r>
      <w:del w:id="28" w:author="CLARA ESPINOSA DEL ALBA" w:date="2023-05-22T16:29:00Z">
        <w:r w:rsidR="001D4BFA" w:rsidDel="00AD28FD">
          <w:rPr>
            <w:sz w:val="22"/>
            <w:szCs w:val="22"/>
          </w:rPr>
          <w:delText xml:space="preserve"> The species of </w:delText>
        </w:r>
        <w:r w:rsidR="000611FA" w:rsidDel="00AD28FD">
          <w:rPr>
            <w:sz w:val="22"/>
            <w:szCs w:val="22"/>
          </w:rPr>
          <w:delText>M</w:delText>
        </w:r>
        <w:r w:rsidR="001D4BFA" w:rsidDel="00AD28FD">
          <w:rPr>
            <w:sz w:val="22"/>
            <w:szCs w:val="22"/>
          </w:rPr>
          <w:delText xml:space="preserve">editerranean alpine communities </w:delText>
        </w:r>
        <w:r w:rsidR="00E4195D" w:rsidDel="00AD28FD">
          <w:rPr>
            <w:sz w:val="22"/>
            <w:szCs w:val="22"/>
          </w:rPr>
          <w:delText xml:space="preserve">may cope with </w:delText>
        </w:r>
        <w:r w:rsidR="005F0149" w:rsidDel="00AD28FD">
          <w:rPr>
            <w:sz w:val="22"/>
            <w:szCs w:val="22"/>
          </w:rPr>
          <w:delText xml:space="preserve">several months of snow cover during winter, </w:delText>
        </w:r>
        <w:r w:rsidR="001D4BFA" w:rsidDel="00AD28FD">
          <w:rPr>
            <w:sz w:val="22"/>
            <w:szCs w:val="22"/>
          </w:rPr>
          <w:delText>but</w:delText>
        </w:r>
        <w:r w:rsidR="00BF5D4B" w:rsidDel="00AD28FD">
          <w:rPr>
            <w:sz w:val="22"/>
            <w:szCs w:val="22"/>
          </w:rPr>
          <w:delText xml:space="preserve"> they are </w:delText>
        </w:r>
        <w:r w:rsidR="001D4BFA" w:rsidDel="00AD28FD">
          <w:rPr>
            <w:sz w:val="22"/>
            <w:szCs w:val="22"/>
          </w:rPr>
          <w:delText xml:space="preserve">also </w:delText>
        </w:r>
        <w:r w:rsidR="00BF5D4B" w:rsidDel="00AD28FD">
          <w:rPr>
            <w:sz w:val="22"/>
            <w:szCs w:val="22"/>
          </w:rPr>
          <w:delText xml:space="preserve">resistant to </w:delText>
        </w:r>
        <w:r w:rsidR="00E66A68" w:rsidDel="00AD28FD">
          <w:rPr>
            <w:sz w:val="22"/>
            <w:szCs w:val="22"/>
          </w:rPr>
          <w:delText>soil freezing condition</w:delText>
        </w:r>
        <w:r w:rsidR="001D4BFA" w:rsidDel="00AD28FD">
          <w:rPr>
            <w:sz w:val="22"/>
            <w:szCs w:val="22"/>
          </w:rPr>
          <w:delText xml:space="preserve">s and intense processes of soil cryoturbation </w:delText>
        </w:r>
        <w:r w:rsidR="00CB08A0" w:rsidDel="00AD28FD">
          <w:rPr>
            <w:sz w:val="22"/>
            <w:szCs w:val="22"/>
          </w:rPr>
          <w:fldChar w:fldCharType="begin" w:fldLock="1"/>
        </w:r>
        <w:r w:rsidR="002A75A8" w:rsidDel="00AD28FD">
          <w:rPr>
            <w:sz w:val="22"/>
            <w:szCs w:val="22"/>
          </w:rPr>
          <w:delInstrText>ADDIN CSL_CITATION {"citationItems":[{"id":"ITEM-1","itemData":{"DOI":"10.1111/jvs.12198","ISSN":"16541103","abstract":"Questions: What changes have occurred in Mediterranean high-mountain communities during the last 50 yr? Do these changes reflect upward shifts and decline in dry grassland specialists due to climate warming? Location: Upper belt (1900-2400 m a.s.l.) in Sierra de Guadarrama, Spain. Methods: We re-surveyed dry grassland communities in 50 summits that were previously sampled between the 1960s and 1980s. New plots were placed in the same localities and the same conditions as the original surveys. Changes at the species level were evaluated by comparing, between the two survey periods, species frequencies and optimal altitude estimated by local distribution models done with Maxent. Changes at the community level were assessed by comparing species richness and composition of the two surveys in relation to altitude, plot size and time between surveys. We evaluated observed changes in the whole data set and species groups by structuring the species into dry grassland specialists, other alpine species and generalists occurring at wider altitudinal ranges. Results: There was a general decline in the frequency of dry grassland specialists, an increase in frequency of generalists and no clear trends in the other species. Upward shifts were mainly detected in generalists, with significant increases in frequency. At the community level, we found a general increase in species richness that was mainly determined by the increase in generalists; coupled with a decline in number of dry grassland specialists. The structure of the communities evidenced changes between the historical surveys and the re-survey, which were mainly correlated with the number of years and the increasing dominance of generalists. Conclusions: In contrast with trends observed in other Mediterranean high-mountain communities, our study reports a general increase in species richness, although this effect is concurrent with a decline in dry grassland specialists. The observed trends support on-going replacement of endemic species by low-altitude species, and associated changes in community assemblages. Despite the limitations of re-visitation studies for assessing climate-driven changes, our results highlight the necessity of developing more studies for assessing the effects of drought in Mediterranean high-mountain communities.","author":[{"dropping-particle":"","family":"Jiménez-Alfaro","given":"Borja","non-dropping-particle":"","parse-names":false,"suffix":""},{"dropping-particle":"","family":"Gavilán","given":"Rosario G.","non-dropping-particle":"","parse-names":false,"suffix":""},{"dropping-particle":"","family":"Escudero","given":"Adrián","non-dropping-particle":"","parse-names":false,"suffix":""},{"dropping-particle":"","family":"Iriondo","given":"José María","non-dropping-particle":"","parse-names":false,"suffix":""},{"dropping-particle":"","family":"Fernández-González","given":"Federico","non-dropping-particle":"","parse-names":false,"suffix":""}],"container-title":"Journal of Vegetation Science","id":"ITEM-1","issue":"6","issued":{"date-parts":[["2014"]]},"page":"1394-1404","title":"Decline of dry grassland specialists in Mediterranean high-mountain communities influenced by recent climate warming","type":"article-journal","volume":"25"},"uris":["http://www.mendeley.com/documents/?uuid=f1ab774e-d4d8-4b1c-b962-5bb426490faa"]}],"mendeley":{"formattedCitation":"(Jiménez-Alfaro, Gavilán, et al. 2014)","manualFormatting":"(Jiménez-Alfaro et al., 2014)","plainTextFormattedCitation":"(Jiménez-Alfaro, Gavilán, et al. 2014)","previouslyFormattedCitation":"(Jiménez-Alfaro, Gavilán, et al. 2014)"},"properties":{"noteIndex":0},"schema":"https://github.com/citation-style-language/schema/raw/master/csl-citation.json"}</w:delInstrText>
        </w:r>
        <w:r w:rsidR="00CB08A0" w:rsidDel="00AD28FD">
          <w:rPr>
            <w:sz w:val="22"/>
            <w:szCs w:val="22"/>
          </w:rPr>
          <w:fldChar w:fldCharType="separate"/>
        </w:r>
        <w:r w:rsidR="00CB08A0" w:rsidRPr="006677B6" w:rsidDel="00AD28FD">
          <w:rPr>
            <w:noProof/>
            <w:sz w:val="22"/>
            <w:szCs w:val="22"/>
          </w:rPr>
          <w:delText>(Jiménez-Alfaro et al., 2014)</w:delText>
        </w:r>
        <w:r w:rsidR="00CB08A0" w:rsidDel="00AD28FD">
          <w:rPr>
            <w:sz w:val="22"/>
            <w:szCs w:val="22"/>
          </w:rPr>
          <w:fldChar w:fldCharType="end"/>
        </w:r>
      </w:del>
      <w:r w:rsidR="00544087" w:rsidRPr="006677B6">
        <w:rPr>
          <w:sz w:val="22"/>
          <w:szCs w:val="22"/>
        </w:rPr>
        <w:t>.</w:t>
      </w:r>
      <w:r w:rsidR="00AA76CE">
        <w:rPr>
          <w:sz w:val="22"/>
          <w:szCs w:val="22"/>
        </w:rPr>
        <w:t xml:space="preserve"> Interestingly, </w:t>
      </w:r>
      <w:r w:rsidR="007300EC">
        <w:rPr>
          <w:sz w:val="22"/>
          <w:szCs w:val="22"/>
        </w:rPr>
        <w:t>two species</w:t>
      </w:r>
      <w:r w:rsidR="00024F1A">
        <w:rPr>
          <w:sz w:val="22"/>
          <w:szCs w:val="22"/>
        </w:rPr>
        <w:t xml:space="preserve"> (</w:t>
      </w:r>
      <w:r w:rsidR="00024F1A" w:rsidRPr="00F2525C">
        <w:rPr>
          <w:i/>
          <w:iCs/>
          <w:sz w:val="22"/>
          <w:szCs w:val="22"/>
        </w:rPr>
        <w:t xml:space="preserve">Arabis </w:t>
      </w:r>
      <w:proofErr w:type="spellStart"/>
      <w:r w:rsidR="00024F1A" w:rsidRPr="00F2525C">
        <w:rPr>
          <w:i/>
          <w:iCs/>
          <w:sz w:val="22"/>
          <w:szCs w:val="22"/>
        </w:rPr>
        <w:t>alpina</w:t>
      </w:r>
      <w:proofErr w:type="spellEnd"/>
      <w:r w:rsidR="00024F1A">
        <w:rPr>
          <w:sz w:val="22"/>
          <w:szCs w:val="22"/>
        </w:rPr>
        <w:t xml:space="preserve"> and </w:t>
      </w:r>
      <w:r w:rsidR="00024F1A" w:rsidRPr="00F2525C">
        <w:rPr>
          <w:i/>
          <w:iCs/>
          <w:sz w:val="22"/>
          <w:szCs w:val="22"/>
        </w:rPr>
        <w:t>Festuca glacialis</w:t>
      </w:r>
      <w:r w:rsidR="00F2525C">
        <w:rPr>
          <w:sz w:val="22"/>
          <w:szCs w:val="22"/>
        </w:rPr>
        <w:t>)</w:t>
      </w:r>
      <w:r w:rsidR="007300EC">
        <w:rPr>
          <w:sz w:val="22"/>
          <w:szCs w:val="22"/>
        </w:rPr>
        <w:t xml:space="preserve"> </w:t>
      </w:r>
      <w:r w:rsidR="00544ED4">
        <w:rPr>
          <w:sz w:val="22"/>
          <w:szCs w:val="22"/>
        </w:rPr>
        <w:t xml:space="preserve">show high probability of </w:t>
      </w:r>
      <w:r w:rsidR="00544ED4">
        <w:rPr>
          <w:sz w:val="22"/>
          <w:szCs w:val="22"/>
        </w:rPr>
        <w:lastRenderedPageBreak/>
        <w:t>extinction in all scenarios, suggesting that even with the spatial buffering</w:t>
      </w:r>
      <w:r w:rsidR="000D4370">
        <w:rPr>
          <w:sz w:val="22"/>
          <w:szCs w:val="22"/>
        </w:rPr>
        <w:t>,</w:t>
      </w:r>
      <w:r w:rsidR="00544ED4">
        <w:rPr>
          <w:sz w:val="22"/>
          <w:szCs w:val="22"/>
        </w:rPr>
        <w:t xml:space="preserve"> current warming trend</w:t>
      </w:r>
      <w:r w:rsidR="00F2525C">
        <w:rPr>
          <w:sz w:val="22"/>
          <w:szCs w:val="22"/>
        </w:rPr>
        <w:t xml:space="preserve"> will result in </w:t>
      </w:r>
      <w:r w:rsidR="00C47803">
        <w:rPr>
          <w:sz w:val="22"/>
          <w:szCs w:val="22"/>
        </w:rPr>
        <w:t>the loss of local populations</w:t>
      </w:r>
      <w:r w:rsidR="00853EC4">
        <w:rPr>
          <w:sz w:val="22"/>
          <w:szCs w:val="22"/>
        </w:rPr>
        <w:t xml:space="preserve">, </w:t>
      </w:r>
      <w:r w:rsidR="000D4370">
        <w:rPr>
          <w:sz w:val="22"/>
          <w:szCs w:val="22"/>
        </w:rPr>
        <w:t xml:space="preserve">even </w:t>
      </w:r>
      <w:r w:rsidR="00AF48BB" w:rsidRPr="00AF48BB">
        <w:rPr>
          <w:sz w:val="22"/>
          <w:szCs w:val="22"/>
          <w:highlight w:val="yellow"/>
        </w:rPr>
        <w:t>maybe already in extinction debt</w:t>
      </w:r>
      <w:r w:rsidR="00853EC4" w:rsidRPr="00853EC4">
        <w:rPr>
          <w:sz w:val="22"/>
          <w:szCs w:val="22"/>
        </w:rPr>
        <w:t xml:space="preserve"> </w:t>
      </w:r>
      <w:r w:rsidR="00853EC4">
        <w:rPr>
          <w:sz w:val="22"/>
          <w:szCs w:val="22"/>
        </w:rPr>
        <w:fldChar w:fldCharType="begin" w:fldLock="1"/>
      </w:r>
      <w:r w:rsidR="00853EC4">
        <w:rPr>
          <w:sz w:val="22"/>
          <w:szCs w:val="22"/>
        </w:rPr>
        <w:instrText>ADDIN CSL_CITATION {"citationItems":[{"id":"ITEM-1","itemData":{"DOI":"10.1038/nclimate1514","ISSN":"1758678X","abstract":"Quantitative estimates of the range loss of mountain plants under climate change have so far mostly relied on static geographical projections of speciesĝ habitat shifts. Here, we use a hybrid model that combines such projections with simulations of demography and seed dispersal to forecast the climate-driven spatio-temporal dynamics of 150 high-mountain plant species across the European Alps. This model predicts average range size reductions of 44ĝ€\"50% by the end of the twenty-first century, which is similar to projections from the most ĝ€ optimisticĝ static model (49%). However, the hybrid model also indicates that population dynamics will lag behind climatic trends and that an average of 40% of the range still occupied at the end of the twenty-first century will have become climatically unsuitable for the respective species, creating an extinction debt. Alarmingly, species endemic to the Alps seem to face the highest range losses. These results caution against optimistic conclusions from moderate range size reductions observed during the twenty-first century as they are likely to belie more severe longer-term effects of climate warming on mountain plants. © 2012 Macmillan Publishers Limited. All rights reserved.","author":[{"dropping-particle":"","family":"Dullinger","given":"Stefan","non-dropping-particle":"","parse-names":false,"suffix":""},{"dropping-particle":"","family":"Gattringer","given":"Andreas","non-dropping-particle":"","parse-names":false,"suffix":""},{"dropping-particle":"","family":"Thuiller","given":"Wilfried","non-dropping-particle":"","parse-names":false,"suffix":""},{"dropping-particle":"","family":"Moser","given":"Dietmar","non-dropping-particle":"","parse-names":false,"suffix":""},{"dropping-particle":"","family":"Zimmermann","given":"Niklaus E.","non-dropping-particle":"","parse-names":false,"suffix":""},{"dropping-particle":"","family":"Guisan","given":"Antoine","non-dropping-particle":"","parse-names":false,"suffix":""},{"dropping-particle":"","family":"Willner","given":"Wolfgang","non-dropping-particle":"","parse-names":false,"suffix":""},{"dropping-particle":"","family":"Plutzar","given":"Christoph","non-dropping-particle":"","parse-names":false,"suffix":""},{"dropping-particle":"","family":"Leitner","given":"Michael","non-dropping-particle":"","parse-names":false,"suffix":""},{"dropping-particle":"","family":"Mang","given":"Thomas","non-dropping-particle":"","parse-names":false,"suffix":""},{"dropping-particle":"","family":"Caccianiga","given":"Marco","non-dropping-particle":"","parse-names":false,"suffix":""},{"dropping-particle":"","family":"Dirnböck","given":"Thomas","non-dropping-particle":"","parse-names":false,"suffix":""},{"dropping-particle":"","family":"Ertl","given":"Siegrun","non-dropping-particle":"","parse-names":false,"suffix":""},{"dropping-particle":"","family":"Fischer","given":"Anton","non-dropping-particle":"","parse-names":false,"suffix":""},{"dropping-particle":"","family":"Lenoir","given":"Jonathan","non-dropping-particle":"","parse-names":false,"suffix":""},{"dropping-particle":"","family":"Svenning","given":"Jens Christian","non-dropping-particle":"","parse-names":false,"suffix":""},{"dropping-particle":"","family":"Psomas","given":"Achilleas","non-dropping-particle":"","parse-names":false,"suffix":""},{"dropping-particle":"","family":"Schmatz","given":"Dirk R.","non-dropping-particle":"","parse-names":false,"suffix":""},{"dropping-particle":"","family":"Silc","given":"Urban","non-dropping-particle":"","parse-names":false,"suffix":""},{"dropping-particle":"","family":"Vittoz","given":"Pascal","non-dropping-particle":"","parse-names":false,"suffix":""},{"dropping-particle":"","family":"Hülber","given":"Karl","non-dropping-particle":"","parse-names":false,"suffix":""}],"container-title":"Nature Climate Change","id":"ITEM-1","issue":"8","issued":{"date-parts":[["2012"]]},"page":"619-622","publisher":"Nature Publishing Group","title":"Extinction debt of high-mountain plants under twenty-first-century climate change","type":"article-journal","volume":"2"},"uris":["http://www.mendeley.com/documents/?uuid=2bafcf07-7ff5-4df7-a1fc-29d914b57231"]}],"mendeley":{"formattedCitation":"(Dullinger et al. 2012)","plainTextFormattedCitation":"(Dullinger et al. 2012)","previouslyFormattedCitation":"(Dullinger et al. 2012)"},"properties":{"noteIndex":0},"schema":"https://github.com/citation-style-language/schema/raw/master/csl-citation.json"}</w:instrText>
      </w:r>
      <w:r w:rsidR="00853EC4">
        <w:rPr>
          <w:sz w:val="22"/>
          <w:szCs w:val="22"/>
        </w:rPr>
        <w:fldChar w:fldCharType="separate"/>
      </w:r>
      <w:r w:rsidR="00853EC4" w:rsidRPr="005C6B25">
        <w:rPr>
          <w:noProof/>
          <w:sz w:val="22"/>
          <w:szCs w:val="22"/>
        </w:rPr>
        <w:t>(Dullinger et al. 2012)</w:t>
      </w:r>
      <w:r w:rsidR="00853EC4">
        <w:rPr>
          <w:sz w:val="22"/>
          <w:szCs w:val="22"/>
        </w:rPr>
        <w:fldChar w:fldCharType="end"/>
      </w:r>
      <w:r w:rsidR="00C47803">
        <w:rPr>
          <w:sz w:val="22"/>
          <w:szCs w:val="22"/>
        </w:rPr>
        <w:t xml:space="preserve">. </w:t>
      </w:r>
      <w:r w:rsidR="001D4BFA">
        <w:rPr>
          <w:sz w:val="22"/>
          <w:szCs w:val="22"/>
        </w:rPr>
        <w:t>In the stud</w:t>
      </w:r>
      <w:r w:rsidR="008A2949">
        <w:rPr>
          <w:sz w:val="22"/>
          <w:szCs w:val="22"/>
        </w:rPr>
        <w:t>,</w:t>
      </w:r>
      <w:r w:rsidR="00694EF1">
        <w:rPr>
          <w:sz w:val="22"/>
          <w:szCs w:val="22"/>
        </w:rPr>
        <w:t xml:space="preserve"> </w:t>
      </w:r>
      <w:r w:rsidR="003F61D6">
        <w:rPr>
          <w:color w:val="FF0000"/>
          <w:sz w:val="22"/>
          <w:szCs w:val="22"/>
        </w:rPr>
        <w:t>69</w:t>
      </w:r>
      <w:commentRangeStart w:id="29"/>
      <w:r w:rsidR="00694EF1" w:rsidRPr="006F36F2">
        <w:rPr>
          <w:color w:val="FF0000"/>
          <w:sz w:val="22"/>
          <w:szCs w:val="22"/>
        </w:rPr>
        <w:t>%</w:t>
      </w:r>
      <w:commentRangeEnd w:id="29"/>
      <w:r w:rsidR="0055370C" w:rsidRPr="006F36F2">
        <w:rPr>
          <w:rStyle w:val="Refdecomentario"/>
          <w:color w:val="FF0000"/>
        </w:rPr>
        <w:commentReference w:id="29"/>
      </w:r>
      <w:r w:rsidR="00656C91">
        <w:rPr>
          <w:sz w:val="22"/>
          <w:szCs w:val="22"/>
        </w:rPr>
        <w:t xml:space="preserve"> </w:t>
      </w:r>
      <w:r w:rsidR="009E1DE6">
        <w:rPr>
          <w:sz w:val="22"/>
          <w:szCs w:val="22"/>
        </w:rPr>
        <w:t xml:space="preserve">of </w:t>
      </w:r>
      <w:r w:rsidR="001D4BFA">
        <w:rPr>
          <w:sz w:val="22"/>
          <w:szCs w:val="22"/>
        </w:rPr>
        <w:t xml:space="preserve">the </w:t>
      </w:r>
      <w:r w:rsidR="009E1DE6">
        <w:rPr>
          <w:sz w:val="22"/>
          <w:szCs w:val="22"/>
        </w:rPr>
        <w:t>species</w:t>
      </w:r>
      <w:r w:rsidR="00751192">
        <w:rPr>
          <w:sz w:val="22"/>
          <w:szCs w:val="22"/>
        </w:rPr>
        <w:t xml:space="preserve"> </w:t>
      </w:r>
      <w:r w:rsidR="00656C91">
        <w:rPr>
          <w:sz w:val="22"/>
          <w:szCs w:val="22"/>
        </w:rPr>
        <w:t xml:space="preserve">with </w:t>
      </w:r>
      <w:r w:rsidR="00E059BB">
        <w:rPr>
          <w:sz w:val="22"/>
          <w:szCs w:val="22"/>
        </w:rPr>
        <w:t xml:space="preserve">significant responses to microclimate showed high extinction risks </w:t>
      </w:r>
      <w:r w:rsidR="00751192">
        <w:rPr>
          <w:sz w:val="22"/>
          <w:szCs w:val="22"/>
        </w:rPr>
        <w:t xml:space="preserve">with </w:t>
      </w:r>
      <w:r w:rsidR="002A2EF4">
        <w:rPr>
          <w:sz w:val="22"/>
          <w:szCs w:val="22"/>
        </w:rPr>
        <w:t xml:space="preserve">either cold freezing </w:t>
      </w:r>
      <w:r w:rsidR="001333DC">
        <w:rPr>
          <w:sz w:val="22"/>
          <w:szCs w:val="22"/>
        </w:rPr>
        <w:t>or</w:t>
      </w:r>
      <w:r w:rsidR="002A2EF4">
        <w:rPr>
          <w:sz w:val="22"/>
          <w:szCs w:val="22"/>
        </w:rPr>
        <w:t xml:space="preserve"> hot snowy</w:t>
      </w:r>
      <w:r w:rsidR="00751192">
        <w:rPr>
          <w:sz w:val="22"/>
          <w:szCs w:val="22"/>
        </w:rPr>
        <w:t xml:space="preserve"> </w:t>
      </w:r>
      <w:r w:rsidR="004A607B">
        <w:rPr>
          <w:sz w:val="22"/>
          <w:szCs w:val="22"/>
        </w:rPr>
        <w:t xml:space="preserve">microclimates. These species reflect </w:t>
      </w:r>
      <w:r w:rsidR="001333DC">
        <w:rPr>
          <w:sz w:val="22"/>
          <w:szCs w:val="22"/>
        </w:rPr>
        <w:t xml:space="preserve">individual </w:t>
      </w:r>
      <w:r w:rsidR="00FD6BC2">
        <w:rPr>
          <w:sz w:val="22"/>
          <w:szCs w:val="22"/>
        </w:rPr>
        <w:t xml:space="preserve">preferences for </w:t>
      </w:r>
      <w:r w:rsidR="001333DC">
        <w:rPr>
          <w:sz w:val="22"/>
          <w:szCs w:val="22"/>
        </w:rPr>
        <w:t>intermediate conditions</w:t>
      </w:r>
      <w:r w:rsidR="00FD6BC2">
        <w:rPr>
          <w:sz w:val="22"/>
          <w:szCs w:val="22"/>
        </w:rPr>
        <w:t xml:space="preserve"> within the study system, which is likely related to the </w:t>
      </w:r>
      <w:r w:rsidR="002A2EF4">
        <w:rPr>
          <w:sz w:val="22"/>
          <w:szCs w:val="22"/>
        </w:rPr>
        <w:t>topographical variation in elevation and aspect.</w:t>
      </w:r>
      <w:r w:rsidR="009E1DE6">
        <w:rPr>
          <w:sz w:val="22"/>
          <w:szCs w:val="22"/>
        </w:rPr>
        <w:t xml:space="preserve"> According to these responses, some species showed extinction risks in </w:t>
      </w:r>
      <w:r w:rsidR="00C43EBA">
        <w:rPr>
          <w:sz w:val="22"/>
          <w:szCs w:val="22"/>
        </w:rPr>
        <w:t>more than one scenario, generally reflecting the</w:t>
      </w:r>
      <w:r w:rsidR="001E73FB">
        <w:rPr>
          <w:sz w:val="22"/>
          <w:szCs w:val="22"/>
        </w:rPr>
        <w:t xml:space="preserve">ir ecological preferences along one specific gradient. For example, </w:t>
      </w:r>
      <w:r w:rsidR="001E73FB" w:rsidRPr="00813FE8">
        <w:rPr>
          <w:i/>
          <w:iCs/>
          <w:sz w:val="22"/>
          <w:szCs w:val="22"/>
        </w:rPr>
        <w:t xml:space="preserve">Alchemilla </w:t>
      </w:r>
      <w:proofErr w:type="spellStart"/>
      <w:r w:rsidR="001E73FB" w:rsidRPr="00813FE8">
        <w:rPr>
          <w:i/>
          <w:iCs/>
          <w:sz w:val="22"/>
          <w:szCs w:val="22"/>
        </w:rPr>
        <w:t>catalaunica</w:t>
      </w:r>
      <w:proofErr w:type="spellEnd"/>
      <w:r w:rsidR="001E73FB" w:rsidRPr="00813FE8">
        <w:rPr>
          <w:i/>
          <w:iCs/>
          <w:sz w:val="22"/>
          <w:szCs w:val="22"/>
        </w:rPr>
        <w:t xml:space="preserve"> </w:t>
      </w:r>
      <w:r w:rsidR="001E73FB">
        <w:rPr>
          <w:sz w:val="22"/>
          <w:szCs w:val="22"/>
        </w:rPr>
        <w:t xml:space="preserve">and </w:t>
      </w:r>
      <w:r w:rsidR="001E73FB" w:rsidRPr="00813FE8">
        <w:rPr>
          <w:i/>
          <w:iCs/>
          <w:sz w:val="22"/>
          <w:szCs w:val="22"/>
        </w:rPr>
        <w:t xml:space="preserve">Erigeron </w:t>
      </w:r>
      <w:proofErr w:type="spellStart"/>
      <w:r w:rsidR="001E73FB" w:rsidRPr="00813FE8">
        <w:rPr>
          <w:i/>
          <w:iCs/>
          <w:sz w:val="22"/>
          <w:szCs w:val="22"/>
        </w:rPr>
        <w:t>alpinus</w:t>
      </w:r>
      <w:proofErr w:type="spellEnd"/>
      <w:r w:rsidR="001E73FB">
        <w:rPr>
          <w:sz w:val="22"/>
          <w:szCs w:val="22"/>
        </w:rPr>
        <w:t xml:space="preserve"> </w:t>
      </w:r>
      <w:r w:rsidR="009358AF">
        <w:rPr>
          <w:sz w:val="22"/>
          <w:szCs w:val="22"/>
        </w:rPr>
        <w:t xml:space="preserve">showed high extinction probability </w:t>
      </w:r>
      <w:r w:rsidR="00813FE8">
        <w:rPr>
          <w:sz w:val="22"/>
          <w:szCs w:val="22"/>
        </w:rPr>
        <w:t>under freezing conditions irrespective of temperature</w:t>
      </w:r>
      <w:r w:rsidR="009358AF">
        <w:rPr>
          <w:sz w:val="22"/>
          <w:szCs w:val="22"/>
        </w:rPr>
        <w:t xml:space="preserve">, reflecting their </w:t>
      </w:r>
      <w:r w:rsidR="00813FE8">
        <w:rPr>
          <w:sz w:val="22"/>
          <w:szCs w:val="22"/>
        </w:rPr>
        <w:t xml:space="preserve">major dependence on snow microhabitats. </w:t>
      </w:r>
      <w:del w:id="30" w:author="CLARA ESPINOSA DEL ALBA" w:date="2023-05-19T17:42:00Z">
        <w:r w:rsidR="00813FE8" w:rsidDel="009F7482">
          <w:rPr>
            <w:sz w:val="22"/>
            <w:szCs w:val="22"/>
          </w:rPr>
          <w:delText xml:space="preserve">Furthermore, </w:delText>
        </w:r>
        <w:r w:rsidR="00813FE8" w:rsidRPr="00B036F5" w:rsidDel="009F7482">
          <w:rPr>
            <w:i/>
            <w:iCs/>
            <w:sz w:val="22"/>
            <w:szCs w:val="22"/>
          </w:rPr>
          <w:delText>Arenaria moehringioides</w:delText>
        </w:r>
        <w:r w:rsidR="00813FE8" w:rsidDel="009F7482">
          <w:rPr>
            <w:sz w:val="22"/>
            <w:szCs w:val="22"/>
          </w:rPr>
          <w:delText xml:space="preserve"> and </w:delText>
        </w:r>
        <w:r w:rsidR="00813FE8" w:rsidRPr="00B036F5" w:rsidDel="009F7482">
          <w:rPr>
            <w:i/>
            <w:iCs/>
            <w:sz w:val="22"/>
            <w:szCs w:val="22"/>
          </w:rPr>
          <w:delText xml:space="preserve">Armeria cantabrica </w:delText>
        </w:r>
        <w:r w:rsidR="00B036F5" w:rsidDel="009F7482">
          <w:rPr>
            <w:sz w:val="22"/>
            <w:szCs w:val="22"/>
          </w:rPr>
          <w:delText xml:space="preserve">responded negatively to the </w:delText>
        </w:r>
        <w:commentRangeStart w:id="31"/>
        <w:r w:rsidR="00B036F5" w:rsidDel="009F7482">
          <w:rPr>
            <w:sz w:val="22"/>
            <w:szCs w:val="22"/>
          </w:rPr>
          <w:delText xml:space="preserve">two hot scenarios, </w:delText>
        </w:r>
      </w:del>
      <w:commentRangeEnd w:id="31"/>
      <w:r w:rsidR="009F7482">
        <w:rPr>
          <w:rStyle w:val="Refdecomentario"/>
        </w:rPr>
        <w:commentReference w:id="31"/>
      </w:r>
      <w:del w:id="32" w:author="CLARA ESPINOSA DEL ALBA" w:date="2023-05-19T17:42:00Z">
        <w:r w:rsidR="00B036F5" w:rsidDel="009F7482">
          <w:rPr>
            <w:sz w:val="22"/>
            <w:szCs w:val="22"/>
          </w:rPr>
          <w:delText>reflecting their preference for cold</w:delText>
        </w:r>
        <w:r w:rsidR="00614EF6" w:rsidDel="009F7482">
          <w:rPr>
            <w:sz w:val="22"/>
            <w:szCs w:val="22"/>
          </w:rPr>
          <w:delText xml:space="preserve"> conditions, either under snow or freezing microhabitats.</w:delText>
        </w:r>
      </w:del>
    </w:p>
    <w:p w14:paraId="5A59BD4A" w14:textId="2CB7B92C" w:rsidR="00614EF6" w:rsidRDefault="00614EF6" w:rsidP="00614EF6">
      <w:pPr>
        <w:pStyle w:val="FirstParagraph"/>
        <w:rPr>
          <w:b/>
          <w:bCs/>
          <w:sz w:val="22"/>
          <w:szCs w:val="22"/>
        </w:rPr>
      </w:pPr>
      <w:r>
        <w:rPr>
          <w:b/>
          <w:bCs/>
          <w:sz w:val="22"/>
          <w:szCs w:val="22"/>
        </w:rPr>
        <w:t xml:space="preserve">5. </w:t>
      </w:r>
      <w:r w:rsidRPr="00614EF6">
        <w:rPr>
          <w:b/>
          <w:bCs/>
          <w:sz w:val="22"/>
          <w:szCs w:val="22"/>
        </w:rPr>
        <w:t>Conclusions</w:t>
      </w:r>
    </w:p>
    <w:p w14:paraId="049D4572" w14:textId="4C0FF77E" w:rsidR="006C7B6A" w:rsidRDefault="002107DD" w:rsidP="006C7B6A">
      <w:pPr>
        <w:pStyle w:val="Textoindependiente"/>
        <w:spacing w:before="120" w:after="0"/>
        <w:rPr>
          <w:sz w:val="22"/>
          <w:szCs w:val="22"/>
        </w:rPr>
      </w:pPr>
      <w:r>
        <w:rPr>
          <w:sz w:val="22"/>
          <w:szCs w:val="22"/>
        </w:rPr>
        <w:t xml:space="preserve">This study </w:t>
      </w:r>
      <w:r w:rsidR="00792D04">
        <w:rPr>
          <w:sz w:val="22"/>
          <w:szCs w:val="22"/>
        </w:rPr>
        <w:t xml:space="preserve">demonstrates how </w:t>
      </w:r>
      <w:r w:rsidR="002A1BC7">
        <w:rPr>
          <w:sz w:val="22"/>
          <w:szCs w:val="22"/>
        </w:rPr>
        <w:t xml:space="preserve">microclimatic variation </w:t>
      </w:r>
      <w:r w:rsidR="00DF7312">
        <w:rPr>
          <w:sz w:val="22"/>
          <w:szCs w:val="22"/>
        </w:rPr>
        <w:t>changes</w:t>
      </w:r>
      <w:r w:rsidR="00792D04">
        <w:rPr>
          <w:sz w:val="22"/>
          <w:szCs w:val="22"/>
        </w:rPr>
        <w:t xml:space="preserve"> </w:t>
      </w:r>
      <w:r w:rsidR="002A1BC7">
        <w:rPr>
          <w:sz w:val="22"/>
          <w:szCs w:val="22"/>
        </w:rPr>
        <w:t>along temporal and spatial scales in alpine communities</w:t>
      </w:r>
      <w:r w:rsidR="004072B6">
        <w:rPr>
          <w:sz w:val="22"/>
          <w:szCs w:val="22"/>
        </w:rPr>
        <w:t xml:space="preserve">, supporting the general expectation of </w:t>
      </w:r>
      <w:r w:rsidR="00651EDF">
        <w:rPr>
          <w:sz w:val="22"/>
          <w:szCs w:val="22"/>
        </w:rPr>
        <w:t>microclimatic</w:t>
      </w:r>
      <w:r w:rsidR="004072B6">
        <w:rPr>
          <w:sz w:val="22"/>
          <w:szCs w:val="22"/>
        </w:rPr>
        <w:t xml:space="preserve"> buffer along topographic gradients</w:t>
      </w:r>
      <w:r w:rsidR="00792D04">
        <w:rPr>
          <w:sz w:val="22"/>
          <w:szCs w:val="22"/>
        </w:rPr>
        <w:t xml:space="preserve">. </w:t>
      </w:r>
      <w:r w:rsidR="00047790">
        <w:rPr>
          <w:sz w:val="22"/>
          <w:szCs w:val="22"/>
        </w:rPr>
        <w:t>We found that thermal gradients in alpine landscape</w:t>
      </w:r>
      <w:r w:rsidR="000312EC">
        <w:rPr>
          <w:sz w:val="22"/>
          <w:szCs w:val="22"/>
        </w:rPr>
        <w:t>s</w:t>
      </w:r>
      <w:r w:rsidR="00047790">
        <w:rPr>
          <w:sz w:val="22"/>
          <w:szCs w:val="22"/>
        </w:rPr>
        <w:t xml:space="preserve"> are more complex than </w:t>
      </w:r>
      <w:r w:rsidR="00924B8B">
        <w:rPr>
          <w:sz w:val="22"/>
          <w:szCs w:val="22"/>
        </w:rPr>
        <w:t>temporal</w:t>
      </w:r>
      <w:r w:rsidR="00D2291D">
        <w:rPr>
          <w:sz w:val="22"/>
          <w:szCs w:val="22"/>
        </w:rPr>
        <w:t xml:space="preserve"> changes in annual mean temperature, </w:t>
      </w:r>
      <w:r w:rsidR="000230E8">
        <w:rPr>
          <w:sz w:val="22"/>
          <w:szCs w:val="22"/>
        </w:rPr>
        <w:t xml:space="preserve">explaining the general disconnect between local scale and regional climatic models </w:t>
      </w:r>
      <w:r w:rsidR="00513D48">
        <w:rPr>
          <w:sz w:val="22"/>
          <w:szCs w:val="22"/>
        </w:rPr>
        <w:fldChar w:fldCharType="begin" w:fldLock="1"/>
      </w:r>
      <w:r w:rsidR="00593C99">
        <w:rPr>
          <w:sz w:val="22"/>
          <w:szCs w:val="22"/>
        </w:rPr>
        <w:instrText>ADDIN CSL_CITATION {"citationItems":[{"id":"ITEM-1","itemData":{"author":[{"dropping-particle":"","family":"Giorgi","given":"F","non-dropping-particle":"","parse-names":false,"suffix":""},{"dropping-particle":"","family":"Jones","given":"C","non-dropping-particle":"","parse-names":false,"suffix":""},{"dropping-particle":"","family":"Asrar","given":"GR","non-dropping-particle":"","parse-names":false,"suffix":""}],"id":"ITEM-1","issued":{"date-parts":[["2009"]]},"number-of-pages":"175–183","title":"Addressing climate information needs at the regional level: the CORDEX framework","type":"report"},"uris":["http://www.mendeley.com/documents/?uuid=0ee8e38b-3306-4da2-94be-a84cc018fd85"]}],"mendeley":{"formattedCitation":"(Giorgi et al. 2009)","plainTextFormattedCitation":"(Giorgi et al. 2009)","previouslyFormattedCitation":"(Giorgi et al. 2009)"},"properties":{"noteIndex":0},"schema":"https://github.com/citation-style-language/schema/raw/master/csl-citation.json"}</w:instrText>
      </w:r>
      <w:r w:rsidR="00513D48">
        <w:rPr>
          <w:sz w:val="22"/>
          <w:szCs w:val="22"/>
        </w:rPr>
        <w:fldChar w:fldCharType="separate"/>
      </w:r>
      <w:r w:rsidR="00513D48" w:rsidRPr="00513D48">
        <w:rPr>
          <w:noProof/>
          <w:sz w:val="22"/>
          <w:szCs w:val="22"/>
        </w:rPr>
        <w:t>(Giorgi et al. 2009)</w:t>
      </w:r>
      <w:r w:rsidR="00513D48">
        <w:rPr>
          <w:sz w:val="22"/>
          <w:szCs w:val="22"/>
        </w:rPr>
        <w:fldChar w:fldCharType="end"/>
      </w:r>
      <w:r w:rsidR="000230E8">
        <w:rPr>
          <w:sz w:val="22"/>
          <w:szCs w:val="22"/>
        </w:rPr>
        <w:t xml:space="preserve">. </w:t>
      </w:r>
      <w:r w:rsidR="00553AF2">
        <w:rPr>
          <w:sz w:val="22"/>
          <w:szCs w:val="22"/>
        </w:rPr>
        <w:t xml:space="preserve">The topographic buffer of </w:t>
      </w:r>
      <w:r w:rsidR="00D83A69">
        <w:rPr>
          <w:sz w:val="22"/>
          <w:szCs w:val="22"/>
        </w:rPr>
        <w:t xml:space="preserve">microclimate is therefore dependent on the </w:t>
      </w:r>
      <w:r w:rsidR="00716F45">
        <w:rPr>
          <w:sz w:val="22"/>
          <w:szCs w:val="22"/>
        </w:rPr>
        <w:t xml:space="preserve">local abundance of </w:t>
      </w:r>
      <w:r w:rsidR="00CD4DBB">
        <w:rPr>
          <w:sz w:val="22"/>
          <w:szCs w:val="22"/>
        </w:rPr>
        <w:t xml:space="preserve">different </w:t>
      </w:r>
      <w:r w:rsidR="00716F45">
        <w:rPr>
          <w:sz w:val="22"/>
          <w:szCs w:val="22"/>
        </w:rPr>
        <w:t xml:space="preserve">microhabitats and the </w:t>
      </w:r>
      <w:r w:rsidR="00CD4DBB">
        <w:rPr>
          <w:sz w:val="22"/>
          <w:szCs w:val="22"/>
        </w:rPr>
        <w:t>expe</w:t>
      </w:r>
      <w:r w:rsidR="00401A07">
        <w:rPr>
          <w:sz w:val="22"/>
          <w:szCs w:val="22"/>
        </w:rPr>
        <w:t>cted</w:t>
      </w:r>
      <w:r w:rsidR="00CD4DBB">
        <w:rPr>
          <w:sz w:val="22"/>
          <w:szCs w:val="22"/>
        </w:rPr>
        <w:t xml:space="preserve"> trends of climate change at local scales. </w:t>
      </w:r>
      <w:r w:rsidR="005A5BB4">
        <w:rPr>
          <w:sz w:val="22"/>
          <w:szCs w:val="22"/>
        </w:rPr>
        <w:t xml:space="preserve">Our results on vegetation resurveys and </w:t>
      </w:r>
      <w:r w:rsidR="00BB3AAF">
        <w:rPr>
          <w:sz w:val="22"/>
          <w:szCs w:val="22"/>
        </w:rPr>
        <w:t xml:space="preserve">species responses are congruent in </w:t>
      </w:r>
      <w:r w:rsidR="00905694">
        <w:rPr>
          <w:sz w:val="22"/>
          <w:szCs w:val="22"/>
        </w:rPr>
        <w:t xml:space="preserve">highlighting an increment in species with tolerance </w:t>
      </w:r>
      <w:r w:rsidR="00BA07E0">
        <w:rPr>
          <w:sz w:val="22"/>
          <w:szCs w:val="22"/>
        </w:rPr>
        <w:t>of</w:t>
      </w:r>
      <w:r w:rsidR="002327A3">
        <w:rPr>
          <w:sz w:val="22"/>
          <w:szCs w:val="22"/>
        </w:rPr>
        <w:t xml:space="preserve"> winter microclimatic freezing at the </w:t>
      </w:r>
      <w:r w:rsidR="006265DF">
        <w:rPr>
          <w:sz w:val="22"/>
          <w:szCs w:val="22"/>
        </w:rPr>
        <w:t>expense</w:t>
      </w:r>
      <w:r w:rsidR="002327A3">
        <w:rPr>
          <w:sz w:val="22"/>
          <w:szCs w:val="22"/>
        </w:rPr>
        <w:t xml:space="preserve"> of </w:t>
      </w:r>
      <w:r w:rsidR="00AD6C52">
        <w:rPr>
          <w:sz w:val="22"/>
          <w:szCs w:val="22"/>
        </w:rPr>
        <w:t xml:space="preserve">species from snow protected microsites. </w:t>
      </w:r>
      <w:r w:rsidR="006265DF">
        <w:rPr>
          <w:sz w:val="22"/>
          <w:szCs w:val="22"/>
        </w:rPr>
        <w:t xml:space="preserve">The buffer effect of </w:t>
      </w:r>
      <w:r w:rsidR="00CA7742">
        <w:rPr>
          <w:sz w:val="22"/>
          <w:szCs w:val="22"/>
        </w:rPr>
        <w:t xml:space="preserve">snowy </w:t>
      </w:r>
      <w:r w:rsidR="00C807D3">
        <w:rPr>
          <w:sz w:val="22"/>
          <w:szCs w:val="22"/>
        </w:rPr>
        <w:t>microhabitat</w:t>
      </w:r>
      <w:r w:rsidR="00CA7742">
        <w:rPr>
          <w:sz w:val="22"/>
          <w:szCs w:val="22"/>
        </w:rPr>
        <w:t xml:space="preserve"> will therefore</w:t>
      </w:r>
      <w:r w:rsidR="00DA3EED">
        <w:rPr>
          <w:sz w:val="22"/>
          <w:szCs w:val="22"/>
        </w:rPr>
        <w:t xml:space="preserve"> depend on the future trends of snow precipitation within and </w:t>
      </w:r>
      <w:r w:rsidR="00DB60F6">
        <w:rPr>
          <w:sz w:val="22"/>
          <w:szCs w:val="22"/>
        </w:rPr>
        <w:t>between</w:t>
      </w:r>
      <w:r w:rsidR="00DA3EED">
        <w:rPr>
          <w:sz w:val="22"/>
          <w:szCs w:val="22"/>
        </w:rPr>
        <w:t xml:space="preserve"> years, determining the </w:t>
      </w:r>
      <w:r w:rsidR="00DB60F6">
        <w:rPr>
          <w:sz w:val="22"/>
          <w:szCs w:val="22"/>
        </w:rPr>
        <w:t xml:space="preserve">relative abundance of </w:t>
      </w:r>
      <w:r w:rsidR="00924F34">
        <w:rPr>
          <w:sz w:val="22"/>
          <w:szCs w:val="22"/>
        </w:rPr>
        <w:t xml:space="preserve">different </w:t>
      </w:r>
      <w:r w:rsidR="00C807D3">
        <w:rPr>
          <w:sz w:val="22"/>
          <w:szCs w:val="22"/>
        </w:rPr>
        <w:t>microhabitat</w:t>
      </w:r>
      <w:r w:rsidR="005B43FE">
        <w:rPr>
          <w:sz w:val="22"/>
          <w:szCs w:val="22"/>
        </w:rPr>
        <w:t xml:space="preserve"> acting like microrefugia</w:t>
      </w:r>
      <w:r w:rsidR="00924F34">
        <w:rPr>
          <w:sz w:val="22"/>
          <w:szCs w:val="22"/>
        </w:rPr>
        <w:t xml:space="preserve">. </w:t>
      </w:r>
      <w:r w:rsidR="005A4CAD">
        <w:rPr>
          <w:sz w:val="22"/>
          <w:szCs w:val="22"/>
        </w:rPr>
        <w:t xml:space="preserve">The study system is dominated by species with wide ecological </w:t>
      </w:r>
      <w:r w:rsidR="003800AF">
        <w:rPr>
          <w:sz w:val="22"/>
          <w:szCs w:val="22"/>
        </w:rPr>
        <w:t xml:space="preserve">niches, likely </w:t>
      </w:r>
      <w:r w:rsidR="008437BD">
        <w:rPr>
          <w:sz w:val="22"/>
          <w:szCs w:val="22"/>
        </w:rPr>
        <w:t>because of</w:t>
      </w:r>
      <w:r w:rsidR="003800AF">
        <w:rPr>
          <w:sz w:val="22"/>
          <w:szCs w:val="22"/>
        </w:rPr>
        <w:t xml:space="preserve"> long-term adaptations to climate fluctuations and long </w:t>
      </w:r>
      <w:r w:rsidR="00651076">
        <w:rPr>
          <w:sz w:val="22"/>
          <w:szCs w:val="22"/>
        </w:rPr>
        <w:t>inter</w:t>
      </w:r>
      <w:r w:rsidR="003800AF">
        <w:rPr>
          <w:sz w:val="22"/>
          <w:szCs w:val="22"/>
        </w:rPr>
        <w:t>glacial periods</w:t>
      </w:r>
      <w:r w:rsidR="00895919">
        <w:rPr>
          <w:sz w:val="22"/>
          <w:szCs w:val="22"/>
        </w:rPr>
        <w:t xml:space="preserve"> under dry and cold conditions. </w:t>
      </w:r>
      <w:r w:rsidR="00F70080">
        <w:rPr>
          <w:sz w:val="22"/>
          <w:szCs w:val="22"/>
        </w:rPr>
        <w:t xml:space="preserve">The species with narrower niches are mainly associated with cold and snowy conditions, </w:t>
      </w:r>
      <w:r w:rsidR="00D84983">
        <w:rPr>
          <w:sz w:val="22"/>
          <w:szCs w:val="22"/>
        </w:rPr>
        <w:t>indicating that microrefugia are mostly found on the most “alpine” conditions</w:t>
      </w:r>
      <w:r w:rsidR="00A56CD4">
        <w:rPr>
          <w:sz w:val="22"/>
          <w:szCs w:val="22"/>
        </w:rPr>
        <w:t xml:space="preserve">, i.e., those that were more frequent during glacial periods. </w:t>
      </w:r>
      <w:r w:rsidR="00F84D11">
        <w:rPr>
          <w:sz w:val="22"/>
          <w:szCs w:val="22"/>
        </w:rPr>
        <w:t xml:space="preserve">It is thus expected that several years with a drastic reduction of snow cover may reach a tipping point beyond which the buffer effect of topography will not be effective. </w:t>
      </w:r>
      <w:r w:rsidR="00101E2D">
        <w:rPr>
          <w:sz w:val="22"/>
          <w:szCs w:val="22"/>
        </w:rPr>
        <w:t xml:space="preserve">The reduction of </w:t>
      </w:r>
      <w:r w:rsidR="004E05A1">
        <w:rPr>
          <w:sz w:val="22"/>
          <w:szCs w:val="22"/>
        </w:rPr>
        <w:t xml:space="preserve">snow-protected microsites eventually will </w:t>
      </w:r>
      <w:r w:rsidR="00604BA2">
        <w:rPr>
          <w:sz w:val="22"/>
          <w:szCs w:val="22"/>
        </w:rPr>
        <w:t xml:space="preserve">result in the simplification of local gradients and the </w:t>
      </w:r>
      <w:r w:rsidR="00604BA2" w:rsidRPr="00252EB2">
        <w:rPr>
          <w:sz w:val="22"/>
          <w:szCs w:val="22"/>
        </w:rPr>
        <w:t>homogenization of local communities</w:t>
      </w:r>
      <w:r w:rsidR="00C86873">
        <w:rPr>
          <w:sz w:val="22"/>
          <w:szCs w:val="22"/>
        </w:rPr>
        <w:t xml:space="preserve">, </w:t>
      </w:r>
      <w:r w:rsidR="00AA3C46">
        <w:rPr>
          <w:sz w:val="22"/>
          <w:szCs w:val="22"/>
        </w:rPr>
        <w:t>increasing</w:t>
      </w:r>
      <w:r w:rsidR="00C86873">
        <w:rPr>
          <w:sz w:val="22"/>
          <w:szCs w:val="22"/>
        </w:rPr>
        <w:t xml:space="preserve"> extinction risks of relict</w:t>
      </w:r>
      <w:r w:rsidR="00AA3C46">
        <w:rPr>
          <w:sz w:val="22"/>
          <w:szCs w:val="22"/>
        </w:rPr>
        <w:t xml:space="preserve"> alpine species</w:t>
      </w:r>
      <w:r w:rsidR="004E7EED">
        <w:rPr>
          <w:sz w:val="22"/>
          <w:szCs w:val="22"/>
        </w:rPr>
        <w:t xml:space="preserve"> from snowy sites</w:t>
      </w:r>
      <w:r w:rsidR="00AA3C46">
        <w:rPr>
          <w:sz w:val="22"/>
          <w:szCs w:val="22"/>
        </w:rPr>
        <w:t xml:space="preserve">. </w:t>
      </w:r>
      <w:r w:rsidR="00315849">
        <w:rPr>
          <w:sz w:val="22"/>
          <w:szCs w:val="22"/>
        </w:rPr>
        <w:t xml:space="preserve">The </w:t>
      </w:r>
      <w:r w:rsidR="00315849">
        <w:rPr>
          <w:sz w:val="22"/>
          <w:szCs w:val="22"/>
        </w:rPr>
        <w:lastRenderedPageBreak/>
        <w:t xml:space="preserve">consecution of </w:t>
      </w:r>
      <w:r w:rsidR="006674B4">
        <w:rPr>
          <w:sz w:val="22"/>
          <w:szCs w:val="22"/>
        </w:rPr>
        <w:t>local extinctions and community homogenization will</w:t>
      </w:r>
      <w:r w:rsidR="002A21A7">
        <w:rPr>
          <w:sz w:val="22"/>
          <w:szCs w:val="22"/>
        </w:rPr>
        <w:t xml:space="preserve"> </w:t>
      </w:r>
      <w:r w:rsidR="00C27AAF">
        <w:rPr>
          <w:sz w:val="22"/>
          <w:szCs w:val="22"/>
        </w:rPr>
        <w:t xml:space="preserve">result in novel communities beyond the </w:t>
      </w:r>
      <w:r w:rsidR="00B513EC">
        <w:rPr>
          <w:sz w:val="22"/>
          <w:szCs w:val="22"/>
        </w:rPr>
        <w:t xml:space="preserve">re-organization of local communities that likely occurred </w:t>
      </w:r>
      <w:r w:rsidR="00C52FE9">
        <w:rPr>
          <w:sz w:val="22"/>
          <w:szCs w:val="22"/>
        </w:rPr>
        <w:t xml:space="preserve">in response to natural climatic oscillations during postglacial periods. </w:t>
      </w:r>
      <w:r w:rsidR="00FD54F3">
        <w:rPr>
          <w:sz w:val="22"/>
          <w:szCs w:val="22"/>
        </w:rPr>
        <w:t>F</w:t>
      </w:r>
      <w:r w:rsidR="002A21A7">
        <w:rPr>
          <w:sz w:val="22"/>
          <w:szCs w:val="22"/>
        </w:rPr>
        <w:t xml:space="preserve">urther monitoring of </w:t>
      </w:r>
      <w:r w:rsidR="004D134E">
        <w:rPr>
          <w:sz w:val="22"/>
          <w:szCs w:val="22"/>
        </w:rPr>
        <w:t>snow patterns</w:t>
      </w:r>
      <w:r w:rsidR="002A21A7">
        <w:rPr>
          <w:sz w:val="22"/>
          <w:szCs w:val="22"/>
        </w:rPr>
        <w:t xml:space="preserve"> will be </w:t>
      </w:r>
      <w:r w:rsidR="00063633">
        <w:rPr>
          <w:sz w:val="22"/>
          <w:szCs w:val="22"/>
        </w:rPr>
        <w:t>basic</w:t>
      </w:r>
      <w:r w:rsidR="002A21A7">
        <w:rPr>
          <w:sz w:val="22"/>
          <w:szCs w:val="22"/>
        </w:rPr>
        <w:t xml:space="preserve"> with the support of temporal series of satellite images at high spatial resolution (between 1 and 20 m), ideally linking that information with local species and microclimatic data</w:t>
      </w:r>
      <w:bookmarkStart w:id="33" w:name="data-availability"/>
      <w:bookmarkEnd w:id="20"/>
      <w:bookmarkEnd w:id="24"/>
      <w:r w:rsidR="00063633">
        <w:rPr>
          <w:sz w:val="22"/>
          <w:szCs w:val="22"/>
        </w:rPr>
        <w:t xml:space="preserve"> and will be</w:t>
      </w:r>
      <w:r w:rsidR="00C36117">
        <w:rPr>
          <w:sz w:val="22"/>
          <w:szCs w:val="22"/>
        </w:rPr>
        <w:t xml:space="preserve"> especially needed in mountains with a narrow alpine belt</w:t>
      </w:r>
      <w:r w:rsidR="002B5BB1">
        <w:rPr>
          <w:sz w:val="22"/>
          <w:szCs w:val="22"/>
        </w:rPr>
        <w:t xml:space="preserve"> because they are more likely to local extinctions</w:t>
      </w:r>
      <w:r w:rsidR="00BC342B">
        <w:rPr>
          <w:sz w:val="22"/>
          <w:szCs w:val="22"/>
        </w:rPr>
        <w:t xml:space="preserve"> </w:t>
      </w:r>
      <w:r w:rsidR="00143A72">
        <w:rPr>
          <w:sz w:val="22"/>
          <w:szCs w:val="22"/>
        </w:rPr>
        <w:fldChar w:fldCharType="begin" w:fldLock="1"/>
      </w:r>
      <w:r w:rsidR="005C6B25">
        <w:rPr>
          <w:sz w:val="22"/>
          <w:szCs w:val="22"/>
        </w:rPr>
        <w:instrText>ADDIN CSL_CITATION {"citationItems":[{"id":"ITEM-1","itemData":{"DOI":"10.3390/D13080383","ISSN":"14242818","abstract":"The alpine belt hosts the treeless vegetation above the high elevation climatic treeline. The way alpine plants manage to thrive in a climate that prevents tree growth is through small stature, apt seasonal development, and ‘managing’ the microclimate near the ground surface. Nested in a mosaic of micro-environmental conditions, these plants are in a unique position by a close-by neighborhood of strongly diverging microhabitats. The range of adjacent thermal niches that the alpine environment provides is exceeding the worst climate warming scenarios. The provided mountains are high and large enough, these are conditions that cause alpine plant species diversity to be robust against climatic change. However, the areal extent of certain habitat types will shrink as isotherms move upslope, with the potential areal loss by the advance of the treeline by far outranging the gain in new land by glacier retreat globally.","author":[{"dropping-particle":"","family":"Körner","given":"Christian","non-dropping-particle":"","parse-names":false,"suffix":""},{"dropping-particle":"","family":"Hiltbrunner","given":"Erika","non-dropping-particle":"","parse-names":false,"suffix":""}],"container-title":"Diversity","id":"ITEM-1","issue":"8","issued":{"date-parts":[["2021"]]},"title":"Why is the alpine flora comparatively robust against climatic warming?","type":"article-journal","volume":"13"},"uris":["http://www.mendeley.com/documents/?uuid=f40d9bf7-c2e9-433f-b287-05e5a653280c"]}],"mendeley":{"formattedCitation":"(Körner &amp; Hiltbrunner 2021)","plainTextFormattedCitation":"(Körner &amp; Hiltbrunner 2021)","previouslyFormattedCitation":"(Körner &amp; Hiltbrunner 2021)"},"properties":{"noteIndex":0},"schema":"https://github.com/citation-style-language/schema/raw/master/csl-citation.json"}</w:instrText>
      </w:r>
      <w:r w:rsidR="00143A72">
        <w:rPr>
          <w:sz w:val="22"/>
          <w:szCs w:val="22"/>
        </w:rPr>
        <w:fldChar w:fldCharType="separate"/>
      </w:r>
      <w:r w:rsidR="005C6B25" w:rsidRPr="005C6B25">
        <w:rPr>
          <w:noProof/>
          <w:sz w:val="22"/>
          <w:szCs w:val="22"/>
        </w:rPr>
        <w:t>(Körner &amp; Hiltbrunner 2021)</w:t>
      </w:r>
      <w:r w:rsidR="00143A72">
        <w:rPr>
          <w:sz w:val="22"/>
          <w:szCs w:val="22"/>
        </w:rPr>
        <w:fldChar w:fldCharType="end"/>
      </w:r>
      <w:r w:rsidR="002B5BB1">
        <w:rPr>
          <w:sz w:val="22"/>
          <w:szCs w:val="22"/>
        </w:rPr>
        <w:t xml:space="preserve">. </w:t>
      </w:r>
      <w:r w:rsidR="006C7B6A">
        <w:rPr>
          <w:sz w:val="22"/>
          <w:szCs w:val="22"/>
        </w:rPr>
        <w:t>Since mountain regions are subjected to different climatic conditions across gradients of humidity and seasonality</w:t>
      </w:r>
      <w:r w:rsidR="00143A72">
        <w:rPr>
          <w:sz w:val="22"/>
          <w:szCs w:val="22"/>
        </w:rPr>
        <w:t xml:space="preserve"> </w:t>
      </w:r>
      <w:r w:rsidR="00143A72">
        <w:rPr>
          <w:sz w:val="22"/>
          <w:szCs w:val="22"/>
        </w:rPr>
        <w:fldChar w:fldCharType="begin" w:fldLock="1"/>
      </w:r>
      <w:r w:rsidR="005C6B25">
        <w:rPr>
          <w:sz w:val="22"/>
          <w:szCs w:val="22"/>
        </w:rPr>
        <w:instrText>ADDIN CSL_CITATION {"citationItems":[{"id":"ITEM-1","itemData":{"DOI":"10.1111/ecog.05012","ISSN":"16000587","abstract":"Although there is a general consensus on the distribution and ecological features of terrestrial biomes, the allocation of alpine ecosystems in the global biogeographic system is still unclear. Here, we delineate a global map of alpine areas above the treeline by modelling regional treeline elevation at 30 m resolution, using global forest cover data and quantile regression. We then used global datasets to 1) assess the climatic characteristics of alpine ecosystems using principal component analysis, 2) define bioclimatic groups by an optimized cluster analysis and 3) evaluate patterns of primary productivity based on the normalized difference vegetation index. As defined here, alpine biomes cover 3.56 Mkm2 or 2.64% of land outside Antarctica. Despite temperature differences across latitude, these ecosystems converge below a sharp threshold of 5.9°C and towards the colder end of the global climatic space. Below that temperature threshold, alpine ecosystems are influenced by a latitudinal gradient of mean annual temperature and they are climatically differentiated by seasonality and continentality. This gradient delineates a climatic envelope of global alpine biomes around temperate, boreal and tundra biomes as defined in Whittaker's scheme. Although alpine biomes are similarly dominated by poorly vegetated areas, world ecoregions show strong differences in the productivity of their alpine belt irrespectively of major climate zones. These results suggest that vegetation structure and function of alpine ecosystems are driven by regional and local contingencies in addition to macroclimatic factors.","author":[{"dropping-particle":"","family":"Testolin","given":"Riccardo","non-dropping-particle":"","parse-names":false,"suffix":""},{"dropping-particle":"","family":"Attorre","given":"Fabio","non-dropping-particle":"","parse-names":false,"suffix":""},{"dropping-particle":"","family":"Jiménez-Alfaro","given":"Borja","non-dropping-particle":"","parse-names":false,"suffix":""}],"container-title":"Ecography","id":"ITEM-1","issue":"6","issued":{"date-parts":[["2020","6","1"]]},"page":"779-788","publisher":"Blackwell Publishing Ltd","title":"Global distribution and bioclimatic characterization of alpine biomes","type":"article-journal","volume":"43"},"uris":["http://www.mendeley.com/documents/?uuid=2d096478-e094-3527-b1c3-ba3639886435"]}],"mendeley":{"formattedCitation":"(Testolin et al. 2020)","plainTextFormattedCitation":"(Testolin et al. 2020)","previouslyFormattedCitation":"(Testolin et al. 2020)"},"properties":{"noteIndex":0},"schema":"https://github.com/citation-style-language/schema/raw/master/csl-citation.json"}</w:instrText>
      </w:r>
      <w:r w:rsidR="00143A72">
        <w:rPr>
          <w:sz w:val="22"/>
          <w:szCs w:val="22"/>
        </w:rPr>
        <w:fldChar w:fldCharType="separate"/>
      </w:r>
      <w:r w:rsidR="005C6B25" w:rsidRPr="005C6B25">
        <w:rPr>
          <w:noProof/>
          <w:sz w:val="22"/>
          <w:szCs w:val="22"/>
        </w:rPr>
        <w:t>(Testolin et al. 2020)</w:t>
      </w:r>
      <w:r w:rsidR="00143A72">
        <w:rPr>
          <w:sz w:val="22"/>
          <w:szCs w:val="22"/>
        </w:rPr>
        <w:fldChar w:fldCharType="end"/>
      </w:r>
      <w:r w:rsidR="006C7B6A">
        <w:rPr>
          <w:sz w:val="22"/>
          <w:szCs w:val="22"/>
        </w:rPr>
        <w:t xml:space="preserve">, the direction of </w:t>
      </w:r>
      <w:r w:rsidR="00C73E7E">
        <w:rPr>
          <w:sz w:val="22"/>
          <w:szCs w:val="22"/>
        </w:rPr>
        <w:t>these changes, and the s</w:t>
      </w:r>
      <w:r w:rsidR="00EA45F2">
        <w:rPr>
          <w:sz w:val="22"/>
          <w:szCs w:val="22"/>
        </w:rPr>
        <w:t xml:space="preserve">pecies susceptible of </w:t>
      </w:r>
      <w:r w:rsidR="00DE1B22">
        <w:rPr>
          <w:sz w:val="22"/>
          <w:szCs w:val="22"/>
        </w:rPr>
        <w:t>local extinctions, may also differ across regions.</w:t>
      </w:r>
      <w:r w:rsidR="006C7B6A">
        <w:rPr>
          <w:sz w:val="22"/>
          <w:szCs w:val="22"/>
        </w:rPr>
        <w:t xml:space="preserve"> </w:t>
      </w:r>
      <w:r w:rsidR="00640C3E">
        <w:rPr>
          <w:sz w:val="22"/>
          <w:szCs w:val="22"/>
        </w:rPr>
        <w:t xml:space="preserve">This makes necessary to implement complementary monitoring systems </w:t>
      </w:r>
      <w:r w:rsidR="003C181D">
        <w:rPr>
          <w:sz w:val="22"/>
          <w:szCs w:val="22"/>
        </w:rPr>
        <w:t xml:space="preserve">based on </w:t>
      </w:r>
      <w:r w:rsidR="00157554">
        <w:rPr>
          <w:sz w:val="22"/>
          <w:szCs w:val="22"/>
        </w:rPr>
        <w:t xml:space="preserve">population genetic diversity or demographic trends, to assess </w:t>
      </w:r>
      <w:r w:rsidR="00E9246E">
        <w:rPr>
          <w:sz w:val="22"/>
          <w:szCs w:val="22"/>
        </w:rPr>
        <w:t>contemporary changes on relict alpine communities.</w:t>
      </w:r>
    </w:p>
    <w:p w14:paraId="05477A50" w14:textId="32AFAB12" w:rsidR="00F47D83" w:rsidRPr="00252EB2" w:rsidRDefault="00BA3CD3" w:rsidP="002762BF">
      <w:pPr>
        <w:pStyle w:val="Ttulo1"/>
        <w:rPr>
          <w:sz w:val="22"/>
          <w:szCs w:val="22"/>
        </w:rPr>
      </w:pPr>
      <w:r w:rsidRPr="00252EB2">
        <w:rPr>
          <w:sz w:val="22"/>
          <w:szCs w:val="22"/>
        </w:rPr>
        <w:t>DATA AVAILABILITY</w:t>
      </w:r>
    </w:p>
    <w:p w14:paraId="05477A51" w14:textId="09361B74" w:rsidR="00F47D83" w:rsidRDefault="00BA3CD3" w:rsidP="000D52A8">
      <w:pPr>
        <w:pStyle w:val="FirstParagraph"/>
        <w:rPr>
          <w:sz w:val="22"/>
          <w:szCs w:val="22"/>
        </w:rPr>
      </w:pPr>
      <w:r w:rsidRPr="00252EB2">
        <w:rPr>
          <w:sz w:val="22"/>
          <w:szCs w:val="22"/>
        </w:rPr>
        <w:t xml:space="preserve">The original data, R code for the analysis and creation of the manuscript can be accessed at the GitHub repository </w:t>
      </w:r>
      <w:hyperlink r:id="rId16">
        <w:r w:rsidRPr="00252EB2">
          <w:rPr>
            <w:rStyle w:val="Hipervnculo"/>
            <w:sz w:val="22"/>
            <w:szCs w:val="22"/>
          </w:rPr>
          <w:t>https://github.com/efernandezpascual/picos</w:t>
        </w:r>
      </w:hyperlink>
      <w:r w:rsidRPr="00252EB2">
        <w:rPr>
          <w:sz w:val="22"/>
          <w:szCs w:val="22"/>
        </w:rPr>
        <w:t xml:space="preserve">. A version of record of the repository is deposited in </w:t>
      </w:r>
      <w:proofErr w:type="spellStart"/>
      <w:r w:rsidRPr="00252EB2">
        <w:rPr>
          <w:sz w:val="22"/>
          <w:szCs w:val="22"/>
        </w:rPr>
        <w:t>Zenodo</w:t>
      </w:r>
      <w:proofErr w:type="spellEnd"/>
      <w:r w:rsidRPr="00252EB2">
        <w:rPr>
          <w:sz w:val="22"/>
          <w:szCs w:val="22"/>
        </w:rPr>
        <w:t>.</w:t>
      </w:r>
    </w:p>
    <w:p w14:paraId="7192B1CD" w14:textId="77777777" w:rsidR="00FB5070" w:rsidRPr="006677B6" w:rsidRDefault="00FB5070" w:rsidP="00FB5070">
      <w:pPr>
        <w:pStyle w:val="Ttulo1"/>
        <w:rPr>
          <w:sz w:val="22"/>
          <w:szCs w:val="22"/>
        </w:rPr>
      </w:pPr>
      <w:r w:rsidRPr="006677B6">
        <w:rPr>
          <w:sz w:val="22"/>
          <w:szCs w:val="22"/>
        </w:rPr>
        <w:t>LITERATURE CITED</w:t>
      </w:r>
    </w:p>
    <w:p w14:paraId="3094D979" w14:textId="2DBC914F" w:rsidR="00E86AB2" w:rsidRPr="00E86AB2" w:rsidRDefault="00BD41C6" w:rsidP="00E86AB2">
      <w:pPr>
        <w:widowControl w:val="0"/>
        <w:autoSpaceDE w:val="0"/>
        <w:autoSpaceDN w:val="0"/>
        <w:adjustRightInd w:val="0"/>
        <w:ind w:left="480" w:hanging="480"/>
        <w:rPr>
          <w:noProof/>
        </w:rPr>
      </w:pPr>
      <w:r>
        <w:fldChar w:fldCharType="begin" w:fldLock="1"/>
      </w:r>
      <w:r w:rsidRPr="006677B6">
        <w:instrText xml:space="preserve">ADDIN Mendeley Bibliography CSL_BIBLIOGRAPHY </w:instrText>
      </w:r>
      <w:r>
        <w:fldChar w:fldCharType="separate"/>
      </w:r>
      <w:r w:rsidR="00E86AB2" w:rsidRPr="00E86AB2">
        <w:rPr>
          <w:noProof/>
        </w:rPr>
        <w:t xml:space="preserve">Auffret, A.G., Vangansbeke, P., De Frenne, P., Auestad, I., Basto, S., Grandin, U., Jacquemyn, H., Jakobsson, A., Kalamees, R., Koch, M.A., Marrs, R., Marteinsdóttir, B., Wagner, M., Bekker, R.M., Bruun, H.H., Decocq, G., Hermy, M., Jankowska-Błaszczuk, M., Milberg, P., Måren, I.E., Pakeman, R.J., Phoenix, G.K., Thompson, K., Van Calster, H., Vandvik, V., &amp; Plue, J. 2023. More warm-adapted species in soil seed banks than in herb layer plant communities across Europe. </w:t>
      </w:r>
      <w:r w:rsidR="00E86AB2" w:rsidRPr="00E86AB2">
        <w:rPr>
          <w:i/>
          <w:iCs/>
          <w:noProof/>
        </w:rPr>
        <w:t>Journal of Ecology</w:t>
      </w:r>
      <w:r w:rsidR="00E86AB2" w:rsidRPr="00E86AB2">
        <w:rPr>
          <w:noProof/>
        </w:rPr>
        <w:t xml:space="preserve"> 1009–1020.</w:t>
      </w:r>
    </w:p>
    <w:p w14:paraId="5967D1EB"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Choler, P. 2018. Winter soil temperature dependence of alpine plant distribution: Implications for anticipating vegetation changes under a warming climate. </w:t>
      </w:r>
      <w:r w:rsidRPr="00E86AB2">
        <w:rPr>
          <w:i/>
          <w:iCs/>
          <w:noProof/>
        </w:rPr>
        <w:t>Perspectives in Plant Ecology, Evolution and Systematics</w:t>
      </w:r>
      <w:r w:rsidRPr="00E86AB2">
        <w:rPr>
          <w:noProof/>
        </w:rPr>
        <w:t xml:space="preserve"> 30: 6–15.</w:t>
      </w:r>
    </w:p>
    <w:p w14:paraId="7EED11D6"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Doak, D.F., &amp; Morris, W.F. 2010. Demographic compensation and tipping points in climate-induced range shifts. </w:t>
      </w:r>
      <w:r w:rsidRPr="00E86AB2">
        <w:rPr>
          <w:i/>
          <w:iCs/>
          <w:noProof/>
        </w:rPr>
        <w:t>Nature</w:t>
      </w:r>
      <w:r w:rsidRPr="00E86AB2">
        <w:rPr>
          <w:noProof/>
        </w:rPr>
        <w:t xml:space="preserve"> 467: 959–962.</w:t>
      </w:r>
    </w:p>
    <w:p w14:paraId="67D24D67" w14:textId="77777777" w:rsidR="00E86AB2" w:rsidRPr="00E86AB2" w:rsidRDefault="00E86AB2" w:rsidP="00E86AB2">
      <w:pPr>
        <w:widowControl w:val="0"/>
        <w:autoSpaceDE w:val="0"/>
        <w:autoSpaceDN w:val="0"/>
        <w:adjustRightInd w:val="0"/>
        <w:ind w:left="480" w:hanging="480"/>
        <w:rPr>
          <w:noProof/>
        </w:rPr>
      </w:pPr>
      <w:r w:rsidRPr="00E86AB2">
        <w:rPr>
          <w:noProof/>
        </w:rPr>
        <w:lastRenderedPageBreak/>
        <w:t xml:space="preserve">Dullinger, S., Gattringer, A., Thuiller, W., Moser, D., Zimmermann, N.E., Guisan, A., Willner, W., Plutzar, C., Leitner, M., Mang, T., Caccianiga, M., Dirnböck, T., Ertl, S., Fischer, A., Lenoir, J., Svenning, J.C., Psomas, A., Schmatz, D.R., Silc, U., Vittoz, P., &amp; Hülber, K. 2012. Extinction debt of high-mountain plants under twenty-first-century climate change. </w:t>
      </w:r>
      <w:r w:rsidRPr="00E86AB2">
        <w:rPr>
          <w:i/>
          <w:iCs/>
          <w:noProof/>
        </w:rPr>
        <w:t>Nature Climate Change</w:t>
      </w:r>
      <w:r w:rsidRPr="00E86AB2">
        <w:rPr>
          <w:noProof/>
        </w:rPr>
        <w:t xml:space="preserve"> 2: 619–622.</w:t>
      </w:r>
    </w:p>
    <w:p w14:paraId="09F062A1"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Fick, S.E., &amp; Hijmans, R.J. 2017. WorldClim 2: new 1-km spatial resolution climate surfaces for global land areas. </w:t>
      </w:r>
      <w:r w:rsidRPr="00E86AB2">
        <w:rPr>
          <w:i/>
          <w:iCs/>
          <w:noProof/>
        </w:rPr>
        <w:t>International Journal of Climatology</w:t>
      </w:r>
      <w:r w:rsidRPr="00E86AB2">
        <w:rPr>
          <w:noProof/>
        </w:rPr>
        <w:t xml:space="preserve"> 37: 4302–4315.</w:t>
      </w:r>
    </w:p>
    <w:p w14:paraId="660477C7"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García-Gutiérrez, T., Jiménez-Alfaro, B., Fernández-Pascual, E., &amp; Müller, J. V. 2018. Functional diversity and ecological requirements of alpine vegetation types in a biogeographical transition zone. </w:t>
      </w:r>
      <w:r w:rsidRPr="00E86AB2">
        <w:rPr>
          <w:i/>
          <w:iCs/>
          <w:noProof/>
        </w:rPr>
        <w:t>Phytocoenologia</w:t>
      </w:r>
      <w:r w:rsidRPr="00E86AB2">
        <w:rPr>
          <w:noProof/>
        </w:rPr>
        <w:t xml:space="preserve"> 48: 77–89.</w:t>
      </w:r>
    </w:p>
    <w:p w14:paraId="5473FD76"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Giorgi, F., Jones, C., &amp; Asrar, G. 2009. </w:t>
      </w:r>
      <w:r w:rsidRPr="00E86AB2">
        <w:rPr>
          <w:i/>
          <w:iCs/>
          <w:noProof/>
        </w:rPr>
        <w:t>Addressing climate information needs at the regional level: the CORDEX framework</w:t>
      </w:r>
      <w:r w:rsidRPr="00E86AB2">
        <w:rPr>
          <w:noProof/>
        </w:rPr>
        <w:t>.</w:t>
      </w:r>
    </w:p>
    <w:p w14:paraId="00CF6E7D"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Gottfried, M., Pauli, H., Futschik, A., Akhalkatsi, M., Barančok, P., Benito Alonso, J.L., Coldea, G., Dick, J., Erschbamer, B., Fernández Calzado, M.R., Kazakis, G., Krajči, J., Larsson, P., Mallaun, M., Michelsen, O., Moiseev, D., Moiseev, P., Molau, U., Merzouki, A., Nagy, L., Nakhutsrishvili, G., Pedersen, B., Pelino, G., Puscas, M., Rossi, G., Stanisci, A., Theurillat, J.P., Tomaselli, M., Villar, L., Vittoz, P., Vogiatzakis, I., &amp; Grabherr, G. 2012. Continent-wide response of mountain vegetation to climate change. </w:t>
      </w:r>
      <w:r w:rsidRPr="00E86AB2">
        <w:rPr>
          <w:i/>
          <w:iCs/>
          <w:noProof/>
        </w:rPr>
        <w:t>Nature Climate Change</w:t>
      </w:r>
      <w:r w:rsidRPr="00E86AB2">
        <w:rPr>
          <w:noProof/>
        </w:rPr>
        <w:t xml:space="preserve"> 2: 111–115.</w:t>
      </w:r>
    </w:p>
    <w:p w14:paraId="30CE63FD"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Graae, B.J., Vandvik, V., Armbruster, W.S., Eiserhardt, W.L., Svenning, J.C., Hylander, K., Ehrlén, J., Speed, J.D.., Klanderud, K., Bråthen, K.A., Milbau, A., Opedal, Ø.H., Alsos, I.G., Ejrnæs, R., Bruun, H.H., Birks, H.J.B., Westergaard, K.B., Birks, H.H., &amp; Lenoir, J. 2018. Stay or go – how topographic complexity influences alpine plant population and community responses to climate change. </w:t>
      </w:r>
      <w:r w:rsidRPr="00E86AB2">
        <w:rPr>
          <w:i/>
          <w:iCs/>
          <w:noProof/>
        </w:rPr>
        <w:t>Perspectives in Plant Ecology, Evolution and Systematics</w:t>
      </w:r>
      <w:r w:rsidRPr="00E86AB2">
        <w:rPr>
          <w:noProof/>
        </w:rPr>
        <w:t xml:space="preserve"> 30: 41–50.</w:t>
      </w:r>
    </w:p>
    <w:p w14:paraId="78DEABB0"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Gya, R., Geange, S.R., Lynn, J.S., Töpper, J.P., Wallevik, Ø., Zernichow, C., &amp; Vandvik, V. 2023. A test of local adaptation to drought in germination and </w:t>
      </w:r>
      <w:r w:rsidRPr="00E86AB2">
        <w:rPr>
          <w:noProof/>
        </w:rPr>
        <w:lastRenderedPageBreak/>
        <w:t xml:space="preserve">seedling traits in populations of two alpine forbs across a 2000 mm/year precipitation gradient. </w:t>
      </w:r>
      <w:r w:rsidRPr="00E86AB2">
        <w:rPr>
          <w:i/>
          <w:iCs/>
          <w:noProof/>
        </w:rPr>
        <w:t>Ecology and Evolution</w:t>
      </w:r>
      <w:r w:rsidRPr="00E86AB2">
        <w:rPr>
          <w:noProof/>
        </w:rPr>
        <w:t xml:space="preserve"> 13: 1–19.</w:t>
      </w:r>
    </w:p>
    <w:p w14:paraId="116D6EEC"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Jiménez-Alfaro, B., Abdulhak, S., Attorre, F., Bergamini, A., Carranza, M.L., Chiarucci, A., &amp; Winkler, M. 2021. Post-glacial determinants of regional species pools in alpine grasslands. </w:t>
      </w:r>
      <w:r w:rsidRPr="00E86AB2">
        <w:rPr>
          <w:i/>
          <w:iCs/>
          <w:noProof/>
        </w:rPr>
        <w:t>Global Ecology Biogeography</w:t>
      </w:r>
      <w:r w:rsidRPr="00E86AB2">
        <w:rPr>
          <w:noProof/>
        </w:rPr>
        <w:t xml:space="preserve"> 30: 1101–1115.</w:t>
      </w:r>
    </w:p>
    <w:p w14:paraId="2E4505DD"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Jiménez-Alfaro, B., Alonso Felpete, J.I., Bueno Sánchez, Á., &amp; Fernández Prieto, J.A. 2014. Alpine plant communities in the Picos de Europa calcareous massif (Northern Spain). </w:t>
      </w:r>
      <w:r w:rsidRPr="00E86AB2">
        <w:rPr>
          <w:i/>
          <w:iCs/>
          <w:noProof/>
        </w:rPr>
        <w:t>Lazaroa</w:t>
      </w:r>
      <w:r w:rsidRPr="00E86AB2">
        <w:rPr>
          <w:noProof/>
        </w:rPr>
        <w:t xml:space="preserve"> 35:.</w:t>
      </w:r>
    </w:p>
    <w:p w14:paraId="28FEB69E"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Jiménez-Alfaro, B., Fernández-Pascual, E., Díaz-González, T.E., Pérez-Haase, A., &amp; Ninot, J.M. 2012. Diversity of Rich Fen Vegetation and Related Plant Specialists in Mountain Refugia of the Iberian Peninsula. </w:t>
      </w:r>
      <w:r w:rsidRPr="00E86AB2">
        <w:rPr>
          <w:i/>
          <w:iCs/>
          <w:noProof/>
        </w:rPr>
        <w:t>Folia Geobotanica</w:t>
      </w:r>
      <w:r w:rsidRPr="00E86AB2">
        <w:rPr>
          <w:noProof/>
        </w:rPr>
        <w:t xml:space="preserve"> 47: 403–419.</w:t>
      </w:r>
    </w:p>
    <w:p w14:paraId="4EB0A23D"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Jiménez-Alfaro, B., García-Calvo, L., García, P., &amp; Acebes, J.L. 2016. Anticipating extinctions of glacial relict populations in mountain refugia. </w:t>
      </w:r>
      <w:r w:rsidRPr="00E86AB2">
        <w:rPr>
          <w:i/>
          <w:iCs/>
          <w:noProof/>
        </w:rPr>
        <w:t>Biological Conservation</w:t>
      </w:r>
      <w:r w:rsidRPr="00E86AB2">
        <w:rPr>
          <w:noProof/>
        </w:rPr>
        <w:t xml:space="preserve"> 201: 243–251.</w:t>
      </w:r>
    </w:p>
    <w:p w14:paraId="694CEC01"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Jiménez-Alfaro, B., Gavilán, R.G., Escudero, A., Iriondo, J.M., &amp; Fernández-González, F. 2014. Decline of dry grassland specialists in Mediterranean high-mountain communities influenced by recent climate warming. </w:t>
      </w:r>
      <w:r w:rsidRPr="00E86AB2">
        <w:rPr>
          <w:i/>
          <w:iCs/>
          <w:noProof/>
        </w:rPr>
        <w:t>Journal of Vegetation Science</w:t>
      </w:r>
      <w:r w:rsidRPr="00E86AB2">
        <w:rPr>
          <w:noProof/>
        </w:rPr>
        <w:t xml:space="preserve"> 25: 1394–1404.</w:t>
      </w:r>
    </w:p>
    <w:p w14:paraId="4706C724"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Jiménez-Alfaro, B., Marcenó, C., Bueno, Á., Gavilán, R., &amp; Obeso, J.R. 2014. Biogeographic deconstruction of alpine plant communities along altitudinal and topographic gradients. </w:t>
      </w:r>
      <w:r w:rsidRPr="00E86AB2">
        <w:rPr>
          <w:i/>
          <w:iCs/>
          <w:noProof/>
        </w:rPr>
        <w:t>Journal of Vegetation Science</w:t>
      </w:r>
      <w:r w:rsidRPr="00E86AB2">
        <w:rPr>
          <w:noProof/>
        </w:rPr>
        <w:t xml:space="preserve"> 25: 160–171.</w:t>
      </w:r>
    </w:p>
    <w:p w14:paraId="6A1295AE"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Körner, C. 2021. </w:t>
      </w:r>
      <w:r w:rsidRPr="00E86AB2">
        <w:rPr>
          <w:i/>
          <w:iCs/>
          <w:noProof/>
        </w:rPr>
        <w:t>Alpine Plant Life</w:t>
      </w:r>
      <w:r w:rsidRPr="00E86AB2">
        <w:rPr>
          <w:noProof/>
        </w:rPr>
        <w:t xml:space="preserve"> (Springer Nature Switzerland AG 2021, Ed.). Springer Cham.</w:t>
      </w:r>
    </w:p>
    <w:p w14:paraId="660519BD"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Körner, C., &amp; Hiltbrunner, E. 2021. Why is the alpine flora comparatively robust against climatic warming? </w:t>
      </w:r>
      <w:r w:rsidRPr="00E86AB2">
        <w:rPr>
          <w:i/>
          <w:iCs/>
          <w:noProof/>
        </w:rPr>
        <w:t>Diversity</w:t>
      </w:r>
      <w:r w:rsidRPr="00E86AB2">
        <w:rPr>
          <w:noProof/>
        </w:rPr>
        <w:t xml:space="preserve"> 13:.</w:t>
      </w:r>
    </w:p>
    <w:p w14:paraId="6CB94638" w14:textId="77777777" w:rsidR="00E86AB2" w:rsidRPr="00E86AB2" w:rsidRDefault="00E86AB2" w:rsidP="00E86AB2">
      <w:pPr>
        <w:widowControl w:val="0"/>
        <w:autoSpaceDE w:val="0"/>
        <w:autoSpaceDN w:val="0"/>
        <w:adjustRightInd w:val="0"/>
        <w:ind w:left="480" w:hanging="480"/>
        <w:rPr>
          <w:noProof/>
        </w:rPr>
      </w:pPr>
      <w:r w:rsidRPr="00E86AB2">
        <w:rPr>
          <w:noProof/>
        </w:rPr>
        <w:lastRenderedPageBreak/>
        <w:t xml:space="preserve">Lu, X., Liang, E., Babst, F., Camarero, J.J., &amp; Büntgen, U. 2022. Warming-induced tipping points of Arctic and alpine shrub recruitment. </w:t>
      </w:r>
      <w:r w:rsidRPr="00E86AB2">
        <w:rPr>
          <w:i/>
          <w:iCs/>
          <w:noProof/>
        </w:rPr>
        <w:t>Proceedings of the National Academy of Sciences of the United States of America</w:t>
      </w:r>
      <w:r w:rsidRPr="00E86AB2">
        <w:rPr>
          <w:noProof/>
        </w:rPr>
        <w:t xml:space="preserve"> 119: 1–3.</w:t>
      </w:r>
    </w:p>
    <w:p w14:paraId="1AC7B507"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Malanson, G.P., Testolin, R., Pansing, E.R., &amp; Jiménez-Alfaro, B. 2023. Area, environmental heterogeneity, scale and the conservation of alpine diversity. </w:t>
      </w:r>
      <w:r w:rsidRPr="00E86AB2">
        <w:rPr>
          <w:i/>
          <w:iCs/>
          <w:noProof/>
        </w:rPr>
        <w:t>Journal of Biogeography</w:t>
      </w:r>
      <w:r w:rsidRPr="00E86AB2">
        <w:rPr>
          <w:noProof/>
        </w:rPr>
        <w:t xml:space="preserve"> 743–754.</w:t>
      </w:r>
    </w:p>
    <w:p w14:paraId="7A78898F"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Matteodo, M., Ammann, K., Verrecchia, E.P., &amp; Vittoz, P. 2016. Snowbeds are more affected than other subalpine–alpine plant communities by climate change in the Swiss Alps. </w:t>
      </w:r>
      <w:r w:rsidRPr="00E86AB2">
        <w:rPr>
          <w:i/>
          <w:iCs/>
          <w:noProof/>
        </w:rPr>
        <w:t>Ecology and Evolution</w:t>
      </w:r>
      <w:r w:rsidRPr="00E86AB2">
        <w:rPr>
          <w:noProof/>
        </w:rPr>
        <w:t xml:space="preserve"> 6: 6969–6982.</w:t>
      </w:r>
    </w:p>
    <w:p w14:paraId="7D421FBE"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Mazalla, L., Diekmann, M., &amp; Duprè, C. 2022. Microclimate shapes vegetation response to drought in calcareous grasslands. </w:t>
      </w:r>
      <w:r w:rsidRPr="00E86AB2">
        <w:rPr>
          <w:i/>
          <w:iCs/>
          <w:noProof/>
        </w:rPr>
        <w:t>Applied Vegetation Science</w:t>
      </w:r>
      <w:r w:rsidRPr="00E86AB2">
        <w:rPr>
          <w:noProof/>
        </w:rPr>
        <w:t xml:space="preserve"> 25: 1–12.</w:t>
      </w:r>
    </w:p>
    <w:p w14:paraId="6CC8B255"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McFadden, D. 1974. Conditional logit analysis of qualitative choice behaviour. In Frontiers in Econometric (ed.), </w:t>
      </w:r>
      <w:r w:rsidRPr="00E86AB2">
        <w:rPr>
          <w:i/>
          <w:iCs/>
          <w:noProof/>
        </w:rPr>
        <w:t>Zarembka P</w:t>
      </w:r>
      <w:r w:rsidRPr="00E86AB2">
        <w:rPr>
          <w:noProof/>
        </w:rPr>
        <w:t>, pp. 105–142. Academic Press, Cambridge, MA.</w:t>
      </w:r>
    </w:p>
    <w:p w14:paraId="6A6E5FE3"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McFadden, D. 1979. Quantitative Methods for Analyzing Travel Behaviour of Individuals : Some Recent Developments. In Hensher, D. &amp; Stopher, P. (eds.), </w:t>
      </w:r>
      <w:r w:rsidRPr="00E86AB2">
        <w:rPr>
          <w:i/>
          <w:iCs/>
          <w:noProof/>
        </w:rPr>
        <w:t>Cowles Foundation Discussion Papers</w:t>
      </w:r>
      <w:r w:rsidRPr="00E86AB2">
        <w:rPr>
          <w:noProof/>
        </w:rPr>
        <w:t>, Behavioural Travel Modelling, London, UK.</w:t>
      </w:r>
    </w:p>
    <w:p w14:paraId="27616ECB"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Moeslund, J.E., Arge, L., Bøcher, P.K., Dalgaard, T., Ejrnæs, R., Odgaard, M.V., &amp; Svenning, J.C. 2013. Topographically controlled soil moisture drives plant diversity patterns within grasslands. </w:t>
      </w:r>
      <w:r w:rsidRPr="00E86AB2">
        <w:rPr>
          <w:i/>
          <w:iCs/>
          <w:noProof/>
        </w:rPr>
        <w:t>Biodiversity and Conservation</w:t>
      </w:r>
      <w:r w:rsidRPr="00E86AB2">
        <w:rPr>
          <w:noProof/>
        </w:rPr>
        <w:t xml:space="preserve"> 22: 2151–2166.</w:t>
      </w:r>
    </w:p>
    <w:p w14:paraId="5FE427BA"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Nicklas, L., Walde, J., Wipf, S., Lamprecht, A., Mallaun, M., Rixen, C., Steinbauer, K., Theurillat, J.P., Unterluggauer, P., Vittoz, P., Moser, D., Gattringer, A., Wessely, J., &amp; Erschbamer, B. 2021. Climate Change Affects Vegetation Differently on Siliceous and Calcareous Summits of the European Alps. </w:t>
      </w:r>
      <w:r w:rsidRPr="00E86AB2">
        <w:rPr>
          <w:i/>
          <w:iCs/>
          <w:noProof/>
        </w:rPr>
        <w:t>Frontiers in Ecology and Evolution</w:t>
      </w:r>
      <w:r w:rsidRPr="00E86AB2">
        <w:rPr>
          <w:noProof/>
        </w:rPr>
        <w:t xml:space="preserve"> 9: 1–15.</w:t>
      </w:r>
    </w:p>
    <w:p w14:paraId="4ED4FD6F" w14:textId="77777777" w:rsidR="00E86AB2" w:rsidRPr="00E86AB2" w:rsidRDefault="00E86AB2" w:rsidP="00E86AB2">
      <w:pPr>
        <w:widowControl w:val="0"/>
        <w:autoSpaceDE w:val="0"/>
        <w:autoSpaceDN w:val="0"/>
        <w:adjustRightInd w:val="0"/>
        <w:ind w:left="480" w:hanging="480"/>
        <w:rPr>
          <w:noProof/>
        </w:rPr>
      </w:pPr>
      <w:r w:rsidRPr="00E86AB2">
        <w:rPr>
          <w:noProof/>
        </w:rPr>
        <w:lastRenderedPageBreak/>
        <w:t xml:space="preserve">Oksanen, J., Blanchet, F.G., Friendly, M., Simpson, G.L., Solymos, P., Stevens, M.H.H., Szoecs, E., Wagner, H., Barbour, M., Bedward, M., Bolker, B., Borcard, D., Carvalho, G., Chirico, M., Durand, S., Beatriz, H., Evangelista, A., Hannigan, G., Hill, M.O., Lahti, L., Mcglinn, D., Ribeiro, E., Smith, T., Stier, A., Ter, C.J.F., &amp; Weedon, J. 2019. Title Community Ecology Package. </w:t>
      </w:r>
      <w:r w:rsidRPr="00E86AB2">
        <w:rPr>
          <w:i/>
          <w:iCs/>
          <w:noProof/>
        </w:rPr>
        <w:t>Vegan: Community Ecol Package</w:t>
      </w:r>
      <w:r w:rsidRPr="00E86AB2">
        <w:rPr>
          <w:noProof/>
        </w:rPr>
        <w:t>.</w:t>
      </w:r>
    </w:p>
    <w:p w14:paraId="5C0B769F"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Opedal, Ø.H., Armbruster, W.S., &amp; Graae, B.J. 2015. Linking small-scale topography with microclimate, plant species diversity and intra-specific trait variation in an alpine landscape. </w:t>
      </w:r>
      <w:r w:rsidRPr="00E86AB2">
        <w:rPr>
          <w:i/>
          <w:iCs/>
          <w:noProof/>
        </w:rPr>
        <w:t>Plant Ecology and Diversity</w:t>
      </w:r>
      <w:r w:rsidRPr="00E86AB2">
        <w:rPr>
          <w:noProof/>
        </w:rPr>
        <w:t xml:space="preserve"> 8: 305–315.</w:t>
      </w:r>
    </w:p>
    <w:p w14:paraId="3ED28FCC"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Pauli, H., Gottfried, M., Dullinger, S., Abdaladze, O., Akhalkatsi, M., Alonso, J.L.B., Coldea, G., Dick, J., Erschbamer, B., Calzado, R.F., Ghosn, D., Holten, J.I., Kanka, R., Kazakis, G., Kollár, J., Larsson, P., Moiseev, P., Moiseev, D., Molau, U., Mesa, J.M., Nagy, L., Pelino, G., Puşcaş, M., Rossi, G., Stanisci, A., Syverhuset, A.O., Theurillat, J.P., Tomaselli, M., Unterluggauer, P., Villar, L., Vittoz, P., &amp; Grabherr, G. 2012. Recent plant diversity changes on Europe’s mountain summits. </w:t>
      </w:r>
      <w:r w:rsidRPr="00E86AB2">
        <w:rPr>
          <w:i/>
          <w:iCs/>
          <w:noProof/>
        </w:rPr>
        <w:t>Science</w:t>
      </w:r>
      <w:r w:rsidRPr="00E86AB2">
        <w:rPr>
          <w:noProof/>
        </w:rPr>
        <w:t xml:space="preserve"> 336: 353–355.</w:t>
      </w:r>
    </w:p>
    <w:p w14:paraId="2EE35D60"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Pauli, H., Gottfried, M., Lamprecht, A., Niessner, S., Rumpf, S., Winkler, M., Steinbauer, K., &amp; Grabherr, G. 2015. </w:t>
      </w:r>
      <w:r w:rsidRPr="00E86AB2">
        <w:rPr>
          <w:i/>
          <w:iCs/>
          <w:noProof/>
        </w:rPr>
        <w:t>The GLORIA field manual—standard Multi-Summit approach, supplementary methods and extra approaches (5th edn)</w:t>
      </w:r>
      <w:r w:rsidRPr="00E86AB2">
        <w:rPr>
          <w:noProof/>
        </w:rPr>
        <w:t>. Vienna.</w:t>
      </w:r>
    </w:p>
    <w:p w14:paraId="638204AA"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Rosbakh, S., Fernández-Pascual, E., Mondoni, A., &amp; Onipchenko, V. 2022. Alpine plant communities differ in their seed germination requirements along a snowmelt gradient in the Caucasus. </w:t>
      </w:r>
      <w:r w:rsidRPr="00E86AB2">
        <w:rPr>
          <w:i/>
          <w:iCs/>
          <w:noProof/>
        </w:rPr>
        <w:t>Alpine Botany</w:t>
      </w:r>
      <w:r w:rsidRPr="00E86AB2">
        <w:rPr>
          <w:noProof/>
        </w:rPr>
        <w:t xml:space="preserve"> 132: 223–232.</w:t>
      </w:r>
    </w:p>
    <w:p w14:paraId="0DF9D0F7"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Scherrer, D. and Körner, C. 2011. Topographically controlled thermal-habitat differentiation buffers alpine plant diversity against climate warming. </w:t>
      </w:r>
      <w:r w:rsidRPr="00E86AB2">
        <w:rPr>
          <w:i/>
          <w:iCs/>
          <w:noProof/>
        </w:rPr>
        <w:t>Journal of Biogeography</w:t>
      </w:r>
      <w:r w:rsidRPr="00E86AB2">
        <w:rPr>
          <w:noProof/>
        </w:rPr>
        <w:t xml:space="preserve"> 38: 406–416.</w:t>
      </w:r>
    </w:p>
    <w:p w14:paraId="43D25A17"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Schickhoff, U., Bobrowski, M., Mal, S., Schwab, N., &amp; Singh, R. 2022. The World’s Mountains in the Anthropocene. In Schickhoff, U., Singh, R., &amp; Mal, S. (eds.), </w:t>
      </w:r>
      <w:r w:rsidRPr="00E86AB2">
        <w:rPr>
          <w:i/>
          <w:iCs/>
          <w:noProof/>
        </w:rPr>
        <w:t>Mountain Landscapes in Transition</w:t>
      </w:r>
      <w:r w:rsidRPr="00E86AB2">
        <w:rPr>
          <w:noProof/>
        </w:rPr>
        <w:t>, pp. 1–144. Springer Cham.</w:t>
      </w:r>
    </w:p>
    <w:p w14:paraId="77D6ED55" w14:textId="77777777" w:rsidR="00E86AB2" w:rsidRPr="00E86AB2" w:rsidRDefault="00E86AB2" w:rsidP="00E86AB2">
      <w:pPr>
        <w:widowControl w:val="0"/>
        <w:autoSpaceDE w:val="0"/>
        <w:autoSpaceDN w:val="0"/>
        <w:adjustRightInd w:val="0"/>
        <w:ind w:left="480" w:hanging="480"/>
        <w:rPr>
          <w:noProof/>
        </w:rPr>
      </w:pPr>
      <w:r w:rsidRPr="00E86AB2">
        <w:rPr>
          <w:noProof/>
        </w:rPr>
        <w:lastRenderedPageBreak/>
        <w:t xml:space="preserve">Schöb, C., Kammer, P.M., Choler, P., &amp; Veit, H. 2009. Small-scale plant species distribution in snowbeds and its sensitivity to climate change. </w:t>
      </w:r>
      <w:r w:rsidRPr="00E86AB2">
        <w:rPr>
          <w:i/>
          <w:iCs/>
          <w:noProof/>
        </w:rPr>
        <w:t>Plant Ecology</w:t>
      </w:r>
      <w:r w:rsidRPr="00E86AB2">
        <w:rPr>
          <w:noProof/>
        </w:rPr>
        <w:t xml:space="preserve"> 200: 91–104.</w:t>
      </w:r>
    </w:p>
    <w:p w14:paraId="0B5BD2F0"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Shimono, Y., &amp; Kudo, G. 2005. Comparisons of germination traits of alpine plants between fellfield and snowbed habitats. </w:t>
      </w:r>
      <w:r w:rsidRPr="00E86AB2">
        <w:rPr>
          <w:i/>
          <w:iCs/>
          <w:noProof/>
        </w:rPr>
        <w:t>Ecological Research</w:t>
      </w:r>
      <w:r w:rsidRPr="00E86AB2">
        <w:rPr>
          <w:noProof/>
        </w:rPr>
        <w:t xml:space="preserve"> 20: 189–197.</w:t>
      </w:r>
    </w:p>
    <w:p w14:paraId="5CB7FACE"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Steinbauer, M.J., Grytnes, J.-A., Kulonen, A., Lenoir, J., Pauli, H., Rixen, C., Winkler, M., Bardy-durchhalter, M., Barni, E., Bjorkman, A.D., &amp; Breiner, F.T. 2018. Mountain Summits Is Linked To Warming. </w:t>
      </w:r>
      <w:r w:rsidRPr="00E86AB2">
        <w:rPr>
          <w:i/>
          <w:iCs/>
          <w:noProof/>
        </w:rPr>
        <w:t>Nature</w:t>
      </w:r>
      <w:r w:rsidRPr="00E86AB2">
        <w:rPr>
          <w:noProof/>
        </w:rPr>
        <w:t xml:space="preserve"> 556: 231–249.</w:t>
      </w:r>
    </w:p>
    <w:p w14:paraId="191DA4D4"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Steinbauer, K., Lamprecht, A., Semenchuk, P., Winkler, M., &amp; Pauli, H. 2020. Dieback and expansions: species-specific responses during 20 years of amplified warming in the high Alps. </w:t>
      </w:r>
      <w:r w:rsidRPr="00E86AB2">
        <w:rPr>
          <w:i/>
          <w:iCs/>
          <w:noProof/>
        </w:rPr>
        <w:t>Alpine Botany</w:t>
      </w:r>
      <w:r w:rsidRPr="00E86AB2">
        <w:rPr>
          <w:noProof/>
        </w:rPr>
        <w:t xml:space="preserve"> 130: 1–11.</w:t>
      </w:r>
    </w:p>
    <w:p w14:paraId="21491363"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Team, R.C. 2021. R: a language and environment for statistical computing. </w:t>
      </w:r>
    </w:p>
    <w:p w14:paraId="0B79838D"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Testolin, R., Attorre, F., &amp; Jiménez-Alfaro, B. 2020. Global distribution and bioclimatic characterization of alpine biomes. </w:t>
      </w:r>
      <w:r w:rsidRPr="00E86AB2">
        <w:rPr>
          <w:i/>
          <w:iCs/>
          <w:noProof/>
        </w:rPr>
        <w:t>Ecography</w:t>
      </w:r>
      <w:r w:rsidRPr="00E86AB2">
        <w:rPr>
          <w:noProof/>
        </w:rPr>
        <w:t xml:space="preserve"> 43: 779–788.</w:t>
      </w:r>
    </w:p>
    <w:p w14:paraId="4FB86FBE"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Verma, A., Chawla, A., Singh, C.P., &amp; Kumar, A. 2023. Compositional change in vascular plant diversity in the alpine mountainous region of Indian north-western Himalaya indicate effects of warming. </w:t>
      </w:r>
      <w:r w:rsidRPr="00E86AB2">
        <w:rPr>
          <w:i/>
          <w:iCs/>
          <w:noProof/>
        </w:rPr>
        <w:t>Biodiversity and Conservation</w:t>
      </w:r>
      <w:r w:rsidRPr="00E86AB2">
        <w:rPr>
          <w:noProof/>
        </w:rPr>
        <w:t>. doi: 10.1007/s10531-023-02611-0</w:t>
      </w:r>
    </w:p>
    <w:p w14:paraId="71A3BCB6" w14:textId="77777777" w:rsidR="00E86AB2" w:rsidRPr="00E86AB2" w:rsidRDefault="00E86AB2" w:rsidP="00E86AB2">
      <w:pPr>
        <w:widowControl w:val="0"/>
        <w:autoSpaceDE w:val="0"/>
        <w:autoSpaceDN w:val="0"/>
        <w:adjustRightInd w:val="0"/>
        <w:ind w:left="480" w:hanging="480"/>
        <w:rPr>
          <w:noProof/>
        </w:rPr>
      </w:pPr>
      <w:r w:rsidRPr="00E86AB2">
        <w:rPr>
          <w:noProof/>
        </w:rPr>
        <w:t xml:space="preserve">Walsh, C.R., &amp; Patterson, R.T. 2022. Attribution of Observed Periodicity in Extreme Weather Events in Eastern North America. </w:t>
      </w:r>
      <w:r w:rsidRPr="00E86AB2">
        <w:rPr>
          <w:i/>
          <w:iCs/>
          <w:noProof/>
        </w:rPr>
        <w:t>Earth and Space Science</w:t>
      </w:r>
      <w:r w:rsidRPr="00E86AB2">
        <w:rPr>
          <w:noProof/>
        </w:rPr>
        <w:t xml:space="preserve"> 9:.</w:t>
      </w:r>
    </w:p>
    <w:p w14:paraId="05477A54" w14:textId="649F3560" w:rsidR="00F47D83" w:rsidRPr="00252EB2" w:rsidRDefault="00BD41C6" w:rsidP="00BE474C">
      <w:pPr>
        <w:pStyle w:val="Textoindependiente"/>
        <w:rPr>
          <w:sz w:val="22"/>
          <w:szCs w:val="22"/>
        </w:rPr>
      </w:pPr>
      <w:r>
        <w:fldChar w:fldCharType="end"/>
      </w:r>
      <w:bookmarkStart w:id="34" w:name="ref-RN5064"/>
      <w:bookmarkStart w:id="35" w:name="literature-cited"/>
      <w:bookmarkStart w:id="36" w:name="refs"/>
      <w:bookmarkEnd w:id="33"/>
    </w:p>
    <w:p w14:paraId="05477A55" w14:textId="77777777" w:rsidR="00F47D83" w:rsidRPr="00252EB2" w:rsidRDefault="00BA3CD3" w:rsidP="000D52A8">
      <w:pPr>
        <w:pStyle w:val="Bibliografa"/>
        <w:rPr>
          <w:sz w:val="22"/>
          <w:szCs w:val="22"/>
        </w:rPr>
      </w:pPr>
      <w:bookmarkStart w:id="37" w:name="ref-RN3166"/>
      <w:bookmarkEnd w:id="34"/>
      <w:commentRangeStart w:id="38"/>
      <w:r w:rsidRPr="00252EB2">
        <w:rPr>
          <w:b/>
          <w:bCs/>
          <w:sz w:val="22"/>
          <w:szCs w:val="22"/>
        </w:rPr>
        <w:t xml:space="preserve">Lê S, </w:t>
      </w:r>
      <w:proofErr w:type="spellStart"/>
      <w:r w:rsidRPr="00252EB2">
        <w:rPr>
          <w:b/>
          <w:bCs/>
          <w:sz w:val="22"/>
          <w:szCs w:val="22"/>
        </w:rPr>
        <w:t>Josse</w:t>
      </w:r>
      <w:proofErr w:type="spellEnd"/>
      <w:r w:rsidRPr="00252EB2">
        <w:rPr>
          <w:b/>
          <w:bCs/>
          <w:sz w:val="22"/>
          <w:szCs w:val="22"/>
        </w:rPr>
        <w:t xml:space="preserve"> J, </w:t>
      </w:r>
      <w:proofErr w:type="spellStart"/>
      <w:r w:rsidRPr="00252EB2">
        <w:rPr>
          <w:b/>
          <w:bCs/>
          <w:sz w:val="22"/>
          <w:szCs w:val="22"/>
        </w:rPr>
        <w:t>Husson</w:t>
      </w:r>
      <w:proofErr w:type="spellEnd"/>
      <w:r w:rsidRPr="00252EB2">
        <w:rPr>
          <w:b/>
          <w:bCs/>
          <w:sz w:val="22"/>
          <w:szCs w:val="22"/>
        </w:rPr>
        <w:t xml:space="preserve"> F</w:t>
      </w:r>
      <w:r w:rsidRPr="00252EB2">
        <w:rPr>
          <w:sz w:val="22"/>
          <w:szCs w:val="22"/>
        </w:rPr>
        <w:t xml:space="preserve">. </w:t>
      </w:r>
      <w:r w:rsidRPr="00252EB2">
        <w:rPr>
          <w:b/>
          <w:bCs/>
          <w:sz w:val="22"/>
          <w:szCs w:val="22"/>
        </w:rPr>
        <w:t>2008</w:t>
      </w:r>
      <w:r w:rsidRPr="00252EB2">
        <w:rPr>
          <w:sz w:val="22"/>
          <w:szCs w:val="22"/>
        </w:rPr>
        <w:t xml:space="preserve">. </w:t>
      </w:r>
      <w:proofErr w:type="spellStart"/>
      <w:r w:rsidRPr="00252EB2">
        <w:rPr>
          <w:sz w:val="22"/>
          <w:szCs w:val="22"/>
        </w:rPr>
        <w:t>FactoMineR</w:t>
      </w:r>
      <w:proofErr w:type="spellEnd"/>
      <w:r w:rsidRPr="00252EB2">
        <w:rPr>
          <w:sz w:val="22"/>
          <w:szCs w:val="22"/>
        </w:rPr>
        <w:t xml:space="preserve">: an R package for multivariate analysis. </w:t>
      </w:r>
      <w:r w:rsidRPr="00252EB2">
        <w:rPr>
          <w:i/>
          <w:iCs/>
          <w:sz w:val="22"/>
          <w:szCs w:val="22"/>
        </w:rPr>
        <w:t>Journal of Statistical Software</w:t>
      </w:r>
      <w:r w:rsidRPr="00252EB2">
        <w:rPr>
          <w:sz w:val="22"/>
          <w:szCs w:val="22"/>
        </w:rPr>
        <w:t xml:space="preserve"> </w:t>
      </w:r>
      <w:r w:rsidRPr="00252EB2">
        <w:rPr>
          <w:b/>
          <w:bCs/>
          <w:sz w:val="22"/>
          <w:szCs w:val="22"/>
        </w:rPr>
        <w:t>25</w:t>
      </w:r>
      <w:r w:rsidRPr="00252EB2">
        <w:rPr>
          <w:sz w:val="22"/>
          <w:szCs w:val="22"/>
        </w:rPr>
        <w:t>: 1–18.</w:t>
      </w:r>
      <w:commentRangeEnd w:id="38"/>
      <w:r w:rsidR="00EE2DDF">
        <w:rPr>
          <w:rStyle w:val="Refdecomentario"/>
        </w:rPr>
        <w:commentReference w:id="38"/>
      </w:r>
    </w:p>
    <w:bookmarkEnd w:id="35"/>
    <w:bookmarkEnd w:id="36"/>
    <w:bookmarkEnd w:id="37"/>
    <w:p w14:paraId="7578F82A" w14:textId="3CD552C0" w:rsidR="00EE6491" w:rsidRDefault="00EE6491" w:rsidP="00CB3C83">
      <w:pPr>
        <w:spacing w:before="0" w:after="200" w:line="240" w:lineRule="auto"/>
        <w:ind w:left="720" w:hanging="720"/>
        <w:jc w:val="left"/>
      </w:pPr>
      <w:r>
        <w:br w:type="page"/>
      </w:r>
    </w:p>
    <w:p w14:paraId="6EDFD36F" w14:textId="6644DBD4" w:rsidR="00CB68A6" w:rsidRPr="00DD6854" w:rsidRDefault="00C946D4" w:rsidP="00DD6854">
      <w:pPr>
        <w:spacing w:before="120" w:after="120" w:line="240" w:lineRule="auto"/>
        <w:rPr>
          <w:sz w:val="22"/>
          <w:szCs w:val="22"/>
        </w:rPr>
      </w:pPr>
      <w:bookmarkStart w:id="39" w:name="_Hlk120625215"/>
      <w:r w:rsidRPr="00252EB2">
        <w:rPr>
          <w:b/>
          <w:bCs/>
          <w:sz w:val="22"/>
          <w:szCs w:val="22"/>
        </w:rPr>
        <w:lastRenderedPageBreak/>
        <w:t>Figure 1.</w:t>
      </w:r>
      <w:r w:rsidRPr="00252EB2">
        <w:rPr>
          <w:sz w:val="22"/>
          <w:szCs w:val="22"/>
        </w:rPr>
        <w:t xml:space="preserve"> Study system. (A) Situation of the study area (purple star) in Western Europe. (B) Four study sites (purple circles) placed in a North-South gradient in the central massif of </w:t>
      </w:r>
      <w:proofErr w:type="spellStart"/>
      <w:r w:rsidRPr="00252EB2">
        <w:rPr>
          <w:sz w:val="22"/>
          <w:szCs w:val="22"/>
        </w:rPr>
        <w:t>Picos</w:t>
      </w:r>
      <w:proofErr w:type="spellEnd"/>
      <w:r w:rsidRPr="00252EB2">
        <w:rPr>
          <w:sz w:val="22"/>
          <w:szCs w:val="22"/>
        </w:rPr>
        <w:t xml:space="preserve"> de Europa National Park. </w:t>
      </w:r>
      <w:r w:rsidRPr="00252EB2">
        <w:rPr>
          <w:sz w:val="22"/>
          <w:szCs w:val="22"/>
          <w:lang w:val="es-ES"/>
        </w:rPr>
        <w:t xml:space="preserve">Site </w:t>
      </w:r>
      <w:proofErr w:type="spellStart"/>
      <w:r w:rsidRPr="00252EB2">
        <w:rPr>
          <w:sz w:val="22"/>
          <w:szCs w:val="22"/>
          <w:lang w:val="es-ES"/>
        </w:rPr>
        <w:t>names</w:t>
      </w:r>
      <w:proofErr w:type="spellEnd"/>
      <w:r w:rsidRPr="00252EB2">
        <w:rPr>
          <w:sz w:val="22"/>
          <w:szCs w:val="22"/>
          <w:lang w:val="es-ES"/>
        </w:rPr>
        <w:t xml:space="preserve"> are Los Cazadores (1); </w:t>
      </w:r>
      <w:proofErr w:type="spellStart"/>
      <w:r w:rsidRPr="00252EB2">
        <w:rPr>
          <w:sz w:val="22"/>
          <w:szCs w:val="22"/>
          <w:lang w:val="es-ES"/>
        </w:rPr>
        <w:t>Ḥou</w:t>
      </w:r>
      <w:proofErr w:type="spellEnd"/>
      <w:r w:rsidRPr="00252EB2">
        <w:rPr>
          <w:sz w:val="22"/>
          <w:szCs w:val="22"/>
          <w:lang w:val="es-ES"/>
        </w:rPr>
        <w:t xml:space="preserve"> Sin </w:t>
      </w:r>
      <w:proofErr w:type="spellStart"/>
      <w:r w:rsidRPr="00252EB2">
        <w:rPr>
          <w:sz w:val="22"/>
          <w:szCs w:val="22"/>
          <w:lang w:val="es-ES"/>
        </w:rPr>
        <w:t>Tierri</w:t>
      </w:r>
      <w:proofErr w:type="spellEnd"/>
      <w:r w:rsidRPr="00252EB2">
        <w:rPr>
          <w:sz w:val="22"/>
          <w:szCs w:val="22"/>
          <w:lang w:val="es-ES"/>
        </w:rPr>
        <w:t xml:space="preserve"> (2); Los Boches (3); Hoyo Sin Tierra (4). </w:t>
      </w:r>
      <w:r w:rsidRPr="00252EB2">
        <w:rPr>
          <w:sz w:val="22"/>
          <w:szCs w:val="22"/>
        </w:rPr>
        <w:t>(C) Sampling design in one of the sites, showing the central plot (purple square) for the temporal survey and the additional plots (yellow squares) for the spatial survey.</w:t>
      </w:r>
      <w:r w:rsidR="00D56DCF" w:rsidRPr="00252EB2">
        <w:rPr>
          <w:sz w:val="22"/>
          <w:szCs w:val="22"/>
        </w:rPr>
        <w:t xml:space="preserve"> (D) </w:t>
      </w:r>
      <w:r w:rsidR="009C5713" w:rsidRPr="00252EB2">
        <w:rPr>
          <w:sz w:val="22"/>
          <w:szCs w:val="22"/>
        </w:rPr>
        <w:t>Non-Metric Dimensional Scaling (NMDS) of the variation in species composition for 78 1 m</w:t>
      </w:r>
      <w:r w:rsidR="009C5713" w:rsidRPr="00252EB2">
        <w:rPr>
          <w:sz w:val="22"/>
          <w:szCs w:val="22"/>
          <w:vertAlign w:val="superscript"/>
        </w:rPr>
        <w:t>2</w:t>
      </w:r>
      <w:r w:rsidR="009C5713" w:rsidRPr="00252EB2">
        <w:rPr>
          <w:sz w:val="22"/>
          <w:szCs w:val="22"/>
        </w:rPr>
        <w:t xml:space="preserve"> plots sampled in the spatial survey</w:t>
      </w:r>
      <w:r w:rsidR="00BE6349">
        <w:rPr>
          <w:sz w:val="22"/>
          <w:szCs w:val="22"/>
        </w:rPr>
        <w:t xml:space="preserve">, points represent the </w:t>
      </w:r>
      <w:r w:rsidR="00460D5C">
        <w:rPr>
          <w:sz w:val="22"/>
          <w:szCs w:val="22"/>
        </w:rPr>
        <w:t xml:space="preserve">20 plots of each </w:t>
      </w:r>
      <w:r w:rsidR="00BE6349">
        <w:rPr>
          <w:sz w:val="22"/>
          <w:szCs w:val="22"/>
        </w:rPr>
        <w:t>site</w:t>
      </w:r>
      <w:r w:rsidR="00460D5C">
        <w:rPr>
          <w:sz w:val="22"/>
          <w:szCs w:val="22"/>
        </w:rPr>
        <w:t xml:space="preserve"> (sites scores)</w:t>
      </w:r>
      <w:r w:rsidR="00BE6349">
        <w:rPr>
          <w:sz w:val="22"/>
          <w:szCs w:val="22"/>
        </w:rPr>
        <w:t xml:space="preserve"> and species </w:t>
      </w:r>
      <w:r w:rsidR="00166FD5">
        <w:rPr>
          <w:sz w:val="22"/>
          <w:szCs w:val="22"/>
        </w:rPr>
        <w:t xml:space="preserve">abbreviated </w:t>
      </w:r>
      <w:r w:rsidR="00BE6349">
        <w:rPr>
          <w:sz w:val="22"/>
          <w:szCs w:val="22"/>
        </w:rPr>
        <w:t>names</w:t>
      </w:r>
      <w:r w:rsidR="00460D5C">
        <w:rPr>
          <w:sz w:val="22"/>
          <w:szCs w:val="22"/>
        </w:rPr>
        <w:t xml:space="preserve"> are situated in the graph according to species scores</w:t>
      </w:r>
      <w:r w:rsidR="009C5713" w:rsidRPr="00252EB2">
        <w:rPr>
          <w:sz w:val="22"/>
          <w:szCs w:val="22"/>
        </w:rPr>
        <w:t>.</w:t>
      </w:r>
      <w:bookmarkStart w:id="40" w:name="_Hlk120882490"/>
      <w:bookmarkEnd w:id="39"/>
      <w:r w:rsidR="00103151">
        <w:rPr>
          <w:sz w:val="22"/>
          <w:szCs w:val="22"/>
        </w:rPr>
        <w:t xml:space="preserve"> See species abbreviations in </w:t>
      </w:r>
      <w:r w:rsidR="00103151" w:rsidRPr="002F4548">
        <w:rPr>
          <w:b/>
          <w:bCs/>
          <w:sz w:val="22"/>
          <w:szCs w:val="22"/>
        </w:rPr>
        <w:t xml:space="preserve">Supplementary </w:t>
      </w:r>
      <w:r w:rsidR="002F4548" w:rsidRPr="002F4548">
        <w:rPr>
          <w:b/>
          <w:bCs/>
          <w:sz w:val="22"/>
          <w:szCs w:val="22"/>
        </w:rPr>
        <w:t>Table S4</w:t>
      </w:r>
      <w:r w:rsidR="002F4548">
        <w:rPr>
          <w:sz w:val="22"/>
          <w:szCs w:val="22"/>
        </w:rPr>
        <w:t xml:space="preserve">. </w:t>
      </w:r>
    </w:p>
    <w:p w14:paraId="4F9753FE" w14:textId="58E79E76" w:rsidR="00C76F3F" w:rsidRDefault="00C75B83" w:rsidP="005C1662">
      <w:pPr>
        <w:spacing w:line="240" w:lineRule="auto"/>
        <w:rPr>
          <w:b/>
          <w:bCs/>
          <w:sz w:val="22"/>
          <w:szCs w:val="22"/>
        </w:rPr>
      </w:pPr>
      <w:r>
        <w:rPr>
          <w:b/>
          <w:bCs/>
          <w:noProof/>
          <w:sz w:val="22"/>
          <w:szCs w:val="22"/>
        </w:rPr>
        <w:drawing>
          <wp:inline distT="0" distB="0" distL="0" distR="0" wp14:anchorId="48B6F646" wp14:editId="3EEE9FC7">
            <wp:extent cx="5612130" cy="4852670"/>
            <wp:effectExtent l="0" t="0" r="0" b="0"/>
            <wp:docPr id="35096114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61148" name="Imagen 1" descr="Interfaz de usuario gráfic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4852670"/>
                    </a:xfrm>
                    <a:prstGeom prst="rect">
                      <a:avLst/>
                    </a:prstGeom>
                  </pic:spPr>
                </pic:pic>
              </a:graphicData>
            </a:graphic>
          </wp:inline>
        </w:drawing>
      </w:r>
    </w:p>
    <w:p w14:paraId="6EB076F7" w14:textId="77777777" w:rsidR="00DD6854" w:rsidRDefault="00DD6854" w:rsidP="005C1662">
      <w:pPr>
        <w:spacing w:line="240" w:lineRule="auto"/>
        <w:rPr>
          <w:b/>
          <w:bCs/>
          <w:sz w:val="22"/>
          <w:szCs w:val="22"/>
        </w:rPr>
      </w:pPr>
    </w:p>
    <w:p w14:paraId="627F7A82" w14:textId="77777777" w:rsidR="00DD6854" w:rsidRDefault="00DD6854" w:rsidP="005C1662">
      <w:pPr>
        <w:spacing w:line="240" w:lineRule="auto"/>
        <w:rPr>
          <w:b/>
          <w:bCs/>
          <w:sz w:val="22"/>
          <w:szCs w:val="22"/>
        </w:rPr>
      </w:pPr>
    </w:p>
    <w:p w14:paraId="77723C7F" w14:textId="77777777" w:rsidR="00DD6854" w:rsidRDefault="00DD6854" w:rsidP="005C1662">
      <w:pPr>
        <w:spacing w:line="240" w:lineRule="auto"/>
        <w:rPr>
          <w:b/>
          <w:bCs/>
          <w:sz w:val="22"/>
          <w:szCs w:val="22"/>
        </w:rPr>
      </w:pPr>
    </w:p>
    <w:p w14:paraId="446258A6" w14:textId="77777777" w:rsidR="00DD6854" w:rsidRDefault="00DD6854" w:rsidP="005C1662">
      <w:pPr>
        <w:spacing w:line="240" w:lineRule="auto"/>
        <w:rPr>
          <w:b/>
          <w:bCs/>
          <w:sz w:val="22"/>
          <w:szCs w:val="22"/>
        </w:rPr>
      </w:pPr>
    </w:p>
    <w:p w14:paraId="2DE37F8C" w14:textId="77777777" w:rsidR="00DD6854" w:rsidRDefault="00DD6854" w:rsidP="005C1662">
      <w:pPr>
        <w:spacing w:line="240" w:lineRule="auto"/>
        <w:rPr>
          <w:b/>
          <w:bCs/>
          <w:sz w:val="22"/>
          <w:szCs w:val="22"/>
        </w:rPr>
      </w:pPr>
    </w:p>
    <w:p w14:paraId="3499F1C5" w14:textId="77777777" w:rsidR="00DD6854" w:rsidRDefault="00DD6854" w:rsidP="005C1662">
      <w:pPr>
        <w:spacing w:line="240" w:lineRule="auto"/>
        <w:rPr>
          <w:b/>
          <w:bCs/>
          <w:sz w:val="22"/>
          <w:szCs w:val="22"/>
        </w:rPr>
      </w:pPr>
    </w:p>
    <w:p w14:paraId="1408DB2C" w14:textId="77777777" w:rsidR="00DD6854" w:rsidRDefault="00DD6854" w:rsidP="005C1662">
      <w:pPr>
        <w:spacing w:line="240" w:lineRule="auto"/>
        <w:rPr>
          <w:b/>
          <w:bCs/>
          <w:sz w:val="22"/>
          <w:szCs w:val="22"/>
        </w:rPr>
      </w:pPr>
    </w:p>
    <w:p w14:paraId="3BB3FCBA" w14:textId="52369BEE" w:rsidR="005C1662" w:rsidRDefault="005C1662" w:rsidP="005C1662">
      <w:pPr>
        <w:spacing w:line="240" w:lineRule="auto"/>
        <w:rPr>
          <w:sz w:val="22"/>
          <w:szCs w:val="22"/>
        </w:rPr>
      </w:pPr>
      <w:r w:rsidRPr="00252EB2">
        <w:rPr>
          <w:b/>
          <w:bCs/>
          <w:sz w:val="22"/>
          <w:szCs w:val="22"/>
        </w:rPr>
        <w:t>Figure 2</w:t>
      </w:r>
      <w:r w:rsidR="00974F02" w:rsidRPr="00252EB2">
        <w:rPr>
          <w:b/>
          <w:bCs/>
          <w:sz w:val="22"/>
          <w:szCs w:val="22"/>
        </w:rPr>
        <w:t>.</w:t>
      </w:r>
      <w:r w:rsidRPr="00252EB2">
        <w:rPr>
          <w:sz w:val="22"/>
          <w:szCs w:val="22"/>
        </w:rPr>
        <w:t xml:space="preserve"> Soil temperature logs. (A) Soil temperatures at -5 cm, recorded every hour in the central temporal survey plots of the 4 sites for the period 1 Jan 2009 – 31 Dec 2018. (B) Soil temperatures at -5 cm, recorded every 4 hours in the 20 spatial survey plots (each color being a plot) of the 4 sites for the period 1 Oct 2018 to 31 Aug 2019.</w:t>
      </w:r>
      <w:bookmarkEnd w:id="40"/>
    </w:p>
    <w:p w14:paraId="26A0BEB3" w14:textId="77777777" w:rsidR="00252EB2" w:rsidRPr="00252EB2" w:rsidRDefault="00252EB2" w:rsidP="005C1662">
      <w:pPr>
        <w:spacing w:line="240" w:lineRule="auto"/>
        <w:rPr>
          <w:sz w:val="22"/>
          <w:szCs w:val="22"/>
        </w:rPr>
      </w:pPr>
    </w:p>
    <w:p w14:paraId="5B380685" w14:textId="7F63C355" w:rsidR="005C1662" w:rsidRDefault="00BC58DE" w:rsidP="005C1662">
      <w:pPr>
        <w:pStyle w:val="Textoindependiente"/>
      </w:pPr>
      <w:r>
        <w:rPr>
          <w:noProof/>
        </w:rPr>
        <w:drawing>
          <wp:inline distT="0" distB="0" distL="0" distR="0" wp14:anchorId="31499AAD" wp14:editId="621E83E4">
            <wp:extent cx="5612130" cy="4316730"/>
            <wp:effectExtent l="0" t="0" r="0" b="0"/>
            <wp:docPr id="7409278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7826" name="Imagen 7409278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4316730"/>
                    </a:xfrm>
                    <a:prstGeom prst="rect">
                      <a:avLst/>
                    </a:prstGeom>
                  </pic:spPr>
                </pic:pic>
              </a:graphicData>
            </a:graphic>
          </wp:inline>
        </w:drawing>
      </w:r>
    </w:p>
    <w:p w14:paraId="7A0D0BC0" w14:textId="7A4AFFFF" w:rsidR="00974F02" w:rsidRDefault="005C1662" w:rsidP="00974F02">
      <w:pPr>
        <w:pStyle w:val="FirstParagraph"/>
      </w:pPr>
      <w:r>
        <w:rPr>
          <w:b/>
          <w:bCs/>
          <w:sz w:val="22"/>
          <w:szCs w:val="22"/>
        </w:rPr>
        <w:br w:type="page"/>
      </w:r>
    </w:p>
    <w:p w14:paraId="6188B152" w14:textId="5B6B53D4" w:rsidR="00974F02" w:rsidRDefault="00974F02" w:rsidP="00974F02">
      <w:pPr>
        <w:spacing w:line="240" w:lineRule="auto"/>
        <w:rPr>
          <w:sz w:val="22"/>
          <w:szCs w:val="22"/>
        </w:rPr>
      </w:pPr>
      <w:r w:rsidRPr="00252EB2">
        <w:rPr>
          <w:b/>
          <w:bCs/>
          <w:sz w:val="22"/>
          <w:szCs w:val="22"/>
        </w:rPr>
        <w:lastRenderedPageBreak/>
        <w:t xml:space="preserve">Figure 3. </w:t>
      </w:r>
      <w:r w:rsidR="00510036" w:rsidRPr="00252EB2">
        <w:rPr>
          <w:sz w:val="22"/>
          <w:szCs w:val="22"/>
        </w:rPr>
        <w:t xml:space="preserve">(A) </w:t>
      </w:r>
      <w:r w:rsidRPr="00252EB2">
        <w:rPr>
          <w:sz w:val="22"/>
          <w:szCs w:val="22"/>
        </w:rPr>
        <w:t>Temporal trends in soil temperature. Shaded red lines indicate the trend component in the soil temperature time series for the period 1 Jan 2009 – 31 Dec 2018</w:t>
      </w:r>
      <w:r w:rsidR="00DA2EFD">
        <w:rPr>
          <w:sz w:val="22"/>
          <w:szCs w:val="22"/>
        </w:rPr>
        <w:t xml:space="preserve"> (temporal survey</w:t>
      </w:r>
      <w:r w:rsidR="00BA3952">
        <w:rPr>
          <w:sz w:val="22"/>
          <w:szCs w:val="22"/>
        </w:rPr>
        <w:t>)</w:t>
      </w:r>
      <w:r w:rsidRPr="00252EB2">
        <w:rPr>
          <w:sz w:val="22"/>
          <w:szCs w:val="22"/>
        </w:rPr>
        <w:t>. The dark red line is the slope of a linear regression fitted to the temperature trends.</w:t>
      </w:r>
      <w:r w:rsidR="00510036" w:rsidRPr="00252EB2">
        <w:rPr>
          <w:sz w:val="22"/>
          <w:szCs w:val="22"/>
        </w:rPr>
        <w:t xml:space="preserve"> (B) Spatial vs. temporal variation in soil temperature. Actual values and density plots of the values recorded during the temporal survey (4 sites x 10 year</w:t>
      </w:r>
      <w:r w:rsidR="00D5064F">
        <w:rPr>
          <w:sz w:val="22"/>
          <w:szCs w:val="22"/>
        </w:rPr>
        <w:t xml:space="preserve"> in blue</w:t>
      </w:r>
      <w:r w:rsidR="00510036" w:rsidRPr="00252EB2">
        <w:rPr>
          <w:sz w:val="22"/>
          <w:szCs w:val="22"/>
        </w:rPr>
        <w:t>) and the spatial survey (4 sites x 20 plots</w:t>
      </w:r>
      <w:r w:rsidR="00D5064F">
        <w:rPr>
          <w:sz w:val="22"/>
          <w:szCs w:val="22"/>
        </w:rPr>
        <w:t xml:space="preserve"> in red</w:t>
      </w:r>
      <w:r w:rsidR="00510036" w:rsidRPr="00252EB2">
        <w:rPr>
          <w:sz w:val="22"/>
          <w:szCs w:val="22"/>
        </w:rPr>
        <w:t xml:space="preserve">) of alpine soils in the </w:t>
      </w:r>
      <w:proofErr w:type="spellStart"/>
      <w:r w:rsidR="00510036" w:rsidRPr="00252EB2">
        <w:rPr>
          <w:sz w:val="22"/>
          <w:szCs w:val="22"/>
        </w:rPr>
        <w:t>Picos</w:t>
      </w:r>
      <w:proofErr w:type="spellEnd"/>
      <w:r w:rsidR="00510036" w:rsidRPr="00252EB2">
        <w:rPr>
          <w:sz w:val="22"/>
          <w:szCs w:val="22"/>
        </w:rPr>
        <w:t xml:space="preserve"> de Europa National Park (Spain).</w:t>
      </w:r>
    </w:p>
    <w:p w14:paraId="31A1234E" w14:textId="68A4B913" w:rsidR="00252EB2" w:rsidRPr="00252EB2" w:rsidRDefault="00C35151" w:rsidP="00974F02">
      <w:pPr>
        <w:spacing w:line="240" w:lineRule="auto"/>
        <w:rPr>
          <w:sz w:val="22"/>
          <w:szCs w:val="22"/>
        </w:rPr>
      </w:pPr>
      <w:r>
        <w:rPr>
          <w:noProof/>
          <w:sz w:val="22"/>
          <w:szCs w:val="22"/>
        </w:rPr>
        <w:drawing>
          <wp:inline distT="0" distB="0" distL="0" distR="0" wp14:anchorId="125D03FE" wp14:editId="3F99134A">
            <wp:extent cx="5612130" cy="5045075"/>
            <wp:effectExtent l="0" t="0" r="0" b="0"/>
            <wp:docPr id="658666709"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66709" name="Imagen 1" descr="Gráfico&#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5612130" cy="5045075"/>
                    </a:xfrm>
                    <a:prstGeom prst="rect">
                      <a:avLst/>
                    </a:prstGeom>
                  </pic:spPr>
                </pic:pic>
              </a:graphicData>
            </a:graphic>
          </wp:inline>
        </w:drawing>
      </w:r>
    </w:p>
    <w:p w14:paraId="68978F00" w14:textId="0AEB120C" w:rsidR="002601EA" w:rsidRPr="00251113" w:rsidRDefault="002601EA" w:rsidP="00974F02">
      <w:pPr>
        <w:spacing w:line="240" w:lineRule="auto"/>
        <w:rPr>
          <w:b/>
          <w:bCs/>
          <w:sz w:val="22"/>
          <w:szCs w:val="22"/>
        </w:rPr>
      </w:pPr>
    </w:p>
    <w:p w14:paraId="3BDD8546" w14:textId="2AD2E850" w:rsidR="005C1662" w:rsidRPr="00CB68A6" w:rsidRDefault="005C1662" w:rsidP="00CB68A6">
      <w:pPr>
        <w:pStyle w:val="Textoindependiente"/>
      </w:pPr>
    </w:p>
    <w:p w14:paraId="7E78C85B" w14:textId="37455AFF" w:rsidR="00CB68A6" w:rsidRPr="00F56C90" w:rsidRDefault="00974F02" w:rsidP="00F56C90">
      <w:pPr>
        <w:pStyle w:val="Textoindependiente"/>
        <w:spacing w:line="240" w:lineRule="auto"/>
        <w:rPr>
          <w:sz w:val="22"/>
          <w:szCs w:val="22"/>
        </w:rPr>
      </w:pPr>
      <w:r>
        <w:rPr>
          <w:b/>
          <w:bCs/>
          <w:sz w:val="22"/>
          <w:szCs w:val="22"/>
        </w:rPr>
        <w:br w:type="page"/>
      </w:r>
      <w:r w:rsidR="00CB68A6" w:rsidRPr="00252EB2">
        <w:rPr>
          <w:b/>
          <w:bCs/>
          <w:sz w:val="22"/>
          <w:szCs w:val="22"/>
        </w:rPr>
        <w:lastRenderedPageBreak/>
        <w:t xml:space="preserve">Figure </w:t>
      </w:r>
      <w:r w:rsidR="00A27180" w:rsidRPr="00252EB2">
        <w:rPr>
          <w:b/>
          <w:bCs/>
          <w:sz w:val="22"/>
          <w:szCs w:val="22"/>
        </w:rPr>
        <w:t>4</w:t>
      </w:r>
      <w:r w:rsidR="00CB68A6" w:rsidRPr="00252EB2">
        <w:rPr>
          <w:b/>
          <w:bCs/>
          <w:sz w:val="22"/>
          <w:szCs w:val="22"/>
        </w:rPr>
        <w:t xml:space="preserve">. </w:t>
      </w:r>
      <w:r w:rsidR="00CB68A6" w:rsidRPr="00252EB2">
        <w:rPr>
          <w:sz w:val="22"/>
          <w:szCs w:val="22"/>
        </w:rPr>
        <w:t>Winners and losers in the temporal survey of vegetation. Each bar shows the percentage change of species frequency in 10 x 10 cm cells across 2 plots x 4 study sites, between the initial sampling of 2009 and the resurvey of 2019. The numbers next to the species indicate the number of 10 x 10 cm cells in which each species was present in 2009.</w:t>
      </w:r>
    </w:p>
    <w:p w14:paraId="0496A8A3" w14:textId="0C6074AA" w:rsidR="00CB68A6" w:rsidRDefault="000B129C">
      <w:pPr>
        <w:spacing w:before="0" w:after="200" w:line="240" w:lineRule="auto"/>
        <w:jc w:val="left"/>
        <w:rPr>
          <w:b/>
          <w:bCs/>
          <w:sz w:val="22"/>
          <w:szCs w:val="22"/>
        </w:rPr>
      </w:pPr>
      <w:r>
        <w:rPr>
          <w:b/>
          <w:bCs/>
          <w:noProof/>
          <w:sz w:val="22"/>
          <w:szCs w:val="22"/>
        </w:rPr>
        <w:drawing>
          <wp:inline distT="0" distB="0" distL="0" distR="0" wp14:anchorId="6B684D56" wp14:editId="711E6B55">
            <wp:extent cx="5612130" cy="3635375"/>
            <wp:effectExtent l="0" t="0" r="0" b="0"/>
            <wp:docPr id="758627599"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27599" name="Imagen 1" descr="Gráfic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5612130" cy="3635375"/>
                    </a:xfrm>
                    <a:prstGeom prst="rect">
                      <a:avLst/>
                    </a:prstGeom>
                  </pic:spPr>
                </pic:pic>
              </a:graphicData>
            </a:graphic>
          </wp:inline>
        </w:drawing>
      </w:r>
      <w:r w:rsidR="00CB68A6">
        <w:rPr>
          <w:b/>
          <w:bCs/>
          <w:sz w:val="22"/>
          <w:szCs w:val="22"/>
        </w:rPr>
        <w:br w:type="page"/>
      </w:r>
    </w:p>
    <w:p w14:paraId="579E97FD" w14:textId="5B634CCC" w:rsidR="00C506C0" w:rsidRDefault="00C506C0" w:rsidP="00C506C0">
      <w:pPr>
        <w:pStyle w:val="Textoindependiente"/>
        <w:spacing w:line="240" w:lineRule="auto"/>
        <w:rPr>
          <w:sz w:val="22"/>
          <w:szCs w:val="22"/>
        </w:rPr>
      </w:pPr>
      <w:r w:rsidRPr="00252EB2">
        <w:rPr>
          <w:b/>
          <w:bCs/>
          <w:sz w:val="22"/>
          <w:szCs w:val="22"/>
        </w:rPr>
        <w:lastRenderedPageBreak/>
        <w:t xml:space="preserve">Figure 5. </w:t>
      </w:r>
      <w:r w:rsidRPr="00252EB2">
        <w:rPr>
          <w:sz w:val="22"/>
          <w:szCs w:val="22"/>
        </w:rPr>
        <w:t xml:space="preserve">Number of species extinctions per microclimatic scenario. Scenarios were based on the maximum and minimum values of growing degree days (GDD) and freezing degree days (FDD) recorded in the alpine soils during the 10 years of the temporal survey. Species extinctions were estimated as the probability of occurrence </w:t>
      </w:r>
      <w:r w:rsidR="00A854FF">
        <w:rPr>
          <w:sz w:val="22"/>
          <w:szCs w:val="22"/>
        </w:rPr>
        <w:t>(A)</w:t>
      </w:r>
      <w:r w:rsidR="00A854FF" w:rsidRPr="00252EB2">
        <w:rPr>
          <w:sz w:val="22"/>
          <w:szCs w:val="22"/>
        </w:rPr>
        <w:t xml:space="preserve"> </w:t>
      </w:r>
      <w:r w:rsidRPr="00252EB2">
        <w:rPr>
          <w:sz w:val="22"/>
          <w:szCs w:val="22"/>
        </w:rPr>
        <w:t>equal to zero</w:t>
      </w:r>
      <w:r w:rsidR="00FC79D2">
        <w:rPr>
          <w:sz w:val="22"/>
          <w:szCs w:val="22"/>
        </w:rPr>
        <w:t xml:space="preserve"> and </w:t>
      </w:r>
      <w:r w:rsidR="00A854FF">
        <w:rPr>
          <w:sz w:val="22"/>
          <w:szCs w:val="22"/>
        </w:rPr>
        <w:t xml:space="preserve">(B) </w:t>
      </w:r>
      <w:r w:rsidR="00FC79D2">
        <w:rPr>
          <w:sz w:val="22"/>
          <w:szCs w:val="22"/>
        </w:rPr>
        <w:t xml:space="preserve">&lt; 5 % </w:t>
      </w:r>
      <w:r w:rsidRPr="00252EB2">
        <w:rPr>
          <w:sz w:val="22"/>
          <w:szCs w:val="22"/>
        </w:rPr>
        <w:t>according to the predictions of GLMs fitted with the GDD and FDD values recorded in the spatial survey</w:t>
      </w:r>
      <w:r w:rsidR="008859AE">
        <w:rPr>
          <w:sz w:val="22"/>
          <w:szCs w:val="22"/>
        </w:rPr>
        <w:t xml:space="preserve"> (see </w:t>
      </w:r>
      <w:r w:rsidR="008859AE" w:rsidRPr="008859AE">
        <w:rPr>
          <w:b/>
          <w:bCs/>
          <w:sz w:val="22"/>
          <w:szCs w:val="22"/>
        </w:rPr>
        <w:t>Table 3</w:t>
      </w:r>
      <w:r w:rsidR="008859AE">
        <w:rPr>
          <w:sz w:val="22"/>
          <w:szCs w:val="22"/>
        </w:rPr>
        <w:t>)</w:t>
      </w:r>
      <w:r w:rsidRPr="00252EB2">
        <w:rPr>
          <w:sz w:val="22"/>
          <w:szCs w:val="22"/>
        </w:rPr>
        <w:t>.</w:t>
      </w:r>
    </w:p>
    <w:p w14:paraId="7A399827" w14:textId="769BAFBC" w:rsidR="00C506C0" w:rsidRDefault="00DE7EFF" w:rsidP="00C506C0">
      <w:pPr>
        <w:pStyle w:val="Textoindependiente"/>
      </w:pPr>
      <w:r>
        <w:rPr>
          <w:noProof/>
        </w:rPr>
        <w:drawing>
          <wp:inline distT="0" distB="0" distL="0" distR="0" wp14:anchorId="4DB1ACC4" wp14:editId="4B7EB3EE">
            <wp:extent cx="5612130" cy="3366770"/>
            <wp:effectExtent l="0" t="0" r="0" b="0"/>
            <wp:docPr id="2005201439"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01439" name="Imagen 2" descr="Gráfico, Gráfico de barras&#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366770"/>
                    </a:xfrm>
                    <a:prstGeom prst="rect">
                      <a:avLst/>
                    </a:prstGeom>
                  </pic:spPr>
                </pic:pic>
              </a:graphicData>
            </a:graphic>
          </wp:inline>
        </w:drawing>
      </w:r>
    </w:p>
    <w:p w14:paraId="1C788BF9" w14:textId="77777777" w:rsidR="00C506C0" w:rsidRDefault="00C506C0">
      <w:pPr>
        <w:spacing w:before="0" w:after="200" w:line="240" w:lineRule="auto"/>
        <w:jc w:val="left"/>
        <w:rPr>
          <w:b/>
          <w:bCs/>
          <w:sz w:val="22"/>
          <w:szCs w:val="22"/>
        </w:rPr>
      </w:pPr>
      <w:r>
        <w:rPr>
          <w:b/>
          <w:bCs/>
          <w:sz w:val="22"/>
          <w:szCs w:val="22"/>
        </w:rPr>
        <w:br w:type="page"/>
      </w:r>
    </w:p>
    <w:p w14:paraId="1F45D29E" w14:textId="635AB051" w:rsidR="005C1662" w:rsidRPr="00252EB2" w:rsidRDefault="005C1662" w:rsidP="005C1662">
      <w:pPr>
        <w:spacing w:line="240" w:lineRule="auto"/>
        <w:rPr>
          <w:b/>
          <w:bCs/>
          <w:sz w:val="22"/>
          <w:szCs w:val="22"/>
        </w:rPr>
      </w:pPr>
      <w:r w:rsidRPr="00252EB2">
        <w:rPr>
          <w:b/>
          <w:bCs/>
          <w:sz w:val="22"/>
          <w:szCs w:val="22"/>
        </w:rPr>
        <w:lastRenderedPageBreak/>
        <w:t xml:space="preserve">Table 1. </w:t>
      </w:r>
      <w:r w:rsidRPr="00252EB2">
        <w:rPr>
          <w:sz w:val="22"/>
          <w:szCs w:val="22"/>
        </w:rPr>
        <w:t xml:space="preserve">Bioclimatic description of the study sites. Soil temperatures at -5 cm, recorded every hour in the central temporal survey plots of 4 alpine sites of </w:t>
      </w:r>
      <w:proofErr w:type="spellStart"/>
      <w:r w:rsidRPr="00252EB2">
        <w:rPr>
          <w:sz w:val="22"/>
          <w:szCs w:val="22"/>
        </w:rPr>
        <w:t>Picos</w:t>
      </w:r>
      <w:proofErr w:type="spellEnd"/>
      <w:r w:rsidRPr="00252EB2">
        <w:rPr>
          <w:sz w:val="22"/>
          <w:szCs w:val="22"/>
        </w:rPr>
        <w:t xml:space="preserve"> de Europa National Park, Spain </w:t>
      </w:r>
      <w:r w:rsidR="00C54677">
        <w:rPr>
          <w:sz w:val="22"/>
          <w:szCs w:val="22"/>
        </w:rPr>
        <w:t xml:space="preserve">mean values </w:t>
      </w:r>
      <w:r w:rsidRPr="00252EB2">
        <w:rPr>
          <w:sz w:val="22"/>
          <w:szCs w:val="22"/>
        </w:rPr>
        <w:t>for the period 1 Jan 2009 – 31 Dec 2018. This table includes all records of the temporal survey, not only the records homogenized for comparison with the spatial survey (see methods).</w:t>
      </w:r>
    </w:p>
    <w:tbl>
      <w:tblPr>
        <w:tblStyle w:val="Tablaconcuadrcula"/>
        <w:tblW w:w="86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9"/>
        <w:gridCol w:w="1371"/>
        <w:gridCol w:w="1141"/>
        <w:gridCol w:w="1258"/>
        <w:gridCol w:w="1344"/>
      </w:tblGrid>
      <w:tr w:rsidR="00865E81" w:rsidRPr="00186302" w14:paraId="33C288BC" w14:textId="77777777" w:rsidTr="00CE035B">
        <w:trPr>
          <w:trHeight w:val="173"/>
        </w:trPr>
        <w:tc>
          <w:tcPr>
            <w:tcW w:w="3489" w:type="dxa"/>
            <w:tcBorders>
              <w:bottom w:val="single" w:sz="4" w:space="0" w:color="auto"/>
            </w:tcBorders>
          </w:tcPr>
          <w:p w14:paraId="54ADBA9C" w14:textId="77777777" w:rsidR="00865E81" w:rsidRPr="00186302" w:rsidRDefault="00865E81" w:rsidP="00C371AC">
            <w:pPr>
              <w:pStyle w:val="ImageCaption"/>
              <w:spacing w:before="0" w:after="0"/>
              <w:ind w:left="720" w:hanging="720"/>
              <w:rPr>
                <w:i w:val="0"/>
                <w:iCs/>
                <w:sz w:val="20"/>
                <w:szCs w:val="20"/>
              </w:rPr>
            </w:pPr>
          </w:p>
        </w:tc>
        <w:tc>
          <w:tcPr>
            <w:tcW w:w="1371" w:type="dxa"/>
            <w:tcBorders>
              <w:top w:val="single" w:sz="4" w:space="0" w:color="auto"/>
              <w:bottom w:val="single" w:sz="4" w:space="0" w:color="auto"/>
            </w:tcBorders>
            <w:vAlign w:val="center"/>
          </w:tcPr>
          <w:p w14:paraId="27DCC9E4" w14:textId="77777777" w:rsidR="00865E81" w:rsidRPr="00186302" w:rsidRDefault="00865E81" w:rsidP="00CE035B">
            <w:pPr>
              <w:pStyle w:val="ImageCaption"/>
              <w:spacing w:before="0" w:after="0"/>
              <w:jc w:val="center"/>
              <w:rPr>
                <w:i w:val="0"/>
                <w:iCs/>
                <w:sz w:val="20"/>
                <w:szCs w:val="20"/>
              </w:rPr>
            </w:pPr>
            <w:r w:rsidRPr="00186302">
              <w:rPr>
                <w:i w:val="0"/>
                <w:iCs/>
                <w:sz w:val="20"/>
                <w:szCs w:val="20"/>
              </w:rPr>
              <w:t xml:space="preserve">Los </w:t>
            </w:r>
            <w:proofErr w:type="spellStart"/>
            <w:r w:rsidRPr="00186302">
              <w:rPr>
                <w:i w:val="0"/>
                <w:iCs/>
                <w:sz w:val="20"/>
                <w:szCs w:val="20"/>
              </w:rPr>
              <w:t>Cazadores</w:t>
            </w:r>
            <w:proofErr w:type="spellEnd"/>
          </w:p>
        </w:tc>
        <w:tc>
          <w:tcPr>
            <w:tcW w:w="1141" w:type="dxa"/>
            <w:tcBorders>
              <w:top w:val="single" w:sz="4" w:space="0" w:color="auto"/>
              <w:bottom w:val="single" w:sz="4" w:space="0" w:color="auto"/>
            </w:tcBorders>
            <w:vAlign w:val="center"/>
          </w:tcPr>
          <w:p w14:paraId="433C6454" w14:textId="1571564E" w:rsidR="00865E81" w:rsidRPr="00186302" w:rsidRDefault="00865E81" w:rsidP="00CE035B">
            <w:pPr>
              <w:pStyle w:val="ImageCaption"/>
              <w:spacing w:before="0" w:after="0"/>
              <w:jc w:val="center"/>
              <w:rPr>
                <w:i w:val="0"/>
                <w:iCs/>
                <w:sz w:val="20"/>
                <w:szCs w:val="20"/>
              </w:rPr>
            </w:pPr>
            <w:r w:rsidRPr="00186302">
              <w:rPr>
                <w:i w:val="0"/>
                <w:iCs/>
                <w:sz w:val="20"/>
                <w:szCs w:val="20"/>
              </w:rPr>
              <w:t xml:space="preserve">Los </w:t>
            </w:r>
            <w:proofErr w:type="spellStart"/>
            <w:r w:rsidRPr="00186302">
              <w:rPr>
                <w:i w:val="0"/>
                <w:iCs/>
                <w:sz w:val="20"/>
                <w:szCs w:val="20"/>
              </w:rPr>
              <w:t>Boches</w:t>
            </w:r>
            <w:proofErr w:type="spellEnd"/>
          </w:p>
        </w:tc>
        <w:tc>
          <w:tcPr>
            <w:tcW w:w="1258" w:type="dxa"/>
            <w:tcBorders>
              <w:top w:val="single" w:sz="4" w:space="0" w:color="auto"/>
              <w:bottom w:val="single" w:sz="4" w:space="0" w:color="auto"/>
            </w:tcBorders>
            <w:vAlign w:val="center"/>
          </w:tcPr>
          <w:p w14:paraId="5C39F3C9" w14:textId="1E612C21" w:rsidR="00865E81" w:rsidRPr="00186302" w:rsidRDefault="00865E81" w:rsidP="00CE035B">
            <w:pPr>
              <w:pStyle w:val="ImageCaption"/>
              <w:spacing w:before="0" w:after="0"/>
              <w:jc w:val="center"/>
              <w:rPr>
                <w:i w:val="0"/>
                <w:iCs/>
                <w:sz w:val="20"/>
                <w:szCs w:val="20"/>
              </w:rPr>
            </w:pPr>
            <w:proofErr w:type="spellStart"/>
            <w:r w:rsidRPr="00186302">
              <w:rPr>
                <w:i w:val="0"/>
                <w:iCs/>
                <w:sz w:val="20"/>
                <w:szCs w:val="20"/>
              </w:rPr>
              <w:t>Ḥou</w:t>
            </w:r>
            <w:proofErr w:type="spellEnd"/>
            <w:r w:rsidRPr="00186302">
              <w:rPr>
                <w:i w:val="0"/>
                <w:iCs/>
                <w:sz w:val="20"/>
                <w:szCs w:val="20"/>
              </w:rPr>
              <w:t xml:space="preserve"> Sin </w:t>
            </w:r>
            <w:proofErr w:type="spellStart"/>
            <w:r w:rsidRPr="00186302">
              <w:rPr>
                <w:i w:val="0"/>
                <w:iCs/>
                <w:sz w:val="20"/>
                <w:szCs w:val="20"/>
              </w:rPr>
              <w:t>Tierri</w:t>
            </w:r>
            <w:proofErr w:type="spellEnd"/>
          </w:p>
        </w:tc>
        <w:tc>
          <w:tcPr>
            <w:tcW w:w="1344" w:type="dxa"/>
            <w:tcBorders>
              <w:top w:val="single" w:sz="4" w:space="0" w:color="auto"/>
              <w:bottom w:val="single" w:sz="4" w:space="0" w:color="auto"/>
            </w:tcBorders>
            <w:vAlign w:val="center"/>
          </w:tcPr>
          <w:p w14:paraId="5DCD9B0F" w14:textId="77777777" w:rsidR="00865E81" w:rsidRPr="00186302" w:rsidRDefault="00865E81" w:rsidP="00CE035B">
            <w:pPr>
              <w:pStyle w:val="ImageCaption"/>
              <w:spacing w:before="0" w:after="0"/>
              <w:jc w:val="center"/>
              <w:rPr>
                <w:i w:val="0"/>
                <w:iCs/>
                <w:sz w:val="20"/>
                <w:szCs w:val="20"/>
              </w:rPr>
            </w:pPr>
            <w:proofErr w:type="spellStart"/>
            <w:r w:rsidRPr="00186302">
              <w:rPr>
                <w:i w:val="0"/>
                <w:iCs/>
                <w:sz w:val="20"/>
                <w:szCs w:val="20"/>
              </w:rPr>
              <w:t>Hoyo</w:t>
            </w:r>
            <w:proofErr w:type="spellEnd"/>
            <w:r w:rsidRPr="00186302">
              <w:rPr>
                <w:i w:val="0"/>
                <w:iCs/>
                <w:sz w:val="20"/>
                <w:szCs w:val="20"/>
              </w:rPr>
              <w:t xml:space="preserve"> Sin Tierra</w:t>
            </w:r>
          </w:p>
        </w:tc>
      </w:tr>
      <w:tr w:rsidR="00865E81" w:rsidRPr="00186302" w14:paraId="03165A6E" w14:textId="77777777" w:rsidTr="00CE035B">
        <w:trPr>
          <w:trHeight w:val="173"/>
        </w:trPr>
        <w:tc>
          <w:tcPr>
            <w:tcW w:w="3489" w:type="dxa"/>
            <w:tcBorders>
              <w:top w:val="single" w:sz="4" w:space="0" w:color="auto"/>
            </w:tcBorders>
          </w:tcPr>
          <w:p w14:paraId="4904588E" w14:textId="77777777" w:rsidR="00865E81" w:rsidRPr="00186302" w:rsidRDefault="00865E81" w:rsidP="006E085E">
            <w:pPr>
              <w:pStyle w:val="ImageCaption"/>
              <w:spacing w:before="0" w:after="0"/>
              <w:rPr>
                <w:i w:val="0"/>
                <w:iCs/>
                <w:sz w:val="20"/>
                <w:szCs w:val="20"/>
              </w:rPr>
            </w:pPr>
            <w:r w:rsidRPr="00186302">
              <w:rPr>
                <w:i w:val="0"/>
                <w:iCs/>
                <w:sz w:val="20"/>
                <w:szCs w:val="20"/>
              </w:rPr>
              <w:t>Habitat</w:t>
            </w:r>
          </w:p>
        </w:tc>
        <w:tc>
          <w:tcPr>
            <w:tcW w:w="1371" w:type="dxa"/>
            <w:tcBorders>
              <w:top w:val="single" w:sz="4" w:space="0" w:color="auto"/>
            </w:tcBorders>
            <w:vAlign w:val="center"/>
          </w:tcPr>
          <w:p w14:paraId="46C62BA2" w14:textId="77777777" w:rsidR="00865E81" w:rsidRPr="00186302" w:rsidRDefault="00865E81" w:rsidP="00CE035B">
            <w:pPr>
              <w:pStyle w:val="ImageCaption"/>
              <w:spacing w:before="0" w:after="0"/>
              <w:jc w:val="center"/>
              <w:rPr>
                <w:i w:val="0"/>
                <w:iCs/>
                <w:sz w:val="20"/>
                <w:szCs w:val="20"/>
              </w:rPr>
            </w:pPr>
            <w:r w:rsidRPr="00186302">
              <w:rPr>
                <w:i w:val="0"/>
                <w:iCs/>
                <w:sz w:val="20"/>
                <w:szCs w:val="20"/>
              </w:rPr>
              <w:t>Snowbed</w:t>
            </w:r>
          </w:p>
        </w:tc>
        <w:tc>
          <w:tcPr>
            <w:tcW w:w="1141" w:type="dxa"/>
            <w:tcBorders>
              <w:top w:val="single" w:sz="4" w:space="0" w:color="auto"/>
            </w:tcBorders>
            <w:vAlign w:val="center"/>
          </w:tcPr>
          <w:p w14:paraId="62D6CADA" w14:textId="3808A5C9" w:rsidR="00865E81" w:rsidRPr="00186302" w:rsidRDefault="00865E81" w:rsidP="00CE035B">
            <w:pPr>
              <w:pStyle w:val="ImageCaption"/>
              <w:spacing w:before="0" w:after="0"/>
              <w:jc w:val="center"/>
              <w:rPr>
                <w:i w:val="0"/>
                <w:iCs/>
                <w:sz w:val="20"/>
                <w:szCs w:val="20"/>
              </w:rPr>
            </w:pPr>
            <w:r w:rsidRPr="00186302">
              <w:rPr>
                <w:i w:val="0"/>
                <w:iCs/>
                <w:sz w:val="20"/>
                <w:szCs w:val="20"/>
              </w:rPr>
              <w:t>Snowbed</w:t>
            </w:r>
          </w:p>
        </w:tc>
        <w:tc>
          <w:tcPr>
            <w:tcW w:w="1258" w:type="dxa"/>
            <w:tcBorders>
              <w:top w:val="single" w:sz="4" w:space="0" w:color="auto"/>
            </w:tcBorders>
            <w:vAlign w:val="center"/>
          </w:tcPr>
          <w:p w14:paraId="3B84BCD8" w14:textId="7763327B" w:rsidR="00865E81" w:rsidRPr="00186302" w:rsidRDefault="00865E81" w:rsidP="00CE035B">
            <w:pPr>
              <w:pStyle w:val="ImageCaption"/>
              <w:spacing w:before="0" w:after="0"/>
              <w:jc w:val="center"/>
              <w:rPr>
                <w:i w:val="0"/>
                <w:iCs/>
                <w:sz w:val="20"/>
                <w:szCs w:val="20"/>
              </w:rPr>
            </w:pPr>
            <w:r w:rsidRPr="00186302">
              <w:rPr>
                <w:i w:val="0"/>
                <w:iCs/>
                <w:sz w:val="20"/>
                <w:szCs w:val="20"/>
              </w:rPr>
              <w:t>Fellfield</w:t>
            </w:r>
          </w:p>
        </w:tc>
        <w:tc>
          <w:tcPr>
            <w:tcW w:w="1344" w:type="dxa"/>
            <w:tcBorders>
              <w:top w:val="single" w:sz="4" w:space="0" w:color="auto"/>
            </w:tcBorders>
            <w:vAlign w:val="center"/>
          </w:tcPr>
          <w:p w14:paraId="2E300401" w14:textId="77777777" w:rsidR="00865E81" w:rsidRPr="00186302" w:rsidRDefault="00865E81" w:rsidP="00CE035B">
            <w:pPr>
              <w:pStyle w:val="ImageCaption"/>
              <w:spacing w:before="0" w:after="0"/>
              <w:jc w:val="center"/>
              <w:rPr>
                <w:i w:val="0"/>
                <w:iCs/>
                <w:sz w:val="20"/>
                <w:szCs w:val="20"/>
              </w:rPr>
            </w:pPr>
            <w:r w:rsidRPr="00186302">
              <w:rPr>
                <w:i w:val="0"/>
                <w:iCs/>
                <w:sz w:val="20"/>
                <w:szCs w:val="20"/>
              </w:rPr>
              <w:t>Fellfiel</w:t>
            </w:r>
            <w:r>
              <w:rPr>
                <w:i w:val="0"/>
                <w:iCs/>
                <w:sz w:val="20"/>
                <w:szCs w:val="20"/>
              </w:rPr>
              <w:t>d</w:t>
            </w:r>
          </w:p>
        </w:tc>
      </w:tr>
      <w:tr w:rsidR="00865E81" w:rsidRPr="00186302" w14:paraId="1D50A8B5" w14:textId="77777777" w:rsidTr="00D84D67">
        <w:trPr>
          <w:trHeight w:val="173"/>
        </w:trPr>
        <w:tc>
          <w:tcPr>
            <w:tcW w:w="3489" w:type="dxa"/>
          </w:tcPr>
          <w:p w14:paraId="0B97ED0E" w14:textId="77777777" w:rsidR="00865E81" w:rsidRPr="00186302" w:rsidRDefault="00865E81" w:rsidP="006E085E">
            <w:pPr>
              <w:pStyle w:val="ImageCaption"/>
              <w:spacing w:before="0" w:after="0"/>
              <w:rPr>
                <w:i w:val="0"/>
                <w:iCs/>
                <w:sz w:val="20"/>
                <w:szCs w:val="20"/>
              </w:rPr>
            </w:pPr>
            <w:r w:rsidRPr="00186302">
              <w:rPr>
                <w:i w:val="0"/>
                <w:iCs/>
                <w:sz w:val="20"/>
                <w:szCs w:val="20"/>
              </w:rPr>
              <w:t>Elevation (m asl)</w:t>
            </w:r>
          </w:p>
        </w:tc>
        <w:tc>
          <w:tcPr>
            <w:tcW w:w="1371" w:type="dxa"/>
            <w:vAlign w:val="center"/>
          </w:tcPr>
          <w:p w14:paraId="5E6DE351" w14:textId="77777777" w:rsidR="00865E81" w:rsidRPr="00186302" w:rsidRDefault="00865E81" w:rsidP="00D84D67">
            <w:pPr>
              <w:pStyle w:val="ImageCaption"/>
              <w:spacing w:before="0" w:after="0"/>
              <w:jc w:val="center"/>
              <w:rPr>
                <w:i w:val="0"/>
                <w:iCs/>
                <w:sz w:val="20"/>
                <w:szCs w:val="20"/>
              </w:rPr>
            </w:pPr>
            <w:r w:rsidRPr="00186302">
              <w:rPr>
                <w:i w:val="0"/>
                <w:iCs/>
                <w:sz w:val="20"/>
                <w:szCs w:val="20"/>
              </w:rPr>
              <w:t>2130</w:t>
            </w:r>
          </w:p>
        </w:tc>
        <w:tc>
          <w:tcPr>
            <w:tcW w:w="1141" w:type="dxa"/>
            <w:vAlign w:val="center"/>
          </w:tcPr>
          <w:p w14:paraId="259AAB3D" w14:textId="3ECCD361" w:rsidR="00865E81" w:rsidRPr="00186302" w:rsidRDefault="00865E81" w:rsidP="00D84D67">
            <w:pPr>
              <w:pStyle w:val="ImageCaption"/>
              <w:spacing w:before="0" w:after="0"/>
              <w:jc w:val="center"/>
              <w:rPr>
                <w:i w:val="0"/>
                <w:iCs/>
                <w:sz w:val="20"/>
                <w:szCs w:val="20"/>
              </w:rPr>
            </w:pPr>
            <w:r w:rsidRPr="00186302">
              <w:rPr>
                <w:i w:val="0"/>
                <w:iCs/>
                <w:sz w:val="20"/>
                <w:szCs w:val="20"/>
              </w:rPr>
              <w:t>2140</w:t>
            </w:r>
          </w:p>
        </w:tc>
        <w:tc>
          <w:tcPr>
            <w:tcW w:w="1258" w:type="dxa"/>
            <w:vAlign w:val="center"/>
          </w:tcPr>
          <w:p w14:paraId="38B671DC" w14:textId="45CA718C" w:rsidR="00865E81" w:rsidRPr="00186302" w:rsidRDefault="00865E81" w:rsidP="00D84D67">
            <w:pPr>
              <w:pStyle w:val="ImageCaption"/>
              <w:spacing w:before="0" w:after="0"/>
              <w:jc w:val="center"/>
              <w:rPr>
                <w:i w:val="0"/>
                <w:iCs/>
                <w:sz w:val="20"/>
                <w:szCs w:val="20"/>
              </w:rPr>
            </w:pPr>
            <w:r w:rsidRPr="00186302">
              <w:rPr>
                <w:i w:val="0"/>
                <w:iCs/>
                <w:sz w:val="20"/>
                <w:szCs w:val="20"/>
              </w:rPr>
              <w:t>1990</w:t>
            </w:r>
          </w:p>
        </w:tc>
        <w:tc>
          <w:tcPr>
            <w:tcW w:w="1344" w:type="dxa"/>
            <w:vAlign w:val="center"/>
          </w:tcPr>
          <w:p w14:paraId="4D10EC93" w14:textId="77777777" w:rsidR="00865E81" w:rsidRPr="00186302" w:rsidRDefault="00865E81" w:rsidP="00D84D67">
            <w:pPr>
              <w:pStyle w:val="ImageCaption"/>
              <w:spacing w:before="0" w:after="0"/>
              <w:jc w:val="center"/>
              <w:rPr>
                <w:i w:val="0"/>
                <w:iCs/>
                <w:sz w:val="20"/>
                <w:szCs w:val="20"/>
              </w:rPr>
            </w:pPr>
            <w:r w:rsidRPr="00186302">
              <w:rPr>
                <w:i w:val="0"/>
                <w:iCs/>
                <w:sz w:val="20"/>
                <w:szCs w:val="20"/>
              </w:rPr>
              <w:t>1950</w:t>
            </w:r>
          </w:p>
        </w:tc>
      </w:tr>
      <w:tr w:rsidR="00865E81" w:rsidRPr="00186302" w14:paraId="31119AEF" w14:textId="77777777" w:rsidTr="00D84D67">
        <w:trPr>
          <w:trHeight w:val="173"/>
        </w:trPr>
        <w:tc>
          <w:tcPr>
            <w:tcW w:w="3489" w:type="dxa"/>
          </w:tcPr>
          <w:p w14:paraId="3A64F169" w14:textId="77777777" w:rsidR="00865E81" w:rsidRPr="00186302" w:rsidRDefault="00865E81" w:rsidP="006E085E">
            <w:pPr>
              <w:pStyle w:val="ImageCaption"/>
              <w:spacing w:before="0" w:after="0"/>
              <w:rPr>
                <w:i w:val="0"/>
                <w:iCs/>
                <w:sz w:val="20"/>
                <w:szCs w:val="20"/>
              </w:rPr>
            </w:pPr>
            <w:r w:rsidRPr="00186302">
              <w:rPr>
                <w:i w:val="0"/>
                <w:iCs/>
                <w:sz w:val="20"/>
                <w:szCs w:val="20"/>
              </w:rPr>
              <w:t>Mean annual temperature (bio1, ºC)</w:t>
            </w:r>
          </w:p>
        </w:tc>
        <w:tc>
          <w:tcPr>
            <w:tcW w:w="1371" w:type="dxa"/>
            <w:vAlign w:val="center"/>
          </w:tcPr>
          <w:p w14:paraId="4D8E11D3" w14:textId="3C0CFACA" w:rsidR="00865E81" w:rsidRPr="00186302" w:rsidRDefault="00865E81" w:rsidP="00D84D67">
            <w:pPr>
              <w:pStyle w:val="ImageCaption"/>
              <w:spacing w:before="0" w:after="0"/>
              <w:jc w:val="center"/>
              <w:rPr>
                <w:i w:val="0"/>
                <w:iCs/>
                <w:sz w:val="20"/>
                <w:szCs w:val="20"/>
              </w:rPr>
            </w:pPr>
            <w:r>
              <w:rPr>
                <w:i w:val="0"/>
                <w:iCs/>
                <w:sz w:val="20"/>
                <w:szCs w:val="20"/>
              </w:rPr>
              <w:t>6</w:t>
            </w:r>
          </w:p>
        </w:tc>
        <w:tc>
          <w:tcPr>
            <w:tcW w:w="1141" w:type="dxa"/>
            <w:vAlign w:val="center"/>
          </w:tcPr>
          <w:p w14:paraId="2717C487" w14:textId="0078DFCD" w:rsidR="00865E81" w:rsidRPr="00186302" w:rsidRDefault="00865E81" w:rsidP="00D84D67">
            <w:pPr>
              <w:pStyle w:val="ImageCaption"/>
              <w:spacing w:before="0" w:after="0"/>
              <w:jc w:val="center"/>
              <w:rPr>
                <w:i w:val="0"/>
                <w:iCs/>
                <w:sz w:val="20"/>
                <w:szCs w:val="20"/>
              </w:rPr>
            </w:pPr>
            <w:r>
              <w:rPr>
                <w:i w:val="0"/>
                <w:iCs/>
                <w:sz w:val="20"/>
                <w:szCs w:val="20"/>
              </w:rPr>
              <w:t>4.3</w:t>
            </w:r>
          </w:p>
        </w:tc>
        <w:tc>
          <w:tcPr>
            <w:tcW w:w="1258" w:type="dxa"/>
            <w:vAlign w:val="center"/>
          </w:tcPr>
          <w:p w14:paraId="5E4EACD5" w14:textId="2CACE924" w:rsidR="00865E81" w:rsidRPr="00186302" w:rsidRDefault="00865E81" w:rsidP="00D84D67">
            <w:pPr>
              <w:pStyle w:val="ImageCaption"/>
              <w:spacing w:before="0" w:after="0"/>
              <w:jc w:val="center"/>
              <w:rPr>
                <w:i w:val="0"/>
                <w:iCs/>
                <w:sz w:val="20"/>
                <w:szCs w:val="20"/>
              </w:rPr>
            </w:pPr>
            <w:r>
              <w:rPr>
                <w:i w:val="0"/>
                <w:iCs/>
                <w:sz w:val="20"/>
                <w:szCs w:val="20"/>
              </w:rPr>
              <w:t>5.5</w:t>
            </w:r>
          </w:p>
        </w:tc>
        <w:tc>
          <w:tcPr>
            <w:tcW w:w="1344" w:type="dxa"/>
            <w:vAlign w:val="center"/>
          </w:tcPr>
          <w:p w14:paraId="17B90C17" w14:textId="36C37579" w:rsidR="00865E81" w:rsidRPr="00186302" w:rsidRDefault="00865E81" w:rsidP="00D84D67">
            <w:pPr>
              <w:pStyle w:val="ImageCaption"/>
              <w:spacing w:before="0" w:after="0"/>
              <w:jc w:val="center"/>
              <w:rPr>
                <w:i w:val="0"/>
                <w:iCs/>
                <w:sz w:val="20"/>
                <w:szCs w:val="20"/>
              </w:rPr>
            </w:pPr>
            <w:r>
              <w:rPr>
                <w:i w:val="0"/>
                <w:iCs/>
                <w:sz w:val="20"/>
                <w:szCs w:val="20"/>
              </w:rPr>
              <w:t>6.9</w:t>
            </w:r>
          </w:p>
        </w:tc>
      </w:tr>
      <w:tr w:rsidR="00865E81" w:rsidRPr="00186302" w14:paraId="6FD639C9" w14:textId="77777777" w:rsidTr="00D84D67">
        <w:trPr>
          <w:trHeight w:val="173"/>
        </w:trPr>
        <w:tc>
          <w:tcPr>
            <w:tcW w:w="3489" w:type="dxa"/>
          </w:tcPr>
          <w:p w14:paraId="0B718EBB" w14:textId="77777777" w:rsidR="00865E81" w:rsidRPr="00186302" w:rsidRDefault="00865E81" w:rsidP="006E085E">
            <w:pPr>
              <w:pStyle w:val="ImageCaption"/>
              <w:spacing w:before="0" w:after="0"/>
              <w:rPr>
                <w:i w:val="0"/>
                <w:iCs/>
                <w:sz w:val="20"/>
                <w:szCs w:val="20"/>
              </w:rPr>
            </w:pPr>
            <w:r w:rsidRPr="00186302">
              <w:rPr>
                <w:i w:val="0"/>
                <w:iCs/>
                <w:sz w:val="20"/>
                <w:szCs w:val="20"/>
              </w:rPr>
              <w:t>Diurnal thermal range (bio2, ºC)</w:t>
            </w:r>
          </w:p>
        </w:tc>
        <w:tc>
          <w:tcPr>
            <w:tcW w:w="1371" w:type="dxa"/>
            <w:vAlign w:val="center"/>
          </w:tcPr>
          <w:p w14:paraId="1E7D4F7D" w14:textId="20A0E747" w:rsidR="00865E81" w:rsidRPr="00186302" w:rsidRDefault="00865E81" w:rsidP="00D84D67">
            <w:pPr>
              <w:pStyle w:val="ImageCaption"/>
              <w:spacing w:before="0" w:after="0"/>
              <w:jc w:val="center"/>
              <w:rPr>
                <w:i w:val="0"/>
                <w:iCs/>
                <w:sz w:val="20"/>
                <w:szCs w:val="20"/>
              </w:rPr>
            </w:pPr>
            <w:r>
              <w:rPr>
                <w:i w:val="0"/>
                <w:iCs/>
                <w:sz w:val="20"/>
                <w:szCs w:val="20"/>
              </w:rPr>
              <w:t>3.3</w:t>
            </w:r>
          </w:p>
        </w:tc>
        <w:tc>
          <w:tcPr>
            <w:tcW w:w="1141" w:type="dxa"/>
            <w:vAlign w:val="center"/>
          </w:tcPr>
          <w:p w14:paraId="6E2EA6FF" w14:textId="2E0843F6" w:rsidR="00865E81" w:rsidRPr="00186302" w:rsidRDefault="00865E81" w:rsidP="00D84D67">
            <w:pPr>
              <w:pStyle w:val="ImageCaption"/>
              <w:spacing w:before="0" w:after="0"/>
              <w:jc w:val="center"/>
              <w:rPr>
                <w:i w:val="0"/>
                <w:iCs/>
                <w:sz w:val="20"/>
                <w:szCs w:val="20"/>
              </w:rPr>
            </w:pPr>
            <w:r w:rsidRPr="00186302">
              <w:rPr>
                <w:i w:val="0"/>
                <w:iCs/>
                <w:sz w:val="20"/>
                <w:szCs w:val="20"/>
              </w:rPr>
              <w:t>2.</w:t>
            </w:r>
            <w:r>
              <w:rPr>
                <w:i w:val="0"/>
                <w:iCs/>
                <w:sz w:val="20"/>
                <w:szCs w:val="20"/>
              </w:rPr>
              <w:t>4</w:t>
            </w:r>
          </w:p>
        </w:tc>
        <w:tc>
          <w:tcPr>
            <w:tcW w:w="1258" w:type="dxa"/>
            <w:vAlign w:val="center"/>
          </w:tcPr>
          <w:p w14:paraId="485F20B0" w14:textId="06446655" w:rsidR="00865E81" w:rsidRPr="00186302" w:rsidRDefault="00865E81" w:rsidP="00D84D67">
            <w:pPr>
              <w:pStyle w:val="ImageCaption"/>
              <w:spacing w:before="0" w:after="0"/>
              <w:jc w:val="center"/>
              <w:rPr>
                <w:i w:val="0"/>
                <w:iCs/>
                <w:sz w:val="20"/>
                <w:szCs w:val="20"/>
              </w:rPr>
            </w:pPr>
            <w:r w:rsidRPr="00186302">
              <w:rPr>
                <w:i w:val="0"/>
                <w:iCs/>
                <w:sz w:val="20"/>
                <w:szCs w:val="20"/>
              </w:rPr>
              <w:t>3.</w:t>
            </w:r>
            <w:r>
              <w:rPr>
                <w:i w:val="0"/>
                <w:iCs/>
                <w:sz w:val="20"/>
                <w:szCs w:val="20"/>
              </w:rPr>
              <w:t>5</w:t>
            </w:r>
          </w:p>
        </w:tc>
        <w:tc>
          <w:tcPr>
            <w:tcW w:w="1344" w:type="dxa"/>
            <w:vAlign w:val="center"/>
          </w:tcPr>
          <w:p w14:paraId="378120DB" w14:textId="61D23237" w:rsidR="00865E81" w:rsidRPr="00186302" w:rsidRDefault="00865E81" w:rsidP="00D84D67">
            <w:pPr>
              <w:pStyle w:val="ImageCaption"/>
              <w:spacing w:before="0" w:after="0"/>
              <w:jc w:val="center"/>
              <w:rPr>
                <w:i w:val="0"/>
                <w:iCs/>
                <w:sz w:val="20"/>
                <w:szCs w:val="20"/>
              </w:rPr>
            </w:pPr>
            <w:r>
              <w:rPr>
                <w:i w:val="0"/>
                <w:iCs/>
                <w:sz w:val="20"/>
                <w:szCs w:val="20"/>
              </w:rPr>
              <w:t>3.2</w:t>
            </w:r>
          </w:p>
        </w:tc>
      </w:tr>
      <w:tr w:rsidR="00865E81" w:rsidRPr="00186302" w14:paraId="3395B847" w14:textId="77777777" w:rsidTr="00D84D67">
        <w:trPr>
          <w:trHeight w:val="173"/>
        </w:trPr>
        <w:tc>
          <w:tcPr>
            <w:tcW w:w="3489" w:type="dxa"/>
          </w:tcPr>
          <w:p w14:paraId="0873D81F" w14:textId="77777777" w:rsidR="00865E81" w:rsidRPr="00186302" w:rsidRDefault="00865E81" w:rsidP="006E085E">
            <w:pPr>
              <w:pStyle w:val="ImageCaption"/>
              <w:spacing w:before="0" w:after="0"/>
              <w:rPr>
                <w:i w:val="0"/>
                <w:iCs/>
                <w:sz w:val="20"/>
                <w:szCs w:val="20"/>
              </w:rPr>
            </w:pPr>
            <w:r w:rsidRPr="00186302">
              <w:rPr>
                <w:i w:val="0"/>
                <w:iCs/>
                <w:sz w:val="20"/>
                <w:szCs w:val="20"/>
              </w:rPr>
              <w:t>Annual thermal range (bio7, ºC)</w:t>
            </w:r>
          </w:p>
        </w:tc>
        <w:tc>
          <w:tcPr>
            <w:tcW w:w="1371" w:type="dxa"/>
            <w:vAlign w:val="center"/>
          </w:tcPr>
          <w:p w14:paraId="5F36D9BA" w14:textId="5FBCB53E" w:rsidR="00865E81" w:rsidRPr="00186302" w:rsidRDefault="00865E81" w:rsidP="00D84D67">
            <w:pPr>
              <w:pStyle w:val="ImageCaption"/>
              <w:spacing w:before="0" w:after="0"/>
              <w:jc w:val="center"/>
              <w:rPr>
                <w:i w:val="0"/>
                <w:iCs/>
                <w:sz w:val="20"/>
                <w:szCs w:val="20"/>
              </w:rPr>
            </w:pPr>
            <w:r w:rsidRPr="00186302">
              <w:rPr>
                <w:i w:val="0"/>
                <w:iCs/>
                <w:sz w:val="20"/>
                <w:szCs w:val="20"/>
              </w:rPr>
              <w:t>20.</w:t>
            </w:r>
            <w:r>
              <w:rPr>
                <w:i w:val="0"/>
                <w:iCs/>
                <w:sz w:val="20"/>
                <w:szCs w:val="20"/>
              </w:rPr>
              <w:t>9</w:t>
            </w:r>
          </w:p>
        </w:tc>
        <w:tc>
          <w:tcPr>
            <w:tcW w:w="1141" w:type="dxa"/>
            <w:vAlign w:val="center"/>
          </w:tcPr>
          <w:p w14:paraId="18A9591D" w14:textId="44D8807B" w:rsidR="00865E81" w:rsidRPr="00186302" w:rsidRDefault="00865E81" w:rsidP="00D84D67">
            <w:pPr>
              <w:pStyle w:val="ImageCaption"/>
              <w:spacing w:before="0" w:after="0"/>
              <w:jc w:val="center"/>
              <w:rPr>
                <w:i w:val="0"/>
                <w:iCs/>
                <w:sz w:val="20"/>
                <w:szCs w:val="20"/>
              </w:rPr>
            </w:pPr>
            <w:r w:rsidRPr="00186302">
              <w:rPr>
                <w:i w:val="0"/>
                <w:iCs/>
                <w:sz w:val="20"/>
                <w:szCs w:val="20"/>
              </w:rPr>
              <w:t>19.</w:t>
            </w:r>
            <w:r>
              <w:rPr>
                <w:i w:val="0"/>
                <w:iCs/>
                <w:sz w:val="20"/>
                <w:szCs w:val="20"/>
              </w:rPr>
              <w:t>3</w:t>
            </w:r>
          </w:p>
        </w:tc>
        <w:tc>
          <w:tcPr>
            <w:tcW w:w="1258" w:type="dxa"/>
            <w:vAlign w:val="center"/>
          </w:tcPr>
          <w:p w14:paraId="564BA4D0" w14:textId="7AB2D977" w:rsidR="00865E81" w:rsidRPr="00186302" w:rsidRDefault="00865E81" w:rsidP="00D84D67">
            <w:pPr>
              <w:pStyle w:val="ImageCaption"/>
              <w:spacing w:before="0" w:after="0"/>
              <w:jc w:val="center"/>
              <w:rPr>
                <w:i w:val="0"/>
                <w:iCs/>
                <w:sz w:val="20"/>
                <w:szCs w:val="20"/>
              </w:rPr>
            </w:pPr>
            <w:r w:rsidRPr="00186302">
              <w:rPr>
                <w:i w:val="0"/>
                <w:iCs/>
                <w:sz w:val="20"/>
                <w:szCs w:val="20"/>
              </w:rPr>
              <w:t>22.3</w:t>
            </w:r>
          </w:p>
        </w:tc>
        <w:tc>
          <w:tcPr>
            <w:tcW w:w="1344" w:type="dxa"/>
            <w:vAlign w:val="center"/>
          </w:tcPr>
          <w:p w14:paraId="78DF8F9F" w14:textId="77777777" w:rsidR="00865E81" w:rsidRPr="00186302" w:rsidRDefault="00865E81" w:rsidP="00D84D67">
            <w:pPr>
              <w:pStyle w:val="ImageCaption"/>
              <w:spacing w:before="0" w:after="0"/>
              <w:jc w:val="center"/>
              <w:rPr>
                <w:i w:val="0"/>
                <w:iCs/>
                <w:sz w:val="20"/>
                <w:szCs w:val="20"/>
              </w:rPr>
            </w:pPr>
            <w:r w:rsidRPr="00186302">
              <w:rPr>
                <w:i w:val="0"/>
                <w:iCs/>
                <w:sz w:val="20"/>
                <w:szCs w:val="20"/>
              </w:rPr>
              <w:t>23.8</w:t>
            </w:r>
          </w:p>
        </w:tc>
      </w:tr>
      <w:tr w:rsidR="00865E81" w:rsidRPr="00186302" w14:paraId="25F24B14" w14:textId="77777777" w:rsidTr="00D84D67">
        <w:trPr>
          <w:trHeight w:val="173"/>
        </w:trPr>
        <w:tc>
          <w:tcPr>
            <w:tcW w:w="3489" w:type="dxa"/>
          </w:tcPr>
          <w:p w14:paraId="11CB5CD4" w14:textId="77777777" w:rsidR="00865E81" w:rsidRPr="00186302" w:rsidRDefault="00865E81" w:rsidP="006E085E">
            <w:pPr>
              <w:pStyle w:val="ImageCaption"/>
              <w:spacing w:before="0" w:after="0"/>
              <w:rPr>
                <w:i w:val="0"/>
                <w:iCs/>
                <w:sz w:val="20"/>
                <w:szCs w:val="20"/>
              </w:rPr>
            </w:pPr>
            <w:r w:rsidRPr="00186302">
              <w:rPr>
                <w:i w:val="0"/>
                <w:iCs/>
                <w:sz w:val="20"/>
                <w:szCs w:val="20"/>
              </w:rPr>
              <w:t>Absolute min temperature (ºC)</w:t>
            </w:r>
          </w:p>
        </w:tc>
        <w:tc>
          <w:tcPr>
            <w:tcW w:w="1371" w:type="dxa"/>
            <w:vAlign w:val="center"/>
          </w:tcPr>
          <w:p w14:paraId="41B4ED1C" w14:textId="77777777" w:rsidR="00865E81" w:rsidRPr="00186302" w:rsidRDefault="00865E81" w:rsidP="00D84D67">
            <w:pPr>
              <w:pStyle w:val="ImageCaption"/>
              <w:spacing w:before="0" w:after="0"/>
              <w:jc w:val="center"/>
              <w:rPr>
                <w:i w:val="0"/>
                <w:iCs/>
                <w:sz w:val="20"/>
                <w:szCs w:val="20"/>
              </w:rPr>
            </w:pPr>
            <w:r w:rsidRPr="00186302">
              <w:rPr>
                <w:i w:val="0"/>
                <w:iCs/>
                <w:sz w:val="20"/>
                <w:szCs w:val="20"/>
              </w:rPr>
              <w:t>-2.8</w:t>
            </w:r>
          </w:p>
        </w:tc>
        <w:tc>
          <w:tcPr>
            <w:tcW w:w="1141" w:type="dxa"/>
            <w:vAlign w:val="center"/>
          </w:tcPr>
          <w:p w14:paraId="5900ABBC" w14:textId="5CBA5C9B" w:rsidR="00865E81" w:rsidRPr="00186302" w:rsidRDefault="00865E81" w:rsidP="00D84D67">
            <w:pPr>
              <w:pStyle w:val="ImageCaption"/>
              <w:spacing w:before="0" w:after="0"/>
              <w:jc w:val="center"/>
              <w:rPr>
                <w:i w:val="0"/>
                <w:iCs/>
                <w:sz w:val="20"/>
                <w:szCs w:val="20"/>
              </w:rPr>
            </w:pPr>
            <w:r w:rsidRPr="00186302">
              <w:rPr>
                <w:i w:val="0"/>
                <w:iCs/>
                <w:sz w:val="20"/>
                <w:szCs w:val="20"/>
              </w:rPr>
              <w:t>-4.1</w:t>
            </w:r>
          </w:p>
        </w:tc>
        <w:tc>
          <w:tcPr>
            <w:tcW w:w="1258" w:type="dxa"/>
            <w:vAlign w:val="center"/>
          </w:tcPr>
          <w:p w14:paraId="54F91892" w14:textId="25B3E5B0" w:rsidR="00865E81" w:rsidRPr="00186302" w:rsidRDefault="00865E81" w:rsidP="00D84D67">
            <w:pPr>
              <w:pStyle w:val="ImageCaption"/>
              <w:spacing w:before="0" w:after="0"/>
              <w:jc w:val="center"/>
              <w:rPr>
                <w:i w:val="0"/>
                <w:iCs/>
                <w:sz w:val="20"/>
                <w:szCs w:val="20"/>
              </w:rPr>
            </w:pPr>
            <w:r w:rsidRPr="00186302">
              <w:rPr>
                <w:i w:val="0"/>
                <w:iCs/>
                <w:sz w:val="20"/>
                <w:szCs w:val="20"/>
              </w:rPr>
              <w:t>-12.0</w:t>
            </w:r>
          </w:p>
        </w:tc>
        <w:tc>
          <w:tcPr>
            <w:tcW w:w="1344" w:type="dxa"/>
            <w:vAlign w:val="center"/>
          </w:tcPr>
          <w:p w14:paraId="285A2962" w14:textId="77777777" w:rsidR="00865E81" w:rsidRPr="00186302" w:rsidRDefault="00865E81" w:rsidP="00D84D67">
            <w:pPr>
              <w:pStyle w:val="ImageCaption"/>
              <w:spacing w:before="0" w:after="0"/>
              <w:jc w:val="center"/>
              <w:rPr>
                <w:i w:val="0"/>
                <w:iCs/>
                <w:sz w:val="20"/>
                <w:szCs w:val="20"/>
              </w:rPr>
            </w:pPr>
            <w:r w:rsidRPr="00186302">
              <w:rPr>
                <w:i w:val="0"/>
                <w:iCs/>
                <w:sz w:val="20"/>
                <w:szCs w:val="20"/>
              </w:rPr>
              <w:t>-9.9</w:t>
            </w:r>
          </w:p>
        </w:tc>
      </w:tr>
      <w:tr w:rsidR="00865E81" w:rsidRPr="00186302" w14:paraId="58AE5860" w14:textId="77777777" w:rsidTr="00D84D67">
        <w:trPr>
          <w:trHeight w:val="173"/>
        </w:trPr>
        <w:tc>
          <w:tcPr>
            <w:tcW w:w="3489" w:type="dxa"/>
          </w:tcPr>
          <w:p w14:paraId="5B36F3C3" w14:textId="77777777" w:rsidR="00865E81" w:rsidRPr="00186302" w:rsidRDefault="00865E81" w:rsidP="006E085E">
            <w:pPr>
              <w:pStyle w:val="ImageCaption"/>
              <w:spacing w:before="0" w:after="0"/>
              <w:rPr>
                <w:i w:val="0"/>
                <w:iCs/>
                <w:sz w:val="20"/>
                <w:szCs w:val="20"/>
              </w:rPr>
            </w:pPr>
            <w:r w:rsidRPr="00186302">
              <w:rPr>
                <w:i w:val="0"/>
                <w:iCs/>
                <w:sz w:val="20"/>
                <w:szCs w:val="20"/>
              </w:rPr>
              <w:t>Absolute max temperature (ºC)</w:t>
            </w:r>
          </w:p>
        </w:tc>
        <w:tc>
          <w:tcPr>
            <w:tcW w:w="1371" w:type="dxa"/>
            <w:vAlign w:val="center"/>
          </w:tcPr>
          <w:p w14:paraId="66327434" w14:textId="77777777" w:rsidR="00865E81" w:rsidRPr="00186302" w:rsidRDefault="00865E81" w:rsidP="00D84D67">
            <w:pPr>
              <w:pStyle w:val="ImageCaption"/>
              <w:spacing w:before="0" w:after="0"/>
              <w:jc w:val="center"/>
              <w:rPr>
                <w:i w:val="0"/>
                <w:iCs/>
                <w:sz w:val="20"/>
                <w:szCs w:val="20"/>
              </w:rPr>
            </w:pPr>
            <w:r w:rsidRPr="00186302">
              <w:rPr>
                <w:i w:val="0"/>
                <w:iCs/>
                <w:sz w:val="20"/>
                <w:szCs w:val="20"/>
              </w:rPr>
              <w:t>27.1</w:t>
            </w:r>
          </w:p>
        </w:tc>
        <w:tc>
          <w:tcPr>
            <w:tcW w:w="1141" w:type="dxa"/>
            <w:vAlign w:val="center"/>
          </w:tcPr>
          <w:p w14:paraId="61BBEB59" w14:textId="747F9DBE" w:rsidR="00865E81" w:rsidRPr="00186302" w:rsidRDefault="00865E81" w:rsidP="00D84D67">
            <w:pPr>
              <w:pStyle w:val="ImageCaption"/>
              <w:spacing w:before="0" w:after="0"/>
              <w:jc w:val="center"/>
              <w:rPr>
                <w:i w:val="0"/>
                <w:iCs/>
                <w:sz w:val="20"/>
                <w:szCs w:val="20"/>
              </w:rPr>
            </w:pPr>
            <w:r w:rsidRPr="00186302">
              <w:rPr>
                <w:i w:val="0"/>
                <w:iCs/>
                <w:sz w:val="20"/>
                <w:szCs w:val="20"/>
              </w:rPr>
              <w:t>24.9</w:t>
            </w:r>
          </w:p>
        </w:tc>
        <w:tc>
          <w:tcPr>
            <w:tcW w:w="1258" w:type="dxa"/>
            <w:vAlign w:val="center"/>
          </w:tcPr>
          <w:p w14:paraId="38A0CC1A" w14:textId="2C479D02" w:rsidR="00865E81" w:rsidRPr="00186302" w:rsidRDefault="00865E81" w:rsidP="00D84D67">
            <w:pPr>
              <w:pStyle w:val="ImageCaption"/>
              <w:spacing w:before="0" w:after="0"/>
              <w:jc w:val="center"/>
              <w:rPr>
                <w:i w:val="0"/>
                <w:iCs/>
                <w:sz w:val="20"/>
                <w:szCs w:val="20"/>
              </w:rPr>
            </w:pPr>
            <w:r w:rsidRPr="00186302">
              <w:rPr>
                <w:i w:val="0"/>
                <w:iCs/>
                <w:sz w:val="20"/>
                <w:szCs w:val="20"/>
              </w:rPr>
              <w:t>27.0</w:t>
            </w:r>
          </w:p>
        </w:tc>
        <w:tc>
          <w:tcPr>
            <w:tcW w:w="1344" w:type="dxa"/>
            <w:vAlign w:val="center"/>
          </w:tcPr>
          <w:p w14:paraId="4D29D3C7" w14:textId="77777777" w:rsidR="00865E81" w:rsidRPr="00186302" w:rsidRDefault="00865E81" w:rsidP="00D84D67">
            <w:pPr>
              <w:pStyle w:val="ImageCaption"/>
              <w:spacing w:before="0" w:after="0"/>
              <w:jc w:val="center"/>
              <w:rPr>
                <w:i w:val="0"/>
                <w:iCs/>
                <w:sz w:val="20"/>
                <w:szCs w:val="20"/>
              </w:rPr>
            </w:pPr>
            <w:r w:rsidRPr="00186302">
              <w:rPr>
                <w:i w:val="0"/>
                <w:iCs/>
                <w:sz w:val="20"/>
                <w:szCs w:val="20"/>
              </w:rPr>
              <w:t>27.4</w:t>
            </w:r>
          </w:p>
        </w:tc>
      </w:tr>
      <w:tr w:rsidR="00865E81" w:rsidRPr="00186302" w14:paraId="6C2DC9AC" w14:textId="77777777" w:rsidTr="00D84D67">
        <w:trPr>
          <w:trHeight w:val="173"/>
        </w:trPr>
        <w:tc>
          <w:tcPr>
            <w:tcW w:w="3489" w:type="dxa"/>
          </w:tcPr>
          <w:p w14:paraId="338147F9" w14:textId="77777777" w:rsidR="00865E81" w:rsidRPr="00186302" w:rsidRDefault="00865E81" w:rsidP="006E085E">
            <w:pPr>
              <w:pStyle w:val="ImageCaption"/>
              <w:spacing w:before="0" w:after="0"/>
              <w:rPr>
                <w:i w:val="0"/>
                <w:iCs/>
                <w:sz w:val="20"/>
                <w:szCs w:val="20"/>
              </w:rPr>
            </w:pPr>
            <w:r w:rsidRPr="00186302">
              <w:rPr>
                <w:i w:val="0"/>
                <w:iCs/>
                <w:sz w:val="20"/>
                <w:szCs w:val="20"/>
              </w:rPr>
              <w:t>Annual growing degree days (ºC)</w:t>
            </w:r>
          </w:p>
        </w:tc>
        <w:tc>
          <w:tcPr>
            <w:tcW w:w="1371" w:type="dxa"/>
            <w:vAlign w:val="center"/>
          </w:tcPr>
          <w:p w14:paraId="01B2E0EB" w14:textId="5730D88C" w:rsidR="00865E81" w:rsidRPr="00186302" w:rsidRDefault="00865E81" w:rsidP="00D84D67">
            <w:pPr>
              <w:pStyle w:val="ImageCaption"/>
              <w:spacing w:before="0" w:after="0"/>
              <w:jc w:val="center"/>
              <w:rPr>
                <w:i w:val="0"/>
                <w:iCs/>
                <w:sz w:val="20"/>
                <w:szCs w:val="20"/>
              </w:rPr>
            </w:pPr>
            <w:r>
              <w:rPr>
                <w:i w:val="0"/>
                <w:iCs/>
                <w:sz w:val="20"/>
                <w:szCs w:val="20"/>
              </w:rPr>
              <w:t>2064</w:t>
            </w:r>
          </w:p>
        </w:tc>
        <w:tc>
          <w:tcPr>
            <w:tcW w:w="1141" w:type="dxa"/>
            <w:vAlign w:val="center"/>
          </w:tcPr>
          <w:p w14:paraId="48F9212C" w14:textId="65E2AA10" w:rsidR="00865E81" w:rsidRPr="00186302" w:rsidRDefault="00865E81" w:rsidP="00D84D67">
            <w:pPr>
              <w:pStyle w:val="ImageCaption"/>
              <w:spacing w:before="0" w:after="0"/>
              <w:jc w:val="center"/>
              <w:rPr>
                <w:i w:val="0"/>
                <w:iCs/>
                <w:sz w:val="20"/>
                <w:szCs w:val="20"/>
              </w:rPr>
            </w:pPr>
            <w:r>
              <w:rPr>
                <w:i w:val="0"/>
                <w:iCs/>
                <w:sz w:val="20"/>
                <w:szCs w:val="20"/>
              </w:rPr>
              <w:t>1538</w:t>
            </w:r>
          </w:p>
        </w:tc>
        <w:tc>
          <w:tcPr>
            <w:tcW w:w="1258" w:type="dxa"/>
            <w:vAlign w:val="center"/>
          </w:tcPr>
          <w:p w14:paraId="466B5975" w14:textId="7F829D33" w:rsidR="00865E81" w:rsidRPr="00186302" w:rsidRDefault="00865E81" w:rsidP="00D84D67">
            <w:pPr>
              <w:pStyle w:val="ImageCaption"/>
              <w:spacing w:before="0" w:after="0"/>
              <w:jc w:val="center"/>
              <w:rPr>
                <w:i w:val="0"/>
                <w:iCs/>
                <w:sz w:val="20"/>
                <w:szCs w:val="20"/>
              </w:rPr>
            </w:pPr>
            <w:r>
              <w:rPr>
                <w:i w:val="0"/>
                <w:iCs/>
                <w:sz w:val="20"/>
                <w:szCs w:val="20"/>
              </w:rPr>
              <w:t>1999</w:t>
            </w:r>
          </w:p>
        </w:tc>
        <w:tc>
          <w:tcPr>
            <w:tcW w:w="1344" w:type="dxa"/>
            <w:vAlign w:val="center"/>
          </w:tcPr>
          <w:p w14:paraId="6ADE45EF" w14:textId="6B1D3EE9" w:rsidR="00865E81" w:rsidRPr="00186302" w:rsidRDefault="00865E81" w:rsidP="00D84D67">
            <w:pPr>
              <w:pStyle w:val="ImageCaption"/>
              <w:spacing w:before="0" w:after="0"/>
              <w:jc w:val="center"/>
              <w:rPr>
                <w:i w:val="0"/>
                <w:iCs/>
                <w:sz w:val="20"/>
                <w:szCs w:val="20"/>
              </w:rPr>
            </w:pPr>
            <w:r>
              <w:rPr>
                <w:i w:val="0"/>
                <w:iCs/>
                <w:sz w:val="20"/>
                <w:szCs w:val="20"/>
              </w:rPr>
              <w:t>2454</w:t>
            </w:r>
          </w:p>
        </w:tc>
      </w:tr>
      <w:tr w:rsidR="00865E81" w:rsidRPr="00186302" w14:paraId="383909B2" w14:textId="77777777" w:rsidTr="00D84D67">
        <w:trPr>
          <w:trHeight w:val="173"/>
        </w:trPr>
        <w:tc>
          <w:tcPr>
            <w:tcW w:w="3489" w:type="dxa"/>
          </w:tcPr>
          <w:p w14:paraId="339EC266" w14:textId="77777777" w:rsidR="00865E81" w:rsidRPr="00186302" w:rsidRDefault="00865E81" w:rsidP="006E085E">
            <w:pPr>
              <w:pStyle w:val="ImageCaption"/>
              <w:spacing w:before="0" w:after="0"/>
              <w:rPr>
                <w:i w:val="0"/>
                <w:iCs/>
                <w:sz w:val="20"/>
                <w:szCs w:val="20"/>
              </w:rPr>
            </w:pPr>
            <w:r w:rsidRPr="00186302">
              <w:rPr>
                <w:i w:val="0"/>
                <w:iCs/>
                <w:sz w:val="20"/>
                <w:szCs w:val="20"/>
              </w:rPr>
              <w:t>Annual freezing degree days (ºC)</w:t>
            </w:r>
          </w:p>
        </w:tc>
        <w:tc>
          <w:tcPr>
            <w:tcW w:w="1371" w:type="dxa"/>
            <w:vAlign w:val="center"/>
          </w:tcPr>
          <w:p w14:paraId="6C9480B8" w14:textId="77777777" w:rsidR="00865E81" w:rsidRPr="00186302" w:rsidRDefault="00865E81" w:rsidP="00D84D67">
            <w:pPr>
              <w:pStyle w:val="ImageCaption"/>
              <w:spacing w:before="0" w:after="0"/>
              <w:jc w:val="center"/>
              <w:rPr>
                <w:i w:val="0"/>
                <w:iCs/>
                <w:sz w:val="20"/>
                <w:szCs w:val="20"/>
              </w:rPr>
            </w:pPr>
            <w:r w:rsidRPr="00186302">
              <w:rPr>
                <w:i w:val="0"/>
                <w:iCs/>
                <w:sz w:val="20"/>
                <w:szCs w:val="20"/>
              </w:rPr>
              <w:t>3.0</w:t>
            </w:r>
          </w:p>
        </w:tc>
        <w:tc>
          <w:tcPr>
            <w:tcW w:w="1141" w:type="dxa"/>
            <w:vAlign w:val="center"/>
          </w:tcPr>
          <w:p w14:paraId="6DA170CC" w14:textId="708B9B98" w:rsidR="00865E81" w:rsidRPr="00186302" w:rsidRDefault="00865E81" w:rsidP="00D84D67">
            <w:pPr>
              <w:pStyle w:val="ImageCaption"/>
              <w:spacing w:before="0" w:after="0"/>
              <w:jc w:val="center"/>
              <w:rPr>
                <w:i w:val="0"/>
                <w:iCs/>
                <w:sz w:val="20"/>
                <w:szCs w:val="20"/>
              </w:rPr>
            </w:pPr>
            <w:r w:rsidRPr="00186302">
              <w:rPr>
                <w:i w:val="0"/>
                <w:iCs/>
                <w:sz w:val="20"/>
                <w:szCs w:val="20"/>
              </w:rPr>
              <w:t>25.6</w:t>
            </w:r>
          </w:p>
        </w:tc>
        <w:tc>
          <w:tcPr>
            <w:tcW w:w="1258" w:type="dxa"/>
            <w:vAlign w:val="center"/>
          </w:tcPr>
          <w:p w14:paraId="181AFF7E" w14:textId="777EB3E8" w:rsidR="00865E81" w:rsidRPr="00186302" w:rsidRDefault="00865E81" w:rsidP="00D84D67">
            <w:pPr>
              <w:pStyle w:val="ImageCaption"/>
              <w:spacing w:before="0" w:after="0"/>
              <w:jc w:val="center"/>
              <w:rPr>
                <w:i w:val="0"/>
                <w:iCs/>
                <w:sz w:val="20"/>
                <w:szCs w:val="20"/>
              </w:rPr>
            </w:pPr>
            <w:r w:rsidRPr="00186302">
              <w:rPr>
                <w:i w:val="0"/>
                <w:iCs/>
                <w:sz w:val="20"/>
                <w:szCs w:val="20"/>
              </w:rPr>
              <w:t>89.2</w:t>
            </w:r>
          </w:p>
        </w:tc>
        <w:tc>
          <w:tcPr>
            <w:tcW w:w="1344" w:type="dxa"/>
            <w:vAlign w:val="center"/>
          </w:tcPr>
          <w:p w14:paraId="44562793" w14:textId="77777777" w:rsidR="00865E81" w:rsidRPr="00186302" w:rsidRDefault="00865E81" w:rsidP="00D84D67">
            <w:pPr>
              <w:pStyle w:val="ImageCaption"/>
              <w:spacing w:before="0" w:after="0"/>
              <w:jc w:val="center"/>
              <w:rPr>
                <w:i w:val="0"/>
                <w:iCs/>
                <w:sz w:val="20"/>
                <w:szCs w:val="20"/>
              </w:rPr>
            </w:pPr>
            <w:r w:rsidRPr="00186302">
              <w:rPr>
                <w:i w:val="0"/>
                <w:iCs/>
                <w:sz w:val="20"/>
                <w:szCs w:val="20"/>
              </w:rPr>
              <w:t>99.7</w:t>
            </w:r>
          </w:p>
        </w:tc>
      </w:tr>
      <w:tr w:rsidR="00865E81" w:rsidRPr="00186302" w14:paraId="06357E51" w14:textId="77777777" w:rsidTr="00D84D67">
        <w:trPr>
          <w:trHeight w:val="173"/>
        </w:trPr>
        <w:tc>
          <w:tcPr>
            <w:tcW w:w="3489" w:type="dxa"/>
          </w:tcPr>
          <w:p w14:paraId="0C9BB66F" w14:textId="0FFFEE20" w:rsidR="00865E81" w:rsidRPr="00186302" w:rsidRDefault="00865E81" w:rsidP="00F50689">
            <w:pPr>
              <w:pStyle w:val="ImageCaption"/>
              <w:spacing w:before="0" w:after="0"/>
              <w:rPr>
                <w:i w:val="0"/>
                <w:iCs/>
                <w:sz w:val="20"/>
                <w:szCs w:val="20"/>
              </w:rPr>
            </w:pPr>
            <w:r w:rsidRPr="00186302">
              <w:rPr>
                <w:i w:val="0"/>
                <w:iCs/>
                <w:sz w:val="20"/>
                <w:szCs w:val="20"/>
              </w:rPr>
              <w:t>Annual snow cover (days)</w:t>
            </w:r>
          </w:p>
        </w:tc>
        <w:tc>
          <w:tcPr>
            <w:tcW w:w="1371" w:type="dxa"/>
            <w:vAlign w:val="center"/>
          </w:tcPr>
          <w:p w14:paraId="4CB2657D" w14:textId="685EF6E6" w:rsidR="00865E81" w:rsidRPr="00186302" w:rsidRDefault="00865E81" w:rsidP="00D84D67">
            <w:pPr>
              <w:pStyle w:val="ImageCaption"/>
              <w:spacing w:before="0" w:after="0"/>
              <w:jc w:val="center"/>
              <w:rPr>
                <w:i w:val="0"/>
                <w:iCs/>
                <w:sz w:val="20"/>
                <w:szCs w:val="20"/>
              </w:rPr>
            </w:pPr>
            <w:r w:rsidRPr="00186302">
              <w:rPr>
                <w:i w:val="0"/>
                <w:iCs/>
                <w:sz w:val="20"/>
                <w:szCs w:val="20"/>
              </w:rPr>
              <w:t>1</w:t>
            </w:r>
            <w:r>
              <w:rPr>
                <w:i w:val="0"/>
                <w:iCs/>
                <w:sz w:val="20"/>
                <w:szCs w:val="20"/>
              </w:rPr>
              <w:t>29</w:t>
            </w:r>
          </w:p>
        </w:tc>
        <w:tc>
          <w:tcPr>
            <w:tcW w:w="1141" w:type="dxa"/>
            <w:vAlign w:val="center"/>
          </w:tcPr>
          <w:p w14:paraId="72EC49D8" w14:textId="1E32B504" w:rsidR="00865E81" w:rsidRPr="00186302" w:rsidRDefault="00865E81" w:rsidP="00D84D67">
            <w:pPr>
              <w:pStyle w:val="ImageCaption"/>
              <w:spacing w:before="0" w:after="0"/>
              <w:jc w:val="center"/>
              <w:rPr>
                <w:i w:val="0"/>
                <w:iCs/>
                <w:sz w:val="20"/>
                <w:szCs w:val="20"/>
              </w:rPr>
            </w:pPr>
            <w:r w:rsidRPr="00186302">
              <w:rPr>
                <w:i w:val="0"/>
                <w:iCs/>
                <w:sz w:val="20"/>
                <w:szCs w:val="20"/>
              </w:rPr>
              <w:t>193</w:t>
            </w:r>
          </w:p>
        </w:tc>
        <w:tc>
          <w:tcPr>
            <w:tcW w:w="1258" w:type="dxa"/>
            <w:vAlign w:val="center"/>
          </w:tcPr>
          <w:p w14:paraId="5828D006" w14:textId="1A571DAB" w:rsidR="00865E81" w:rsidRPr="00186302" w:rsidRDefault="00865E81" w:rsidP="00D84D67">
            <w:pPr>
              <w:pStyle w:val="ImageCaption"/>
              <w:spacing w:before="0" w:after="0"/>
              <w:jc w:val="center"/>
              <w:rPr>
                <w:i w:val="0"/>
                <w:iCs/>
                <w:sz w:val="20"/>
                <w:szCs w:val="20"/>
              </w:rPr>
            </w:pPr>
            <w:r w:rsidRPr="00186302">
              <w:rPr>
                <w:i w:val="0"/>
                <w:iCs/>
                <w:sz w:val="20"/>
                <w:szCs w:val="20"/>
              </w:rPr>
              <w:t>10</w:t>
            </w:r>
            <w:r>
              <w:rPr>
                <w:i w:val="0"/>
                <w:iCs/>
                <w:sz w:val="20"/>
                <w:szCs w:val="20"/>
              </w:rPr>
              <w:t>0</w:t>
            </w:r>
          </w:p>
        </w:tc>
        <w:tc>
          <w:tcPr>
            <w:tcW w:w="1344" w:type="dxa"/>
            <w:vAlign w:val="center"/>
          </w:tcPr>
          <w:p w14:paraId="30C16467" w14:textId="1B19D9FA" w:rsidR="00865E81" w:rsidRPr="00186302" w:rsidRDefault="00865E81" w:rsidP="00D84D67">
            <w:pPr>
              <w:pStyle w:val="ImageCaption"/>
              <w:spacing w:before="0" w:after="0"/>
              <w:jc w:val="center"/>
              <w:rPr>
                <w:i w:val="0"/>
                <w:iCs/>
                <w:sz w:val="20"/>
                <w:szCs w:val="20"/>
              </w:rPr>
            </w:pPr>
            <w:r w:rsidRPr="00186302">
              <w:rPr>
                <w:i w:val="0"/>
                <w:iCs/>
                <w:sz w:val="20"/>
                <w:szCs w:val="20"/>
              </w:rPr>
              <w:t>71</w:t>
            </w:r>
          </w:p>
        </w:tc>
      </w:tr>
      <w:tr w:rsidR="00865E81" w:rsidRPr="00186302" w14:paraId="7B95A3BD" w14:textId="77777777" w:rsidTr="00D84D67">
        <w:trPr>
          <w:trHeight w:val="173"/>
        </w:trPr>
        <w:tc>
          <w:tcPr>
            <w:tcW w:w="3489" w:type="dxa"/>
          </w:tcPr>
          <w:p w14:paraId="3C34F979" w14:textId="68FC8EB2" w:rsidR="00865E81" w:rsidRPr="00186302" w:rsidRDefault="00865E81" w:rsidP="00F50689">
            <w:pPr>
              <w:pStyle w:val="ImageCaption"/>
              <w:spacing w:before="0" w:after="0"/>
              <w:rPr>
                <w:i w:val="0"/>
                <w:iCs/>
                <w:sz w:val="20"/>
                <w:szCs w:val="20"/>
              </w:rPr>
            </w:pPr>
            <w:r>
              <w:rPr>
                <w:i w:val="0"/>
                <w:iCs/>
                <w:sz w:val="20"/>
                <w:szCs w:val="20"/>
              </w:rPr>
              <w:t>Growing season length (days)</w:t>
            </w:r>
          </w:p>
        </w:tc>
        <w:tc>
          <w:tcPr>
            <w:tcW w:w="1371" w:type="dxa"/>
            <w:vAlign w:val="center"/>
          </w:tcPr>
          <w:p w14:paraId="575364E2" w14:textId="12B416DF" w:rsidR="00865E81" w:rsidRPr="00186302" w:rsidRDefault="00865E81" w:rsidP="00D84D67">
            <w:pPr>
              <w:pStyle w:val="ImageCaption"/>
              <w:spacing w:before="0" w:after="0"/>
              <w:jc w:val="center"/>
              <w:rPr>
                <w:i w:val="0"/>
                <w:iCs/>
                <w:sz w:val="20"/>
                <w:szCs w:val="20"/>
              </w:rPr>
            </w:pPr>
            <w:r>
              <w:rPr>
                <w:i w:val="0"/>
                <w:iCs/>
                <w:sz w:val="20"/>
                <w:szCs w:val="20"/>
              </w:rPr>
              <w:t>168.5</w:t>
            </w:r>
          </w:p>
        </w:tc>
        <w:tc>
          <w:tcPr>
            <w:tcW w:w="1141" w:type="dxa"/>
            <w:vAlign w:val="center"/>
          </w:tcPr>
          <w:p w14:paraId="35520858" w14:textId="0EFEDC7E" w:rsidR="00865E81" w:rsidRPr="00186302" w:rsidRDefault="00865E81" w:rsidP="00D84D67">
            <w:pPr>
              <w:pStyle w:val="ImageCaption"/>
              <w:spacing w:before="0" w:after="0"/>
              <w:jc w:val="center"/>
              <w:rPr>
                <w:i w:val="0"/>
                <w:iCs/>
                <w:sz w:val="20"/>
                <w:szCs w:val="20"/>
              </w:rPr>
            </w:pPr>
            <w:r>
              <w:rPr>
                <w:i w:val="0"/>
                <w:iCs/>
                <w:sz w:val="20"/>
                <w:szCs w:val="20"/>
              </w:rPr>
              <w:t>132.7</w:t>
            </w:r>
          </w:p>
        </w:tc>
        <w:tc>
          <w:tcPr>
            <w:tcW w:w="1258" w:type="dxa"/>
            <w:vAlign w:val="center"/>
          </w:tcPr>
          <w:p w14:paraId="36ABFF58" w14:textId="16FC6740" w:rsidR="00865E81" w:rsidRPr="00186302" w:rsidRDefault="00865E81" w:rsidP="00D84D67">
            <w:pPr>
              <w:pStyle w:val="ImageCaption"/>
              <w:spacing w:before="0" w:after="0"/>
              <w:jc w:val="center"/>
              <w:rPr>
                <w:i w:val="0"/>
                <w:iCs/>
                <w:sz w:val="20"/>
                <w:szCs w:val="20"/>
              </w:rPr>
            </w:pPr>
            <w:r>
              <w:rPr>
                <w:i w:val="0"/>
                <w:iCs/>
                <w:sz w:val="20"/>
                <w:szCs w:val="20"/>
              </w:rPr>
              <w:t>173.6</w:t>
            </w:r>
          </w:p>
        </w:tc>
        <w:tc>
          <w:tcPr>
            <w:tcW w:w="1344" w:type="dxa"/>
            <w:vAlign w:val="center"/>
          </w:tcPr>
          <w:p w14:paraId="7F6FB592" w14:textId="42B1CDC5" w:rsidR="00865E81" w:rsidRPr="00186302" w:rsidRDefault="00865E81" w:rsidP="00D84D67">
            <w:pPr>
              <w:pStyle w:val="ImageCaption"/>
              <w:spacing w:before="0" w:after="0"/>
              <w:jc w:val="center"/>
              <w:rPr>
                <w:i w:val="0"/>
                <w:iCs/>
                <w:sz w:val="20"/>
                <w:szCs w:val="20"/>
              </w:rPr>
            </w:pPr>
            <w:r>
              <w:rPr>
                <w:i w:val="0"/>
                <w:iCs/>
                <w:sz w:val="20"/>
                <w:szCs w:val="20"/>
              </w:rPr>
              <w:t>196.1</w:t>
            </w:r>
          </w:p>
        </w:tc>
      </w:tr>
      <w:tr w:rsidR="00865E81" w:rsidRPr="00186302" w14:paraId="4AFE4A52" w14:textId="77777777" w:rsidTr="00D84D67">
        <w:trPr>
          <w:trHeight w:val="173"/>
        </w:trPr>
        <w:tc>
          <w:tcPr>
            <w:tcW w:w="3489" w:type="dxa"/>
          </w:tcPr>
          <w:p w14:paraId="5DB6D924" w14:textId="3E61154B" w:rsidR="00865E81" w:rsidRPr="00186302" w:rsidRDefault="00865E81" w:rsidP="00F50689">
            <w:pPr>
              <w:pStyle w:val="ImageCaption"/>
              <w:spacing w:before="0" w:after="0"/>
              <w:rPr>
                <w:i w:val="0"/>
                <w:iCs/>
                <w:sz w:val="20"/>
                <w:szCs w:val="20"/>
              </w:rPr>
            </w:pPr>
            <w:r>
              <w:rPr>
                <w:i w:val="0"/>
                <w:iCs/>
                <w:sz w:val="20"/>
                <w:szCs w:val="20"/>
              </w:rPr>
              <w:t>Range growing season (days)</w:t>
            </w:r>
          </w:p>
        </w:tc>
        <w:tc>
          <w:tcPr>
            <w:tcW w:w="1371" w:type="dxa"/>
            <w:vAlign w:val="center"/>
          </w:tcPr>
          <w:p w14:paraId="4AB529CC" w14:textId="306D786E" w:rsidR="00865E81" w:rsidRPr="00186302" w:rsidRDefault="00865E81" w:rsidP="00D84D67">
            <w:pPr>
              <w:pStyle w:val="ImageCaption"/>
              <w:spacing w:before="0" w:after="0"/>
              <w:jc w:val="center"/>
              <w:rPr>
                <w:i w:val="0"/>
                <w:iCs/>
                <w:sz w:val="20"/>
                <w:szCs w:val="20"/>
              </w:rPr>
            </w:pPr>
            <w:r>
              <w:rPr>
                <w:i w:val="0"/>
                <w:iCs/>
                <w:sz w:val="20"/>
                <w:szCs w:val="20"/>
              </w:rPr>
              <w:t>135 – 203</w:t>
            </w:r>
          </w:p>
        </w:tc>
        <w:tc>
          <w:tcPr>
            <w:tcW w:w="1141" w:type="dxa"/>
            <w:vAlign w:val="center"/>
          </w:tcPr>
          <w:p w14:paraId="23114A48" w14:textId="2C3326DA" w:rsidR="00865E81" w:rsidRPr="00186302" w:rsidRDefault="00865E81" w:rsidP="00D84D67">
            <w:pPr>
              <w:pStyle w:val="ImageCaption"/>
              <w:spacing w:before="0" w:after="0"/>
              <w:jc w:val="center"/>
              <w:rPr>
                <w:i w:val="0"/>
                <w:iCs/>
                <w:sz w:val="20"/>
                <w:szCs w:val="20"/>
              </w:rPr>
            </w:pPr>
            <w:r>
              <w:rPr>
                <w:i w:val="0"/>
                <w:iCs/>
                <w:sz w:val="20"/>
                <w:szCs w:val="20"/>
              </w:rPr>
              <w:t>103 – 158</w:t>
            </w:r>
          </w:p>
        </w:tc>
        <w:tc>
          <w:tcPr>
            <w:tcW w:w="1258" w:type="dxa"/>
            <w:vAlign w:val="center"/>
          </w:tcPr>
          <w:p w14:paraId="7502B265" w14:textId="6191674C" w:rsidR="00865E81" w:rsidRPr="00186302" w:rsidRDefault="00865E81" w:rsidP="00D84D67">
            <w:pPr>
              <w:pStyle w:val="ImageCaption"/>
              <w:spacing w:before="0" w:after="0"/>
              <w:jc w:val="center"/>
              <w:rPr>
                <w:i w:val="0"/>
                <w:iCs/>
                <w:sz w:val="20"/>
                <w:szCs w:val="20"/>
              </w:rPr>
            </w:pPr>
            <w:r>
              <w:rPr>
                <w:i w:val="0"/>
                <w:iCs/>
                <w:sz w:val="20"/>
                <w:szCs w:val="20"/>
              </w:rPr>
              <w:t>149 – 200</w:t>
            </w:r>
          </w:p>
        </w:tc>
        <w:tc>
          <w:tcPr>
            <w:tcW w:w="1344" w:type="dxa"/>
            <w:vAlign w:val="center"/>
          </w:tcPr>
          <w:p w14:paraId="0382C64E" w14:textId="1E3CE2B6" w:rsidR="00865E81" w:rsidRPr="00186302" w:rsidRDefault="00865E81" w:rsidP="00D84D67">
            <w:pPr>
              <w:pStyle w:val="ImageCaption"/>
              <w:spacing w:before="0" w:after="0"/>
              <w:jc w:val="center"/>
              <w:rPr>
                <w:i w:val="0"/>
                <w:iCs/>
                <w:sz w:val="20"/>
                <w:szCs w:val="20"/>
              </w:rPr>
            </w:pPr>
            <w:r>
              <w:rPr>
                <w:i w:val="0"/>
                <w:iCs/>
                <w:sz w:val="20"/>
                <w:szCs w:val="20"/>
              </w:rPr>
              <w:t>161 - 228</w:t>
            </w:r>
          </w:p>
        </w:tc>
      </w:tr>
      <w:tr w:rsidR="00865E81" w:rsidRPr="00186302" w14:paraId="7B732A6B" w14:textId="77777777" w:rsidTr="00D84D67">
        <w:trPr>
          <w:trHeight w:val="173"/>
        </w:trPr>
        <w:tc>
          <w:tcPr>
            <w:tcW w:w="3489" w:type="dxa"/>
          </w:tcPr>
          <w:p w14:paraId="60911390" w14:textId="75049B06" w:rsidR="00865E81" w:rsidRPr="00186302" w:rsidRDefault="00903B8F" w:rsidP="00F50689">
            <w:pPr>
              <w:pStyle w:val="ImageCaption"/>
              <w:spacing w:before="0" w:after="0"/>
              <w:rPr>
                <w:i w:val="0"/>
                <w:iCs/>
                <w:sz w:val="20"/>
                <w:szCs w:val="20"/>
              </w:rPr>
            </w:pPr>
            <w:r w:rsidRPr="00186302">
              <w:rPr>
                <w:i w:val="0"/>
                <w:iCs/>
                <w:sz w:val="20"/>
                <w:szCs w:val="20"/>
              </w:rPr>
              <w:t xml:space="preserve">Mean annual temperature </w:t>
            </w:r>
            <w:r>
              <w:rPr>
                <w:i w:val="0"/>
                <w:iCs/>
                <w:sz w:val="20"/>
                <w:szCs w:val="20"/>
              </w:rPr>
              <w:t xml:space="preserve">during growing season period </w:t>
            </w:r>
            <w:r w:rsidRPr="00186302">
              <w:rPr>
                <w:i w:val="0"/>
                <w:iCs/>
                <w:sz w:val="20"/>
                <w:szCs w:val="20"/>
              </w:rPr>
              <w:t>(bio1, ºC)</w:t>
            </w:r>
          </w:p>
        </w:tc>
        <w:tc>
          <w:tcPr>
            <w:tcW w:w="1371" w:type="dxa"/>
            <w:vAlign w:val="center"/>
          </w:tcPr>
          <w:p w14:paraId="38A86F74" w14:textId="609DEBDC" w:rsidR="00865E81" w:rsidRPr="00186302" w:rsidRDefault="00903B8F" w:rsidP="00D84D67">
            <w:pPr>
              <w:pStyle w:val="ImageCaption"/>
              <w:spacing w:before="0" w:after="0"/>
              <w:jc w:val="center"/>
              <w:rPr>
                <w:i w:val="0"/>
                <w:iCs/>
                <w:sz w:val="20"/>
                <w:szCs w:val="20"/>
              </w:rPr>
            </w:pPr>
            <w:r>
              <w:rPr>
                <w:i w:val="0"/>
                <w:iCs/>
                <w:sz w:val="20"/>
                <w:szCs w:val="20"/>
              </w:rPr>
              <w:t>11.7</w:t>
            </w:r>
          </w:p>
        </w:tc>
        <w:tc>
          <w:tcPr>
            <w:tcW w:w="1141" w:type="dxa"/>
            <w:vAlign w:val="center"/>
          </w:tcPr>
          <w:p w14:paraId="30C87D73" w14:textId="6DFD9D5C" w:rsidR="00865E81" w:rsidRPr="00186302" w:rsidRDefault="00903B8F" w:rsidP="00D84D67">
            <w:pPr>
              <w:pStyle w:val="ImageCaption"/>
              <w:spacing w:before="0" w:after="0"/>
              <w:jc w:val="center"/>
              <w:rPr>
                <w:i w:val="0"/>
                <w:iCs/>
                <w:sz w:val="20"/>
                <w:szCs w:val="20"/>
              </w:rPr>
            </w:pPr>
            <w:r>
              <w:rPr>
                <w:i w:val="0"/>
                <w:iCs/>
                <w:sz w:val="20"/>
                <w:szCs w:val="20"/>
              </w:rPr>
              <w:t>11.1</w:t>
            </w:r>
          </w:p>
        </w:tc>
        <w:tc>
          <w:tcPr>
            <w:tcW w:w="1258" w:type="dxa"/>
            <w:vAlign w:val="center"/>
          </w:tcPr>
          <w:p w14:paraId="7CC45488" w14:textId="31A664E0" w:rsidR="00865E81" w:rsidRPr="00186302" w:rsidRDefault="00903B8F" w:rsidP="00D84D67">
            <w:pPr>
              <w:pStyle w:val="ImageCaption"/>
              <w:spacing w:before="0" w:after="0"/>
              <w:jc w:val="center"/>
              <w:rPr>
                <w:i w:val="0"/>
                <w:iCs/>
                <w:sz w:val="20"/>
                <w:szCs w:val="20"/>
              </w:rPr>
            </w:pPr>
            <w:r>
              <w:rPr>
                <w:i w:val="0"/>
                <w:iCs/>
                <w:sz w:val="20"/>
                <w:szCs w:val="20"/>
              </w:rPr>
              <w:t>10.2</w:t>
            </w:r>
          </w:p>
        </w:tc>
        <w:tc>
          <w:tcPr>
            <w:tcW w:w="1344" w:type="dxa"/>
            <w:vAlign w:val="center"/>
          </w:tcPr>
          <w:p w14:paraId="12EBCF0F" w14:textId="76754F31" w:rsidR="00865E81" w:rsidRPr="00186302" w:rsidRDefault="00903B8F" w:rsidP="00D84D67">
            <w:pPr>
              <w:pStyle w:val="ImageCaption"/>
              <w:spacing w:before="0" w:after="0"/>
              <w:jc w:val="center"/>
              <w:rPr>
                <w:i w:val="0"/>
                <w:iCs/>
                <w:sz w:val="20"/>
                <w:szCs w:val="20"/>
              </w:rPr>
            </w:pPr>
            <w:r>
              <w:rPr>
                <w:i w:val="0"/>
                <w:iCs/>
                <w:sz w:val="20"/>
                <w:szCs w:val="20"/>
              </w:rPr>
              <w:t>11.9</w:t>
            </w:r>
          </w:p>
        </w:tc>
      </w:tr>
      <w:tr w:rsidR="00865E81" w:rsidRPr="00186302" w14:paraId="72186540" w14:textId="77777777" w:rsidTr="00D84D67">
        <w:trPr>
          <w:trHeight w:val="173"/>
        </w:trPr>
        <w:tc>
          <w:tcPr>
            <w:tcW w:w="3489" w:type="dxa"/>
            <w:tcBorders>
              <w:bottom w:val="single" w:sz="4" w:space="0" w:color="auto"/>
            </w:tcBorders>
          </w:tcPr>
          <w:p w14:paraId="7F35BC97" w14:textId="378277FB" w:rsidR="00865E81" w:rsidRPr="00186302" w:rsidRDefault="00903B8F" w:rsidP="00F50689">
            <w:pPr>
              <w:pStyle w:val="ImageCaption"/>
              <w:spacing w:before="0" w:after="0"/>
              <w:rPr>
                <w:i w:val="0"/>
                <w:iCs/>
                <w:sz w:val="20"/>
                <w:szCs w:val="20"/>
              </w:rPr>
            </w:pPr>
            <w:r>
              <w:rPr>
                <w:i w:val="0"/>
                <w:iCs/>
                <w:sz w:val="20"/>
                <w:szCs w:val="20"/>
              </w:rPr>
              <w:t xml:space="preserve">Mean diurnal thermal range during growing season period (bio2, </w:t>
            </w:r>
            <w:r w:rsidRPr="00186302">
              <w:rPr>
                <w:i w:val="0"/>
                <w:iCs/>
                <w:sz w:val="20"/>
                <w:szCs w:val="20"/>
              </w:rPr>
              <w:t>ºC</w:t>
            </w:r>
            <w:r w:rsidR="00865E81" w:rsidRPr="00186302">
              <w:rPr>
                <w:i w:val="0"/>
                <w:iCs/>
                <w:sz w:val="20"/>
                <w:szCs w:val="20"/>
              </w:rPr>
              <w:t>)</w:t>
            </w:r>
          </w:p>
        </w:tc>
        <w:tc>
          <w:tcPr>
            <w:tcW w:w="1371" w:type="dxa"/>
            <w:tcBorders>
              <w:bottom w:val="single" w:sz="4" w:space="0" w:color="auto"/>
            </w:tcBorders>
            <w:vAlign w:val="center"/>
          </w:tcPr>
          <w:p w14:paraId="4B90DF45" w14:textId="6A0CDC8B" w:rsidR="00865E81" w:rsidRPr="00186302" w:rsidRDefault="00D84D67" w:rsidP="00D84D67">
            <w:pPr>
              <w:pStyle w:val="ImageCaption"/>
              <w:spacing w:before="0" w:after="0"/>
              <w:jc w:val="center"/>
              <w:rPr>
                <w:i w:val="0"/>
                <w:iCs/>
                <w:sz w:val="20"/>
                <w:szCs w:val="20"/>
              </w:rPr>
            </w:pPr>
            <w:r>
              <w:rPr>
                <w:i w:val="0"/>
                <w:iCs/>
                <w:sz w:val="20"/>
                <w:szCs w:val="20"/>
              </w:rPr>
              <w:t>6.5</w:t>
            </w:r>
          </w:p>
        </w:tc>
        <w:tc>
          <w:tcPr>
            <w:tcW w:w="1141" w:type="dxa"/>
            <w:tcBorders>
              <w:bottom w:val="single" w:sz="4" w:space="0" w:color="auto"/>
            </w:tcBorders>
            <w:vAlign w:val="center"/>
          </w:tcPr>
          <w:p w14:paraId="12463D6A" w14:textId="3E6CABF0" w:rsidR="00865E81" w:rsidRPr="00186302" w:rsidRDefault="00D84D67" w:rsidP="00D84D67">
            <w:pPr>
              <w:pStyle w:val="ImageCaption"/>
              <w:spacing w:before="0" w:after="0"/>
              <w:jc w:val="center"/>
              <w:rPr>
                <w:i w:val="0"/>
                <w:iCs/>
                <w:sz w:val="20"/>
                <w:szCs w:val="20"/>
              </w:rPr>
            </w:pPr>
            <w:r>
              <w:rPr>
                <w:i w:val="0"/>
                <w:iCs/>
                <w:sz w:val="20"/>
                <w:szCs w:val="20"/>
              </w:rPr>
              <w:t>6.0</w:t>
            </w:r>
          </w:p>
        </w:tc>
        <w:tc>
          <w:tcPr>
            <w:tcW w:w="1258" w:type="dxa"/>
            <w:tcBorders>
              <w:bottom w:val="single" w:sz="4" w:space="0" w:color="auto"/>
            </w:tcBorders>
            <w:vAlign w:val="center"/>
          </w:tcPr>
          <w:p w14:paraId="0FD241FF" w14:textId="4AD66DB6" w:rsidR="00865E81" w:rsidRPr="00186302" w:rsidRDefault="00D84D67" w:rsidP="00D84D67">
            <w:pPr>
              <w:pStyle w:val="ImageCaption"/>
              <w:spacing w:before="0" w:after="0"/>
              <w:jc w:val="center"/>
              <w:rPr>
                <w:i w:val="0"/>
                <w:iCs/>
                <w:sz w:val="20"/>
                <w:szCs w:val="20"/>
              </w:rPr>
            </w:pPr>
            <w:r>
              <w:rPr>
                <w:i w:val="0"/>
                <w:iCs/>
                <w:sz w:val="20"/>
                <w:szCs w:val="20"/>
              </w:rPr>
              <w:t>6.2</w:t>
            </w:r>
          </w:p>
        </w:tc>
        <w:tc>
          <w:tcPr>
            <w:tcW w:w="1344" w:type="dxa"/>
            <w:tcBorders>
              <w:bottom w:val="single" w:sz="4" w:space="0" w:color="auto"/>
            </w:tcBorders>
            <w:vAlign w:val="center"/>
          </w:tcPr>
          <w:p w14:paraId="2FFF597A" w14:textId="7390B6B0" w:rsidR="00865E81" w:rsidRPr="00186302" w:rsidRDefault="00D84D67" w:rsidP="00D84D67">
            <w:pPr>
              <w:pStyle w:val="ImageCaption"/>
              <w:spacing w:before="0" w:after="0"/>
              <w:jc w:val="center"/>
              <w:rPr>
                <w:i w:val="0"/>
                <w:iCs/>
                <w:sz w:val="20"/>
                <w:szCs w:val="20"/>
              </w:rPr>
            </w:pPr>
            <w:r>
              <w:rPr>
                <w:i w:val="0"/>
                <w:iCs/>
                <w:sz w:val="20"/>
                <w:szCs w:val="20"/>
              </w:rPr>
              <w:t>5.0</w:t>
            </w:r>
          </w:p>
        </w:tc>
      </w:tr>
    </w:tbl>
    <w:p w14:paraId="7E075248" w14:textId="77777777" w:rsidR="00C946D4" w:rsidRDefault="00C946D4">
      <w:pPr>
        <w:spacing w:before="0" w:after="200" w:line="240" w:lineRule="auto"/>
        <w:jc w:val="left"/>
        <w:rPr>
          <w:b/>
          <w:bCs/>
        </w:rPr>
      </w:pPr>
    </w:p>
    <w:p w14:paraId="75FBB52D" w14:textId="77777777" w:rsidR="00D66264" w:rsidRDefault="00D66264">
      <w:pPr>
        <w:spacing w:before="0" w:after="200" w:line="240" w:lineRule="auto"/>
        <w:jc w:val="left"/>
        <w:rPr>
          <w:b/>
          <w:bCs/>
          <w:sz w:val="22"/>
          <w:szCs w:val="22"/>
        </w:rPr>
      </w:pPr>
    </w:p>
    <w:p w14:paraId="69EE9FAD" w14:textId="2C28501C" w:rsidR="000B35E0" w:rsidRDefault="00D66264">
      <w:pPr>
        <w:spacing w:before="0" w:after="200" w:line="240" w:lineRule="auto"/>
        <w:jc w:val="left"/>
        <w:rPr>
          <w:b/>
          <w:bCs/>
          <w:sz w:val="22"/>
          <w:szCs w:val="22"/>
        </w:rPr>
      </w:pPr>
      <w:r>
        <w:rPr>
          <w:b/>
          <w:bCs/>
          <w:sz w:val="22"/>
          <w:szCs w:val="22"/>
        </w:rPr>
        <w:t xml:space="preserve">Table 2. </w:t>
      </w:r>
      <w:r w:rsidR="002B21B0" w:rsidRPr="0044094D">
        <w:rPr>
          <w:sz w:val="22"/>
          <w:szCs w:val="22"/>
        </w:rPr>
        <w:t>Mean values and standard error for all bioclimatic indices calculated from spatial and tem</w:t>
      </w:r>
      <w:r w:rsidR="0044094D" w:rsidRPr="0044094D">
        <w:rPr>
          <w:sz w:val="22"/>
          <w:szCs w:val="22"/>
        </w:rPr>
        <w:t>poral surveys</w:t>
      </w:r>
      <w:r w:rsidR="0044094D">
        <w:rPr>
          <w:sz w:val="22"/>
          <w:szCs w:val="22"/>
        </w:rPr>
        <w:t xml:space="preserve"> across our four sites</w:t>
      </w:r>
      <w:r w:rsidR="0044094D" w:rsidRPr="0044094D">
        <w:rPr>
          <w:sz w:val="22"/>
          <w:szCs w:val="22"/>
        </w:rPr>
        <w:t xml:space="preserve">. Differences tested with </w:t>
      </w:r>
      <w:r w:rsidR="00E07D23">
        <w:rPr>
          <w:sz w:val="22"/>
          <w:szCs w:val="22"/>
        </w:rPr>
        <w:t xml:space="preserve">one sided </w:t>
      </w:r>
      <w:r w:rsidR="0044094D" w:rsidRPr="0044094D">
        <w:rPr>
          <w:sz w:val="22"/>
          <w:szCs w:val="22"/>
        </w:rPr>
        <w:t>paired t-test</w:t>
      </w:r>
      <w:r w:rsidR="00E07D23">
        <w:rPr>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2045"/>
        <w:gridCol w:w="2386"/>
        <w:gridCol w:w="925"/>
        <w:gridCol w:w="548"/>
        <w:gridCol w:w="1086"/>
      </w:tblGrid>
      <w:tr w:rsidR="000B35E0" w:rsidRPr="00857D3A" w14:paraId="55DCD75B" w14:textId="77777777" w:rsidTr="00FC79D2">
        <w:trPr>
          <w:trHeight w:val="501"/>
        </w:trPr>
        <w:tc>
          <w:tcPr>
            <w:tcW w:w="1951" w:type="dxa"/>
            <w:tcBorders>
              <w:top w:val="single" w:sz="4" w:space="0" w:color="auto"/>
              <w:bottom w:val="single" w:sz="4" w:space="0" w:color="auto"/>
            </w:tcBorders>
            <w:vAlign w:val="center"/>
          </w:tcPr>
          <w:p w14:paraId="21991491" w14:textId="77777777" w:rsidR="000B35E0" w:rsidRPr="00FC79D2" w:rsidRDefault="000B35E0" w:rsidP="00FC79D2">
            <w:pPr>
              <w:pStyle w:val="NormalWeb"/>
              <w:rPr>
                <w:rFonts w:ascii="Arial" w:hAnsi="Arial" w:cs="Arial"/>
                <w:sz w:val="20"/>
                <w:szCs w:val="20"/>
              </w:rPr>
            </w:pPr>
            <w:proofErr w:type="spellStart"/>
            <w:r w:rsidRPr="00FC79D2">
              <w:rPr>
                <w:rFonts w:ascii="Arial" w:hAnsi="Arial" w:cs="Arial"/>
                <w:sz w:val="20"/>
                <w:szCs w:val="20"/>
              </w:rPr>
              <w:t>Bioclimatic</w:t>
            </w:r>
            <w:proofErr w:type="spellEnd"/>
            <w:r w:rsidRPr="00FC79D2">
              <w:rPr>
                <w:rFonts w:ascii="Arial" w:hAnsi="Arial" w:cs="Arial"/>
                <w:sz w:val="20"/>
                <w:szCs w:val="20"/>
              </w:rPr>
              <w:t xml:space="preserve"> </w:t>
            </w:r>
            <w:proofErr w:type="spellStart"/>
            <w:r w:rsidRPr="00FC79D2">
              <w:rPr>
                <w:rFonts w:ascii="Arial" w:hAnsi="Arial" w:cs="Arial"/>
                <w:sz w:val="20"/>
                <w:szCs w:val="20"/>
              </w:rPr>
              <w:t>index</w:t>
            </w:r>
            <w:proofErr w:type="spellEnd"/>
          </w:p>
        </w:tc>
        <w:tc>
          <w:tcPr>
            <w:tcW w:w="2045" w:type="dxa"/>
            <w:tcBorders>
              <w:top w:val="single" w:sz="4" w:space="0" w:color="auto"/>
              <w:bottom w:val="single" w:sz="4" w:space="0" w:color="auto"/>
            </w:tcBorders>
            <w:vAlign w:val="center"/>
          </w:tcPr>
          <w:p w14:paraId="08B6CCFB" w14:textId="77777777" w:rsidR="000B35E0" w:rsidRPr="00FC79D2" w:rsidRDefault="000B35E0" w:rsidP="00FC79D2">
            <w:pPr>
              <w:pStyle w:val="NormalWeb"/>
              <w:rPr>
                <w:rFonts w:ascii="Arial" w:hAnsi="Arial" w:cs="Arial"/>
                <w:sz w:val="20"/>
                <w:szCs w:val="20"/>
              </w:rPr>
            </w:pPr>
            <w:proofErr w:type="spellStart"/>
            <w:r w:rsidRPr="00FC79D2">
              <w:rPr>
                <w:rFonts w:ascii="Arial" w:hAnsi="Arial" w:cs="Arial"/>
                <w:sz w:val="20"/>
                <w:szCs w:val="20"/>
              </w:rPr>
              <w:t>Spatial</w:t>
            </w:r>
            <w:proofErr w:type="spellEnd"/>
            <w:r w:rsidRPr="00FC79D2">
              <w:rPr>
                <w:rFonts w:ascii="Arial" w:hAnsi="Arial" w:cs="Arial"/>
                <w:sz w:val="20"/>
                <w:szCs w:val="20"/>
              </w:rPr>
              <w:t xml:space="preserve"> mean </w:t>
            </w:r>
            <w:r w:rsidRPr="00FC79D2">
              <w:rPr>
                <w:rStyle w:val="cf01"/>
                <w:rFonts w:ascii="Arial" w:hAnsi="Arial" w:cs="Arial"/>
                <w:sz w:val="20"/>
                <w:szCs w:val="20"/>
                <w:lang w:val="en-US"/>
              </w:rPr>
              <w:t>± SE</w:t>
            </w:r>
          </w:p>
        </w:tc>
        <w:tc>
          <w:tcPr>
            <w:tcW w:w="2386" w:type="dxa"/>
            <w:tcBorders>
              <w:top w:val="single" w:sz="4" w:space="0" w:color="auto"/>
              <w:bottom w:val="single" w:sz="4" w:space="0" w:color="auto"/>
            </w:tcBorders>
            <w:vAlign w:val="center"/>
          </w:tcPr>
          <w:p w14:paraId="67E2658A" w14:textId="77777777" w:rsidR="000B35E0" w:rsidRPr="00FC79D2" w:rsidRDefault="000B35E0" w:rsidP="00FC79D2">
            <w:pPr>
              <w:pStyle w:val="NormalWeb"/>
              <w:rPr>
                <w:rFonts w:ascii="Arial" w:hAnsi="Arial" w:cs="Arial"/>
                <w:sz w:val="20"/>
                <w:szCs w:val="20"/>
              </w:rPr>
            </w:pPr>
            <w:r w:rsidRPr="00FC79D2">
              <w:rPr>
                <w:rFonts w:ascii="Arial" w:hAnsi="Arial" w:cs="Arial"/>
                <w:sz w:val="20"/>
                <w:szCs w:val="20"/>
              </w:rPr>
              <w:t xml:space="preserve">Temporal mean </w:t>
            </w:r>
            <w:r w:rsidRPr="00FC79D2">
              <w:rPr>
                <w:rStyle w:val="cf01"/>
                <w:rFonts w:ascii="Arial" w:hAnsi="Arial" w:cs="Arial"/>
                <w:sz w:val="20"/>
                <w:szCs w:val="20"/>
                <w:lang w:val="en-US"/>
              </w:rPr>
              <w:t>± SE</w:t>
            </w:r>
          </w:p>
        </w:tc>
        <w:tc>
          <w:tcPr>
            <w:tcW w:w="925" w:type="dxa"/>
            <w:tcBorders>
              <w:top w:val="single" w:sz="4" w:space="0" w:color="auto"/>
              <w:bottom w:val="single" w:sz="4" w:space="0" w:color="auto"/>
            </w:tcBorders>
            <w:vAlign w:val="center"/>
          </w:tcPr>
          <w:p w14:paraId="735E4D59" w14:textId="77777777" w:rsidR="000B35E0" w:rsidRPr="00FC79D2" w:rsidRDefault="000B35E0" w:rsidP="00FC79D2">
            <w:pPr>
              <w:pStyle w:val="NormalWeb"/>
              <w:rPr>
                <w:rFonts w:ascii="Arial" w:hAnsi="Arial" w:cs="Arial"/>
                <w:sz w:val="20"/>
                <w:szCs w:val="20"/>
              </w:rPr>
            </w:pPr>
            <w:r w:rsidRPr="00FC79D2">
              <w:rPr>
                <w:rFonts w:ascii="Arial" w:hAnsi="Arial" w:cs="Arial"/>
                <w:sz w:val="20"/>
                <w:szCs w:val="20"/>
              </w:rPr>
              <w:t>T</w:t>
            </w:r>
          </w:p>
        </w:tc>
        <w:tc>
          <w:tcPr>
            <w:tcW w:w="548" w:type="dxa"/>
            <w:tcBorders>
              <w:top w:val="single" w:sz="4" w:space="0" w:color="auto"/>
              <w:bottom w:val="single" w:sz="4" w:space="0" w:color="auto"/>
            </w:tcBorders>
            <w:vAlign w:val="center"/>
          </w:tcPr>
          <w:p w14:paraId="03CA56F5" w14:textId="77777777" w:rsidR="000B35E0" w:rsidRPr="00FC79D2" w:rsidRDefault="000B35E0" w:rsidP="00FC79D2">
            <w:pPr>
              <w:pStyle w:val="NormalWeb"/>
              <w:rPr>
                <w:rFonts w:ascii="Arial" w:hAnsi="Arial" w:cs="Arial"/>
                <w:sz w:val="20"/>
                <w:szCs w:val="20"/>
              </w:rPr>
            </w:pPr>
            <w:proofErr w:type="spellStart"/>
            <w:r w:rsidRPr="00FC79D2">
              <w:rPr>
                <w:rFonts w:ascii="Arial" w:hAnsi="Arial" w:cs="Arial"/>
                <w:sz w:val="20"/>
                <w:szCs w:val="20"/>
              </w:rPr>
              <w:t>Df</w:t>
            </w:r>
            <w:proofErr w:type="spellEnd"/>
          </w:p>
        </w:tc>
        <w:tc>
          <w:tcPr>
            <w:tcW w:w="1086" w:type="dxa"/>
            <w:tcBorders>
              <w:top w:val="single" w:sz="4" w:space="0" w:color="auto"/>
              <w:bottom w:val="single" w:sz="4" w:space="0" w:color="auto"/>
            </w:tcBorders>
            <w:vAlign w:val="center"/>
          </w:tcPr>
          <w:p w14:paraId="04769FCB" w14:textId="77777777" w:rsidR="000B35E0" w:rsidRPr="00FC79D2" w:rsidRDefault="000B35E0" w:rsidP="00FC79D2">
            <w:pPr>
              <w:pStyle w:val="NormalWeb"/>
              <w:rPr>
                <w:rFonts w:ascii="Arial" w:hAnsi="Arial" w:cs="Arial"/>
                <w:sz w:val="20"/>
                <w:szCs w:val="20"/>
              </w:rPr>
            </w:pPr>
            <w:r w:rsidRPr="00FC79D2">
              <w:rPr>
                <w:rFonts w:ascii="Arial" w:hAnsi="Arial" w:cs="Arial"/>
                <w:sz w:val="20"/>
                <w:szCs w:val="20"/>
              </w:rPr>
              <w:t>p-</w:t>
            </w:r>
            <w:proofErr w:type="spellStart"/>
            <w:r w:rsidRPr="00FC79D2">
              <w:rPr>
                <w:rFonts w:ascii="Arial" w:hAnsi="Arial" w:cs="Arial"/>
                <w:sz w:val="20"/>
                <w:szCs w:val="20"/>
              </w:rPr>
              <w:t>value</w:t>
            </w:r>
            <w:proofErr w:type="spellEnd"/>
          </w:p>
        </w:tc>
      </w:tr>
      <w:tr w:rsidR="000B35E0" w:rsidRPr="00857D3A" w14:paraId="487D613B" w14:textId="77777777" w:rsidTr="00FC79D2">
        <w:trPr>
          <w:trHeight w:val="340"/>
        </w:trPr>
        <w:tc>
          <w:tcPr>
            <w:tcW w:w="1951" w:type="dxa"/>
            <w:tcBorders>
              <w:top w:val="single" w:sz="4" w:space="0" w:color="auto"/>
            </w:tcBorders>
          </w:tcPr>
          <w:p w14:paraId="143EA922" w14:textId="77777777" w:rsidR="000B35E0" w:rsidRPr="00FC79D2" w:rsidRDefault="000B35E0" w:rsidP="00595FC5">
            <w:pPr>
              <w:pStyle w:val="NormalWeb"/>
              <w:rPr>
                <w:rFonts w:ascii="Arial" w:hAnsi="Arial" w:cs="Arial"/>
                <w:sz w:val="20"/>
                <w:szCs w:val="20"/>
              </w:rPr>
            </w:pPr>
            <w:r w:rsidRPr="00FC79D2">
              <w:rPr>
                <w:rFonts w:ascii="Arial" w:hAnsi="Arial" w:cs="Arial"/>
                <w:sz w:val="20"/>
                <w:szCs w:val="20"/>
              </w:rPr>
              <w:t>Bio1</w:t>
            </w:r>
          </w:p>
        </w:tc>
        <w:tc>
          <w:tcPr>
            <w:tcW w:w="2045" w:type="dxa"/>
            <w:tcBorders>
              <w:top w:val="single" w:sz="4" w:space="0" w:color="auto"/>
            </w:tcBorders>
          </w:tcPr>
          <w:p w14:paraId="42EB467B" w14:textId="77777777" w:rsidR="000B35E0" w:rsidRPr="00FC79D2" w:rsidRDefault="000B35E0" w:rsidP="00595FC5">
            <w:pPr>
              <w:pStyle w:val="NormalWeb"/>
              <w:rPr>
                <w:rFonts w:ascii="Arial" w:hAnsi="Arial" w:cs="Arial"/>
                <w:sz w:val="20"/>
                <w:szCs w:val="20"/>
              </w:rPr>
            </w:pPr>
            <w:r w:rsidRPr="00FC79D2">
              <w:rPr>
                <w:rStyle w:val="cf01"/>
                <w:rFonts w:ascii="Arial" w:hAnsi="Arial" w:cs="Arial"/>
                <w:sz w:val="20"/>
                <w:szCs w:val="20"/>
                <w:lang w:val="en-US"/>
              </w:rPr>
              <w:t>2.38 ± 0.537</w:t>
            </w:r>
          </w:p>
        </w:tc>
        <w:tc>
          <w:tcPr>
            <w:tcW w:w="2386" w:type="dxa"/>
            <w:tcBorders>
              <w:top w:val="single" w:sz="4" w:space="0" w:color="auto"/>
            </w:tcBorders>
          </w:tcPr>
          <w:p w14:paraId="56FBC150" w14:textId="77777777" w:rsidR="000B35E0" w:rsidRPr="00FC79D2" w:rsidRDefault="000B35E0" w:rsidP="00595FC5">
            <w:pPr>
              <w:pStyle w:val="NormalWeb"/>
              <w:rPr>
                <w:rFonts w:ascii="Arial" w:hAnsi="Arial" w:cs="Arial"/>
                <w:sz w:val="20"/>
                <w:szCs w:val="20"/>
              </w:rPr>
            </w:pPr>
            <w:r w:rsidRPr="00FC79D2">
              <w:rPr>
                <w:rStyle w:val="cf01"/>
                <w:rFonts w:ascii="Arial" w:hAnsi="Arial" w:cs="Arial"/>
                <w:sz w:val="20"/>
                <w:szCs w:val="20"/>
                <w:lang w:val="en-US"/>
              </w:rPr>
              <w:t>1.95 ±0.26</w:t>
            </w:r>
          </w:p>
        </w:tc>
        <w:tc>
          <w:tcPr>
            <w:tcW w:w="925" w:type="dxa"/>
            <w:tcBorders>
              <w:top w:val="single" w:sz="4" w:space="0" w:color="auto"/>
            </w:tcBorders>
          </w:tcPr>
          <w:p w14:paraId="1333F1BB" w14:textId="14359F2B" w:rsidR="000B35E0" w:rsidRPr="00FC79D2" w:rsidRDefault="000B35E0" w:rsidP="00595FC5">
            <w:pPr>
              <w:pStyle w:val="NormalWeb"/>
              <w:rPr>
                <w:rFonts w:ascii="Arial" w:hAnsi="Arial" w:cs="Arial"/>
                <w:sz w:val="20"/>
                <w:szCs w:val="20"/>
              </w:rPr>
            </w:pPr>
            <w:r w:rsidRPr="00FC79D2">
              <w:rPr>
                <w:rStyle w:val="cf01"/>
                <w:rFonts w:ascii="Arial" w:hAnsi="Arial" w:cs="Arial"/>
                <w:sz w:val="20"/>
                <w:szCs w:val="20"/>
                <w:lang w:val="en-US"/>
              </w:rPr>
              <w:t>1.13</w:t>
            </w:r>
          </w:p>
        </w:tc>
        <w:tc>
          <w:tcPr>
            <w:tcW w:w="548" w:type="dxa"/>
            <w:tcBorders>
              <w:top w:val="single" w:sz="4" w:space="0" w:color="auto"/>
            </w:tcBorders>
          </w:tcPr>
          <w:p w14:paraId="4ACD5A57" w14:textId="77777777" w:rsidR="000B35E0" w:rsidRPr="00FC79D2" w:rsidRDefault="000B35E0" w:rsidP="00595FC5">
            <w:pPr>
              <w:pStyle w:val="NormalWeb"/>
              <w:rPr>
                <w:rFonts w:ascii="Arial" w:hAnsi="Arial" w:cs="Arial"/>
                <w:sz w:val="20"/>
                <w:szCs w:val="20"/>
              </w:rPr>
            </w:pPr>
            <w:r w:rsidRPr="00FC79D2">
              <w:rPr>
                <w:rFonts w:ascii="Arial" w:hAnsi="Arial" w:cs="Arial"/>
                <w:sz w:val="20"/>
                <w:szCs w:val="20"/>
              </w:rPr>
              <w:t>3</w:t>
            </w:r>
          </w:p>
        </w:tc>
        <w:tc>
          <w:tcPr>
            <w:tcW w:w="1086" w:type="dxa"/>
            <w:tcBorders>
              <w:top w:val="single" w:sz="4" w:space="0" w:color="auto"/>
            </w:tcBorders>
          </w:tcPr>
          <w:p w14:paraId="430F996A" w14:textId="77777777" w:rsidR="000B35E0" w:rsidRPr="00FC79D2" w:rsidRDefault="000B35E0" w:rsidP="00595FC5">
            <w:pPr>
              <w:pStyle w:val="NormalWeb"/>
              <w:rPr>
                <w:rFonts w:ascii="Arial" w:hAnsi="Arial" w:cs="Arial"/>
                <w:sz w:val="20"/>
                <w:szCs w:val="20"/>
              </w:rPr>
            </w:pPr>
            <w:r w:rsidRPr="00FC79D2">
              <w:rPr>
                <w:rStyle w:val="cf01"/>
                <w:rFonts w:ascii="Arial" w:hAnsi="Arial" w:cs="Arial"/>
                <w:sz w:val="20"/>
                <w:szCs w:val="20"/>
                <w:lang w:val="en-US"/>
              </w:rPr>
              <w:t>0.1702</w:t>
            </w:r>
          </w:p>
        </w:tc>
      </w:tr>
      <w:tr w:rsidR="000B35E0" w:rsidRPr="00857D3A" w14:paraId="0ECD8468" w14:textId="77777777" w:rsidTr="00FC79D2">
        <w:trPr>
          <w:trHeight w:val="340"/>
        </w:trPr>
        <w:tc>
          <w:tcPr>
            <w:tcW w:w="1951" w:type="dxa"/>
          </w:tcPr>
          <w:p w14:paraId="0D07F997" w14:textId="77777777" w:rsidR="000B35E0" w:rsidRPr="00FC79D2" w:rsidRDefault="000B35E0" w:rsidP="00595FC5">
            <w:pPr>
              <w:pStyle w:val="NormalWeb"/>
              <w:rPr>
                <w:rFonts w:ascii="Arial" w:hAnsi="Arial" w:cs="Arial"/>
                <w:sz w:val="20"/>
                <w:szCs w:val="20"/>
              </w:rPr>
            </w:pPr>
            <w:r w:rsidRPr="00FC79D2">
              <w:rPr>
                <w:rFonts w:ascii="Arial" w:hAnsi="Arial" w:cs="Arial"/>
                <w:sz w:val="20"/>
                <w:szCs w:val="20"/>
              </w:rPr>
              <w:t>Bio2</w:t>
            </w:r>
          </w:p>
        </w:tc>
        <w:tc>
          <w:tcPr>
            <w:tcW w:w="2045" w:type="dxa"/>
          </w:tcPr>
          <w:p w14:paraId="05FED194" w14:textId="77777777" w:rsidR="000B35E0" w:rsidRPr="00FC79D2" w:rsidRDefault="000B35E0" w:rsidP="00595FC5">
            <w:pPr>
              <w:pStyle w:val="NormalWeb"/>
              <w:rPr>
                <w:rFonts w:ascii="Arial" w:hAnsi="Arial" w:cs="Arial"/>
                <w:sz w:val="20"/>
                <w:szCs w:val="20"/>
              </w:rPr>
            </w:pPr>
            <w:r w:rsidRPr="00FC79D2">
              <w:rPr>
                <w:rStyle w:val="cf01"/>
                <w:rFonts w:ascii="Arial" w:hAnsi="Arial" w:cs="Arial"/>
                <w:sz w:val="20"/>
                <w:szCs w:val="20"/>
                <w:lang w:val="en-US"/>
              </w:rPr>
              <w:t>3.16 ± 0.139</w:t>
            </w:r>
          </w:p>
        </w:tc>
        <w:tc>
          <w:tcPr>
            <w:tcW w:w="2386" w:type="dxa"/>
          </w:tcPr>
          <w:p w14:paraId="1BBAC554" w14:textId="77777777" w:rsidR="000B35E0" w:rsidRPr="00FC79D2" w:rsidRDefault="000B35E0" w:rsidP="00595FC5">
            <w:pPr>
              <w:pStyle w:val="NormalWeb"/>
              <w:rPr>
                <w:rFonts w:ascii="Arial" w:hAnsi="Arial" w:cs="Arial"/>
                <w:sz w:val="20"/>
                <w:szCs w:val="20"/>
              </w:rPr>
            </w:pPr>
            <w:r w:rsidRPr="00FC79D2">
              <w:rPr>
                <w:rStyle w:val="cf01"/>
                <w:rFonts w:ascii="Arial" w:hAnsi="Arial" w:cs="Arial"/>
                <w:sz w:val="20"/>
                <w:szCs w:val="20"/>
                <w:lang w:val="en-US"/>
              </w:rPr>
              <w:t>1.22 ± 0.26</w:t>
            </w:r>
          </w:p>
        </w:tc>
        <w:tc>
          <w:tcPr>
            <w:tcW w:w="925" w:type="dxa"/>
          </w:tcPr>
          <w:p w14:paraId="6730E195" w14:textId="6827F89E" w:rsidR="000B35E0" w:rsidRPr="00FC79D2" w:rsidRDefault="000B35E0" w:rsidP="00595FC5">
            <w:pPr>
              <w:pStyle w:val="NormalWeb"/>
              <w:rPr>
                <w:rFonts w:ascii="Arial" w:hAnsi="Arial" w:cs="Arial"/>
                <w:sz w:val="20"/>
                <w:szCs w:val="20"/>
              </w:rPr>
            </w:pPr>
            <w:r w:rsidRPr="00FC79D2">
              <w:rPr>
                <w:rStyle w:val="cf01"/>
                <w:rFonts w:ascii="Arial" w:hAnsi="Arial" w:cs="Arial"/>
                <w:sz w:val="20"/>
                <w:szCs w:val="20"/>
                <w:lang w:val="en-US"/>
              </w:rPr>
              <w:t>12.70</w:t>
            </w:r>
          </w:p>
        </w:tc>
        <w:tc>
          <w:tcPr>
            <w:tcW w:w="548" w:type="dxa"/>
          </w:tcPr>
          <w:p w14:paraId="594B0890" w14:textId="77777777" w:rsidR="000B35E0" w:rsidRPr="00FC79D2" w:rsidRDefault="000B35E0" w:rsidP="00595FC5">
            <w:pPr>
              <w:pStyle w:val="NormalWeb"/>
              <w:rPr>
                <w:rFonts w:ascii="Arial" w:hAnsi="Arial" w:cs="Arial"/>
                <w:sz w:val="20"/>
                <w:szCs w:val="20"/>
              </w:rPr>
            </w:pPr>
            <w:r w:rsidRPr="00FC79D2">
              <w:rPr>
                <w:rFonts w:ascii="Arial" w:hAnsi="Arial" w:cs="Arial"/>
                <w:sz w:val="20"/>
                <w:szCs w:val="20"/>
              </w:rPr>
              <w:t>3</w:t>
            </w:r>
          </w:p>
        </w:tc>
        <w:tc>
          <w:tcPr>
            <w:tcW w:w="1086" w:type="dxa"/>
          </w:tcPr>
          <w:p w14:paraId="2E946AAF" w14:textId="33D0507C" w:rsidR="000B35E0" w:rsidRPr="00FC79D2" w:rsidRDefault="000B35E0" w:rsidP="00595FC5">
            <w:pPr>
              <w:pStyle w:val="NormalWeb"/>
              <w:rPr>
                <w:rFonts w:ascii="Arial" w:hAnsi="Arial" w:cs="Arial"/>
                <w:sz w:val="20"/>
                <w:szCs w:val="20"/>
              </w:rPr>
            </w:pPr>
            <w:r w:rsidRPr="00FC79D2">
              <w:rPr>
                <w:rStyle w:val="cf01"/>
                <w:rFonts w:ascii="Arial" w:hAnsi="Arial" w:cs="Arial"/>
                <w:sz w:val="20"/>
                <w:szCs w:val="20"/>
                <w:lang w:val="en-US"/>
              </w:rPr>
              <w:t>&lt; 0.005</w:t>
            </w:r>
          </w:p>
        </w:tc>
      </w:tr>
      <w:tr w:rsidR="000B35E0" w:rsidRPr="00857D3A" w14:paraId="6413E94D" w14:textId="77777777" w:rsidTr="00FC79D2">
        <w:trPr>
          <w:trHeight w:val="340"/>
        </w:trPr>
        <w:tc>
          <w:tcPr>
            <w:tcW w:w="1951" w:type="dxa"/>
          </w:tcPr>
          <w:p w14:paraId="7D5D5289" w14:textId="77777777" w:rsidR="000B35E0" w:rsidRPr="00FC79D2" w:rsidRDefault="000B35E0" w:rsidP="00595FC5">
            <w:pPr>
              <w:pStyle w:val="NormalWeb"/>
              <w:rPr>
                <w:rFonts w:ascii="Arial" w:hAnsi="Arial" w:cs="Arial"/>
                <w:sz w:val="20"/>
                <w:szCs w:val="20"/>
              </w:rPr>
            </w:pPr>
            <w:r w:rsidRPr="00FC79D2">
              <w:rPr>
                <w:rFonts w:ascii="Arial" w:hAnsi="Arial" w:cs="Arial"/>
                <w:sz w:val="20"/>
                <w:szCs w:val="20"/>
                <w:lang w:val="en-US"/>
              </w:rPr>
              <w:t>Bio7</w:t>
            </w:r>
          </w:p>
        </w:tc>
        <w:tc>
          <w:tcPr>
            <w:tcW w:w="2045" w:type="dxa"/>
          </w:tcPr>
          <w:p w14:paraId="003439ED" w14:textId="77777777" w:rsidR="000B35E0" w:rsidRPr="00FC79D2" w:rsidRDefault="000B35E0" w:rsidP="00595FC5">
            <w:pPr>
              <w:pStyle w:val="NormalWeb"/>
              <w:rPr>
                <w:rFonts w:ascii="Arial" w:hAnsi="Arial" w:cs="Arial"/>
                <w:sz w:val="20"/>
                <w:szCs w:val="20"/>
              </w:rPr>
            </w:pPr>
            <w:r w:rsidRPr="00FC79D2">
              <w:rPr>
                <w:rStyle w:val="cf01"/>
                <w:rFonts w:ascii="Arial" w:hAnsi="Arial" w:cs="Arial"/>
                <w:sz w:val="20"/>
                <w:szCs w:val="20"/>
                <w:lang w:val="en-US"/>
              </w:rPr>
              <w:t>8.99 ± 2.07</w:t>
            </w:r>
          </w:p>
        </w:tc>
        <w:tc>
          <w:tcPr>
            <w:tcW w:w="2386" w:type="dxa"/>
          </w:tcPr>
          <w:p w14:paraId="6E9ED8CA" w14:textId="77777777" w:rsidR="000B35E0" w:rsidRPr="00FC79D2" w:rsidRDefault="000B35E0" w:rsidP="00595FC5">
            <w:pPr>
              <w:pStyle w:val="NormalWeb"/>
              <w:rPr>
                <w:rFonts w:ascii="Arial" w:hAnsi="Arial" w:cs="Arial"/>
                <w:sz w:val="20"/>
                <w:szCs w:val="20"/>
              </w:rPr>
            </w:pPr>
            <w:r w:rsidRPr="00FC79D2">
              <w:rPr>
                <w:rStyle w:val="cf01"/>
                <w:rFonts w:ascii="Arial" w:hAnsi="Arial" w:cs="Arial"/>
                <w:sz w:val="20"/>
                <w:szCs w:val="20"/>
                <w:lang w:val="en-US"/>
              </w:rPr>
              <w:t>7.95 ± 1.99</w:t>
            </w:r>
          </w:p>
        </w:tc>
        <w:tc>
          <w:tcPr>
            <w:tcW w:w="925" w:type="dxa"/>
          </w:tcPr>
          <w:p w14:paraId="5EEFB737" w14:textId="36D1726F" w:rsidR="000B35E0" w:rsidRPr="00FC79D2" w:rsidRDefault="000B35E0" w:rsidP="00595FC5">
            <w:pPr>
              <w:pStyle w:val="NormalWeb"/>
              <w:rPr>
                <w:rFonts w:ascii="Arial" w:hAnsi="Arial" w:cs="Arial"/>
                <w:sz w:val="20"/>
                <w:szCs w:val="20"/>
              </w:rPr>
            </w:pPr>
            <w:r w:rsidRPr="00FC79D2">
              <w:rPr>
                <w:rStyle w:val="cf01"/>
                <w:rFonts w:ascii="Arial" w:hAnsi="Arial" w:cs="Arial"/>
                <w:sz w:val="20"/>
                <w:szCs w:val="20"/>
                <w:lang w:val="en-US"/>
              </w:rPr>
              <w:t>0.765</w:t>
            </w:r>
          </w:p>
        </w:tc>
        <w:tc>
          <w:tcPr>
            <w:tcW w:w="548" w:type="dxa"/>
          </w:tcPr>
          <w:p w14:paraId="2D54AE8B" w14:textId="77777777" w:rsidR="000B35E0" w:rsidRPr="00FC79D2" w:rsidRDefault="000B35E0" w:rsidP="00595FC5">
            <w:pPr>
              <w:pStyle w:val="NormalWeb"/>
              <w:rPr>
                <w:rFonts w:ascii="Arial" w:hAnsi="Arial" w:cs="Arial"/>
                <w:sz w:val="20"/>
                <w:szCs w:val="20"/>
              </w:rPr>
            </w:pPr>
            <w:r w:rsidRPr="00FC79D2">
              <w:rPr>
                <w:rFonts w:ascii="Arial" w:hAnsi="Arial" w:cs="Arial"/>
                <w:sz w:val="20"/>
                <w:szCs w:val="20"/>
              </w:rPr>
              <w:t>3</w:t>
            </w:r>
          </w:p>
        </w:tc>
        <w:tc>
          <w:tcPr>
            <w:tcW w:w="1086" w:type="dxa"/>
          </w:tcPr>
          <w:p w14:paraId="24B8E41D" w14:textId="77777777" w:rsidR="000B35E0" w:rsidRPr="00FC79D2" w:rsidRDefault="000B35E0" w:rsidP="00595FC5">
            <w:pPr>
              <w:pStyle w:val="NormalWeb"/>
              <w:rPr>
                <w:rFonts w:ascii="Arial" w:hAnsi="Arial" w:cs="Arial"/>
                <w:sz w:val="20"/>
                <w:szCs w:val="20"/>
              </w:rPr>
            </w:pPr>
            <w:r w:rsidRPr="00FC79D2">
              <w:rPr>
                <w:rStyle w:val="cf01"/>
                <w:rFonts w:ascii="Arial" w:hAnsi="Arial" w:cs="Arial"/>
                <w:sz w:val="20"/>
                <w:szCs w:val="20"/>
                <w:lang w:val="en-US"/>
              </w:rPr>
              <w:t>0.2499</w:t>
            </w:r>
          </w:p>
        </w:tc>
      </w:tr>
      <w:tr w:rsidR="000B35E0" w:rsidRPr="00857D3A" w14:paraId="106B147D" w14:textId="77777777" w:rsidTr="00FC79D2">
        <w:trPr>
          <w:trHeight w:val="340"/>
        </w:trPr>
        <w:tc>
          <w:tcPr>
            <w:tcW w:w="1951" w:type="dxa"/>
          </w:tcPr>
          <w:p w14:paraId="6AEA14B9" w14:textId="77777777" w:rsidR="000B35E0" w:rsidRPr="00FC79D2" w:rsidRDefault="000B35E0" w:rsidP="00595FC5">
            <w:pPr>
              <w:pStyle w:val="NormalWeb"/>
              <w:rPr>
                <w:rFonts w:ascii="Arial" w:hAnsi="Arial" w:cs="Arial"/>
                <w:sz w:val="20"/>
                <w:szCs w:val="20"/>
              </w:rPr>
            </w:pPr>
            <w:r w:rsidRPr="00FC79D2">
              <w:rPr>
                <w:rFonts w:ascii="Arial" w:hAnsi="Arial" w:cs="Arial"/>
                <w:sz w:val="20"/>
                <w:szCs w:val="20"/>
                <w:lang w:val="en-US"/>
              </w:rPr>
              <w:t>Snow</w:t>
            </w:r>
          </w:p>
        </w:tc>
        <w:tc>
          <w:tcPr>
            <w:tcW w:w="2045" w:type="dxa"/>
          </w:tcPr>
          <w:p w14:paraId="3129F0AC" w14:textId="77777777" w:rsidR="000B35E0" w:rsidRPr="00FC79D2" w:rsidRDefault="000B35E0" w:rsidP="00595FC5">
            <w:pPr>
              <w:pStyle w:val="NormalWeb"/>
              <w:rPr>
                <w:rFonts w:ascii="Arial" w:hAnsi="Arial" w:cs="Arial"/>
                <w:sz w:val="20"/>
                <w:szCs w:val="20"/>
              </w:rPr>
            </w:pPr>
            <w:r w:rsidRPr="00FC79D2">
              <w:rPr>
                <w:rStyle w:val="cf01"/>
                <w:rFonts w:ascii="Arial" w:hAnsi="Arial" w:cs="Arial"/>
                <w:sz w:val="20"/>
                <w:szCs w:val="20"/>
                <w:lang w:val="en-US"/>
              </w:rPr>
              <w:t>202 ± 22.4</w:t>
            </w:r>
          </w:p>
        </w:tc>
        <w:tc>
          <w:tcPr>
            <w:tcW w:w="2386" w:type="dxa"/>
          </w:tcPr>
          <w:p w14:paraId="3102CCE1" w14:textId="77777777" w:rsidR="000B35E0" w:rsidRPr="00FC79D2" w:rsidRDefault="000B35E0" w:rsidP="00595FC5">
            <w:pPr>
              <w:pStyle w:val="NormalWeb"/>
              <w:rPr>
                <w:rFonts w:ascii="Arial" w:hAnsi="Arial" w:cs="Arial"/>
                <w:sz w:val="20"/>
                <w:szCs w:val="20"/>
              </w:rPr>
            </w:pPr>
            <w:r w:rsidRPr="00FC79D2">
              <w:rPr>
                <w:rStyle w:val="cf01"/>
                <w:rFonts w:ascii="Arial" w:hAnsi="Arial" w:cs="Arial"/>
                <w:sz w:val="20"/>
                <w:szCs w:val="20"/>
                <w:lang w:val="en-US"/>
              </w:rPr>
              <w:t>88.2 ± 7.76</w:t>
            </w:r>
          </w:p>
        </w:tc>
        <w:tc>
          <w:tcPr>
            <w:tcW w:w="925" w:type="dxa"/>
          </w:tcPr>
          <w:p w14:paraId="537A97C6" w14:textId="4BF9F06E" w:rsidR="000B35E0" w:rsidRPr="00FC79D2" w:rsidRDefault="000B35E0" w:rsidP="00595FC5">
            <w:pPr>
              <w:pStyle w:val="NormalWeb"/>
              <w:rPr>
                <w:rFonts w:ascii="Arial" w:hAnsi="Arial" w:cs="Arial"/>
                <w:sz w:val="20"/>
                <w:szCs w:val="20"/>
              </w:rPr>
            </w:pPr>
            <w:r w:rsidRPr="00FC79D2">
              <w:rPr>
                <w:rStyle w:val="cf01"/>
                <w:rFonts w:ascii="Arial" w:hAnsi="Arial" w:cs="Arial"/>
                <w:sz w:val="20"/>
                <w:szCs w:val="20"/>
                <w:lang w:val="en-US"/>
              </w:rPr>
              <w:t>13</w:t>
            </w:r>
          </w:p>
        </w:tc>
        <w:tc>
          <w:tcPr>
            <w:tcW w:w="548" w:type="dxa"/>
          </w:tcPr>
          <w:p w14:paraId="211D5E13" w14:textId="77777777" w:rsidR="000B35E0" w:rsidRPr="00FC79D2" w:rsidRDefault="000B35E0" w:rsidP="00595FC5">
            <w:pPr>
              <w:pStyle w:val="NormalWeb"/>
              <w:rPr>
                <w:rFonts w:ascii="Arial" w:hAnsi="Arial" w:cs="Arial"/>
                <w:sz w:val="20"/>
                <w:szCs w:val="20"/>
              </w:rPr>
            </w:pPr>
            <w:r w:rsidRPr="00FC79D2">
              <w:rPr>
                <w:rFonts w:ascii="Arial" w:hAnsi="Arial" w:cs="Arial"/>
                <w:sz w:val="20"/>
                <w:szCs w:val="20"/>
              </w:rPr>
              <w:t>3</w:t>
            </w:r>
          </w:p>
        </w:tc>
        <w:tc>
          <w:tcPr>
            <w:tcW w:w="1086" w:type="dxa"/>
          </w:tcPr>
          <w:p w14:paraId="7EAEBBE4" w14:textId="504B7E58" w:rsidR="000B35E0" w:rsidRPr="00FC79D2" w:rsidRDefault="000B35E0" w:rsidP="00595FC5">
            <w:pPr>
              <w:pStyle w:val="NormalWeb"/>
              <w:rPr>
                <w:rFonts w:ascii="Arial" w:hAnsi="Arial" w:cs="Arial"/>
                <w:sz w:val="20"/>
                <w:szCs w:val="20"/>
              </w:rPr>
            </w:pPr>
            <w:r w:rsidRPr="00FC79D2">
              <w:rPr>
                <w:rStyle w:val="cf01"/>
                <w:rFonts w:ascii="Arial" w:hAnsi="Arial" w:cs="Arial"/>
                <w:sz w:val="20"/>
                <w:szCs w:val="20"/>
                <w:lang w:val="en-US"/>
              </w:rPr>
              <w:t>&lt; 0.005</w:t>
            </w:r>
          </w:p>
        </w:tc>
      </w:tr>
      <w:tr w:rsidR="000B35E0" w:rsidRPr="00857D3A" w14:paraId="579ADC1C" w14:textId="77777777" w:rsidTr="00FC79D2">
        <w:trPr>
          <w:trHeight w:val="340"/>
        </w:trPr>
        <w:tc>
          <w:tcPr>
            <w:tcW w:w="1951" w:type="dxa"/>
          </w:tcPr>
          <w:p w14:paraId="76FDC038" w14:textId="77777777" w:rsidR="000B35E0" w:rsidRPr="00FC79D2" w:rsidRDefault="000B35E0" w:rsidP="00595FC5">
            <w:pPr>
              <w:pStyle w:val="NormalWeb"/>
              <w:rPr>
                <w:rFonts w:ascii="Arial" w:hAnsi="Arial" w:cs="Arial"/>
                <w:sz w:val="20"/>
                <w:szCs w:val="20"/>
              </w:rPr>
            </w:pPr>
            <w:r w:rsidRPr="00FC79D2">
              <w:rPr>
                <w:rFonts w:ascii="Arial" w:hAnsi="Arial" w:cs="Arial"/>
                <w:sz w:val="20"/>
                <w:szCs w:val="20"/>
                <w:lang w:val="en-US"/>
              </w:rPr>
              <w:t>GDD</w:t>
            </w:r>
          </w:p>
        </w:tc>
        <w:tc>
          <w:tcPr>
            <w:tcW w:w="2045" w:type="dxa"/>
          </w:tcPr>
          <w:p w14:paraId="7FC4291D" w14:textId="7673656E" w:rsidR="000B35E0" w:rsidRPr="00FC79D2" w:rsidRDefault="00827123" w:rsidP="00595FC5">
            <w:pPr>
              <w:pStyle w:val="NormalWeb"/>
              <w:rPr>
                <w:rFonts w:ascii="Arial" w:hAnsi="Arial" w:cs="Arial"/>
                <w:sz w:val="20"/>
                <w:szCs w:val="20"/>
              </w:rPr>
            </w:pPr>
            <w:r w:rsidRPr="00FC79D2">
              <w:rPr>
                <w:rFonts w:ascii="Arial" w:hAnsi="Arial" w:cs="Arial"/>
                <w:sz w:val="20"/>
                <w:szCs w:val="20"/>
              </w:rPr>
              <w:t>752</w:t>
            </w:r>
            <w:r w:rsidR="000B35E0" w:rsidRPr="00FC79D2">
              <w:rPr>
                <w:rFonts w:ascii="Arial" w:hAnsi="Arial" w:cs="Arial"/>
                <w:sz w:val="20"/>
                <w:szCs w:val="20"/>
              </w:rPr>
              <w:t xml:space="preserve"> ± </w:t>
            </w:r>
            <w:r w:rsidRPr="00FC79D2">
              <w:rPr>
                <w:rFonts w:ascii="Arial" w:hAnsi="Arial" w:cs="Arial"/>
                <w:sz w:val="20"/>
                <w:szCs w:val="20"/>
              </w:rPr>
              <w:t>104</w:t>
            </w:r>
          </w:p>
        </w:tc>
        <w:tc>
          <w:tcPr>
            <w:tcW w:w="2386" w:type="dxa"/>
          </w:tcPr>
          <w:p w14:paraId="236A38A5" w14:textId="6E62CFD2" w:rsidR="000B35E0" w:rsidRPr="00FC79D2" w:rsidRDefault="000B35E0" w:rsidP="00595FC5">
            <w:pPr>
              <w:pStyle w:val="NormalWeb"/>
              <w:rPr>
                <w:rFonts w:ascii="Arial" w:hAnsi="Arial" w:cs="Arial"/>
                <w:sz w:val="20"/>
                <w:szCs w:val="20"/>
              </w:rPr>
            </w:pPr>
            <w:r w:rsidRPr="00FC79D2">
              <w:rPr>
                <w:rFonts w:ascii="Arial" w:hAnsi="Arial" w:cs="Arial"/>
                <w:sz w:val="20"/>
                <w:szCs w:val="20"/>
              </w:rPr>
              <w:t>6</w:t>
            </w:r>
            <w:r w:rsidR="00827123" w:rsidRPr="00FC79D2">
              <w:rPr>
                <w:rFonts w:ascii="Arial" w:hAnsi="Arial" w:cs="Arial"/>
                <w:sz w:val="20"/>
                <w:szCs w:val="20"/>
              </w:rPr>
              <w:t>47</w:t>
            </w:r>
            <w:r w:rsidRPr="00FC79D2">
              <w:rPr>
                <w:rFonts w:ascii="Arial" w:hAnsi="Arial" w:cs="Arial"/>
                <w:sz w:val="20"/>
                <w:szCs w:val="20"/>
              </w:rPr>
              <w:t xml:space="preserve"> ± </w:t>
            </w:r>
            <w:r w:rsidR="00126894" w:rsidRPr="00FC79D2">
              <w:rPr>
                <w:rFonts w:ascii="Arial" w:hAnsi="Arial" w:cs="Arial"/>
                <w:sz w:val="20"/>
                <w:szCs w:val="20"/>
              </w:rPr>
              <w:t>110</w:t>
            </w:r>
          </w:p>
        </w:tc>
        <w:tc>
          <w:tcPr>
            <w:tcW w:w="925" w:type="dxa"/>
          </w:tcPr>
          <w:p w14:paraId="3D0BD634" w14:textId="755CA058" w:rsidR="000B35E0" w:rsidRPr="00FC79D2" w:rsidRDefault="000B35E0" w:rsidP="00595FC5">
            <w:pPr>
              <w:pStyle w:val="NormalWeb"/>
              <w:rPr>
                <w:rFonts w:ascii="Arial" w:hAnsi="Arial" w:cs="Arial"/>
                <w:sz w:val="20"/>
                <w:szCs w:val="20"/>
              </w:rPr>
            </w:pPr>
            <w:r w:rsidRPr="00FC79D2">
              <w:rPr>
                <w:rFonts w:ascii="Arial" w:hAnsi="Arial" w:cs="Arial"/>
                <w:sz w:val="20"/>
                <w:szCs w:val="20"/>
              </w:rPr>
              <w:t>1.</w:t>
            </w:r>
            <w:r w:rsidR="008802A1" w:rsidRPr="00FC79D2">
              <w:rPr>
                <w:rFonts w:ascii="Arial" w:hAnsi="Arial" w:cs="Arial"/>
                <w:sz w:val="20"/>
                <w:szCs w:val="20"/>
              </w:rPr>
              <w:t>01</w:t>
            </w:r>
          </w:p>
        </w:tc>
        <w:tc>
          <w:tcPr>
            <w:tcW w:w="548" w:type="dxa"/>
          </w:tcPr>
          <w:p w14:paraId="0A254E94" w14:textId="77777777" w:rsidR="000B35E0" w:rsidRPr="00FC79D2" w:rsidRDefault="000B35E0" w:rsidP="00595FC5">
            <w:pPr>
              <w:pStyle w:val="NormalWeb"/>
              <w:rPr>
                <w:rFonts w:ascii="Arial" w:hAnsi="Arial" w:cs="Arial"/>
                <w:sz w:val="20"/>
                <w:szCs w:val="20"/>
              </w:rPr>
            </w:pPr>
            <w:r w:rsidRPr="00FC79D2">
              <w:rPr>
                <w:rFonts w:ascii="Arial" w:hAnsi="Arial" w:cs="Arial"/>
                <w:sz w:val="20"/>
                <w:szCs w:val="20"/>
              </w:rPr>
              <w:t>3</w:t>
            </w:r>
          </w:p>
        </w:tc>
        <w:tc>
          <w:tcPr>
            <w:tcW w:w="1086" w:type="dxa"/>
          </w:tcPr>
          <w:p w14:paraId="54443465" w14:textId="3DE5AA76" w:rsidR="000B35E0" w:rsidRPr="00FC79D2" w:rsidRDefault="008802A1" w:rsidP="00595FC5">
            <w:pPr>
              <w:pStyle w:val="NormalWeb"/>
              <w:rPr>
                <w:rFonts w:ascii="Arial" w:hAnsi="Arial" w:cs="Arial"/>
                <w:sz w:val="20"/>
                <w:szCs w:val="20"/>
              </w:rPr>
            </w:pPr>
            <w:r w:rsidRPr="00FC79D2">
              <w:rPr>
                <w:rFonts w:ascii="Arial" w:hAnsi="Arial" w:cs="Arial"/>
                <w:sz w:val="20"/>
                <w:szCs w:val="20"/>
              </w:rPr>
              <w:t>0.1934</w:t>
            </w:r>
          </w:p>
        </w:tc>
      </w:tr>
      <w:tr w:rsidR="000B35E0" w:rsidRPr="00857D3A" w14:paraId="219364D7" w14:textId="77777777" w:rsidTr="00FC79D2">
        <w:trPr>
          <w:trHeight w:val="340"/>
        </w:trPr>
        <w:tc>
          <w:tcPr>
            <w:tcW w:w="1951" w:type="dxa"/>
            <w:tcBorders>
              <w:bottom w:val="single" w:sz="4" w:space="0" w:color="auto"/>
            </w:tcBorders>
          </w:tcPr>
          <w:p w14:paraId="6AFAFAB5" w14:textId="77777777" w:rsidR="000B35E0" w:rsidRPr="00FC79D2" w:rsidRDefault="000B35E0" w:rsidP="00595FC5">
            <w:pPr>
              <w:pStyle w:val="NormalWeb"/>
              <w:rPr>
                <w:rFonts w:ascii="Arial" w:hAnsi="Arial" w:cs="Arial"/>
                <w:sz w:val="20"/>
                <w:szCs w:val="20"/>
              </w:rPr>
            </w:pPr>
            <w:r w:rsidRPr="00FC79D2">
              <w:rPr>
                <w:rFonts w:ascii="Arial" w:hAnsi="Arial" w:cs="Arial"/>
                <w:sz w:val="20"/>
                <w:szCs w:val="20"/>
                <w:lang w:val="en-US"/>
              </w:rPr>
              <w:t>FDD</w:t>
            </w:r>
          </w:p>
        </w:tc>
        <w:tc>
          <w:tcPr>
            <w:tcW w:w="2045" w:type="dxa"/>
            <w:tcBorders>
              <w:bottom w:val="single" w:sz="4" w:space="0" w:color="auto"/>
            </w:tcBorders>
          </w:tcPr>
          <w:p w14:paraId="3970D81B" w14:textId="55F154C9" w:rsidR="000B35E0" w:rsidRPr="00FC79D2" w:rsidRDefault="000B35E0" w:rsidP="00595FC5">
            <w:pPr>
              <w:pStyle w:val="NormalWeb"/>
              <w:rPr>
                <w:rFonts w:ascii="Arial" w:hAnsi="Arial" w:cs="Arial"/>
                <w:sz w:val="20"/>
                <w:szCs w:val="20"/>
              </w:rPr>
            </w:pPr>
            <w:r w:rsidRPr="00FC79D2">
              <w:rPr>
                <w:rFonts w:ascii="Arial" w:hAnsi="Arial" w:cs="Arial"/>
                <w:sz w:val="20"/>
                <w:szCs w:val="20"/>
              </w:rPr>
              <w:t xml:space="preserve">121 ± </w:t>
            </w:r>
            <w:r w:rsidR="00126894" w:rsidRPr="00FC79D2">
              <w:rPr>
                <w:rFonts w:ascii="Arial" w:hAnsi="Arial" w:cs="Arial"/>
                <w:sz w:val="20"/>
                <w:szCs w:val="20"/>
              </w:rPr>
              <w:t>62</w:t>
            </w:r>
          </w:p>
        </w:tc>
        <w:tc>
          <w:tcPr>
            <w:tcW w:w="2386" w:type="dxa"/>
            <w:tcBorders>
              <w:bottom w:val="single" w:sz="4" w:space="0" w:color="auto"/>
            </w:tcBorders>
          </w:tcPr>
          <w:p w14:paraId="391F6272" w14:textId="30E44918" w:rsidR="000B35E0" w:rsidRPr="00FC79D2" w:rsidRDefault="000B35E0" w:rsidP="00595FC5">
            <w:pPr>
              <w:pStyle w:val="NormalWeb"/>
              <w:rPr>
                <w:rFonts w:ascii="Arial" w:hAnsi="Arial" w:cs="Arial"/>
                <w:sz w:val="20"/>
                <w:szCs w:val="20"/>
              </w:rPr>
            </w:pPr>
            <w:r w:rsidRPr="00FC79D2">
              <w:rPr>
                <w:rFonts w:ascii="Arial" w:hAnsi="Arial" w:cs="Arial"/>
                <w:sz w:val="20"/>
                <w:szCs w:val="20"/>
              </w:rPr>
              <w:t xml:space="preserve">134 ± </w:t>
            </w:r>
            <w:r w:rsidR="00126894" w:rsidRPr="00FC79D2">
              <w:rPr>
                <w:rFonts w:ascii="Arial" w:hAnsi="Arial" w:cs="Arial"/>
                <w:sz w:val="20"/>
                <w:szCs w:val="20"/>
              </w:rPr>
              <w:t>86.4</w:t>
            </w:r>
          </w:p>
        </w:tc>
        <w:tc>
          <w:tcPr>
            <w:tcW w:w="925" w:type="dxa"/>
            <w:tcBorders>
              <w:bottom w:val="single" w:sz="4" w:space="0" w:color="auto"/>
            </w:tcBorders>
          </w:tcPr>
          <w:p w14:paraId="041072B4" w14:textId="7411D4D7" w:rsidR="000B35E0" w:rsidRPr="00FC79D2" w:rsidRDefault="000B35E0" w:rsidP="00595FC5">
            <w:pPr>
              <w:pStyle w:val="NormalWeb"/>
              <w:rPr>
                <w:rFonts w:ascii="Arial" w:hAnsi="Arial" w:cs="Arial"/>
                <w:sz w:val="20"/>
                <w:szCs w:val="20"/>
              </w:rPr>
            </w:pPr>
            <w:r w:rsidRPr="00FC79D2">
              <w:rPr>
                <w:rFonts w:ascii="Arial" w:hAnsi="Arial" w:cs="Arial"/>
                <w:sz w:val="20"/>
                <w:szCs w:val="20"/>
              </w:rPr>
              <w:t>-0.29</w:t>
            </w:r>
          </w:p>
        </w:tc>
        <w:tc>
          <w:tcPr>
            <w:tcW w:w="548" w:type="dxa"/>
            <w:tcBorders>
              <w:bottom w:val="single" w:sz="4" w:space="0" w:color="auto"/>
            </w:tcBorders>
          </w:tcPr>
          <w:p w14:paraId="060D1B37" w14:textId="77777777" w:rsidR="000B35E0" w:rsidRPr="00FC79D2" w:rsidRDefault="000B35E0" w:rsidP="00595FC5">
            <w:pPr>
              <w:pStyle w:val="NormalWeb"/>
              <w:rPr>
                <w:rFonts w:ascii="Arial" w:hAnsi="Arial" w:cs="Arial"/>
                <w:sz w:val="20"/>
                <w:szCs w:val="20"/>
              </w:rPr>
            </w:pPr>
            <w:r w:rsidRPr="00FC79D2">
              <w:rPr>
                <w:rFonts w:ascii="Arial" w:hAnsi="Arial" w:cs="Arial"/>
                <w:sz w:val="20"/>
                <w:szCs w:val="20"/>
              </w:rPr>
              <w:t>3</w:t>
            </w:r>
          </w:p>
        </w:tc>
        <w:tc>
          <w:tcPr>
            <w:tcW w:w="1086" w:type="dxa"/>
            <w:tcBorders>
              <w:bottom w:val="single" w:sz="4" w:space="0" w:color="auto"/>
            </w:tcBorders>
          </w:tcPr>
          <w:p w14:paraId="3FD9CCD2" w14:textId="77777777" w:rsidR="000B35E0" w:rsidRPr="00FC79D2" w:rsidRDefault="000B35E0" w:rsidP="00595FC5">
            <w:pPr>
              <w:pStyle w:val="NormalWeb"/>
              <w:rPr>
                <w:rFonts w:ascii="Arial" w:hAnsi="Arial" w:cs="Arial"/>
                <w:sz w:val="20"/>
                <w:szCs w:val="20"/>
              </w:rPr>
            </w:pPr>
            <w:r w:rsidRPr="00FC79D2">
              <w:rPr>
                <w:rFonts w:ascii="Arial" w:hAnsi="Arial" w:cs="Arial"/>
                <w:sz w:val="20"/>
                <w:szCs w:val="20"/>
              </w:rPr>
              <w:t>0.6047</w:t>
            </w:r>
          </w:p>
        </w:tc>
      </w:tr>
    </w:tbl>
    <w:p w14:paraId="76BED574" w14:textId="77393D39" w:rsidR="009B45A8" w:rsidRDefault="009B45A8">
      <w:pPr>
        <w:spacing w:before="0" w:after="200" w:line="240" w:lineRule="auto"/>
        <w:jc w:val="left"/>
        <w:rPr>
          <w:b/>
          <w:bCs/>
          <w:sz w:val="22"/>
          <w:szCs w:val="22"/>
        </w:rPr>
      </w:pPr>
      <w:r>
        <w:rPr>
          <w:b/>
          <w:bCs/>
          <w:sz w:val="22"/>
          <w:szCs w:val="22"/>
        </w:rPr>
        <w:br w:type="page"/>
      </w:r>
    </w:p>
    <w:p w14:paraId="6D48D494" w14:textId="6E36954F" w:rsidR="00A27180" w:rsidRPr="006D4863" w:rsidRDefault="009B45A8" w:rsidP="006D4863">
      <w:pPr>
        <w:spacing w:line="240" w:lineRule="auto"/>
        <w:rPr>
          <w:sz w:val="22"/>
          <w:szCs w:val="22"/>
        </w:rPr>
      </w:pPr>
      <w:r w:rsidRPr="00252EB2">
        <w:rPr>
          <w:b/>
          <w:bCs/>
          <w:sz w:val="22"/>
          <w:szCs w:val="22"/>
        </w:rPr>
        <w:lastRenderedPageBreak/>
        <w:t xml:space="preserve">Table 2. </w:t>
      </w:r>
      <w:r w:rsidR="006D4863">
        <w:rPr>
          <w:sz w:val="22"/>
          <w:szCs w:val="22"/>
        </w:rPr>
        <w:t>Occur</w:t>
      </w:r>
      <w:r w:rsidR="007A2FF1">
        <w:rPr>
          <w:sz w:val="22"/>
          <w:szCs w:val="22"/>
        </w:rPr>
        <w:t>r</w:t>
      </w:r>
      <w:r w:rsidR="006D4863">
        <w:rPr>
          <w:sz w:val="22"/>
          <w:szCs w:val="22"/>
        </w:rPr>
        <w:t>ence</w:t>
      </w:r>
      <w:r w:rsidR="004C2CB4" w:rsidRPr="00252EB2">
        <w:rPr>
          <w:sz w:val="22"/>
          <w:szCs w:val="22"/>
        </w:rPr>
        <w:t xml:space="preserve"> models</w:t>
      </w:r>
      <w:r w:rsidRPr="00252EB2">
        <w:rPr>
          <w:sz w:val="22"/>
          <w:szCs w:val="22"/>
        </w:rPr>
        <w:t xml:space="preserve"> </w:t>
      </w:r>
      <w:r w:rsidR="008D5D5C" w:rsidRPr="00252EB2">
        <w:rPr>
          <w:sz w:val="22"/>
          <w:szCs w:val="22"/>
        </w:rPr>
        <w:t>for 16 species in</w:t>
      </w:r>
      <w:r w:rsidRPr="00252EB2">
        <w:rPr>
          <w:sz w:val="22"/>
          <w:szCs w:val="22"/>
        </w:rPr>
        <w:t xml:space="preserve"> four microclimatic scenarios</w:t>
      </w:r>
      <w:r w:rsidR="008D5D5C" w:rsidRPr="00252EB2">
        <w:rPr>
          <w:sz w:val="22"/>
          <w:szCs w:val="22"/>
        </w:rPr>
        <w:t xml:space="preserve"> </w:t>
      </w:r>
      <w:r w:rsidRPr="00252EB2">
        <w:rPr>
          <w:sz w:val="22"/>
          <w:szCs w:val="22"/>
        </w:rPr>
        <w:t xml:space="preserve">based on the maximum and minimum values of growing degree days (GDD) and freezing degree days (FDD) recorded in the alpine soils during the 10 years of the temporal survey. Species extinctions were estimated as the probability of </w:t>
      </w:r>
      <w:r w:rsidR="00FC79D2">
        <w:rPr>
          <w:sz w:val="22"/>
          <w:szCs w:val="22"/>
        </w:rPr>
        <w:t>oc</w:t>
      </w:r>
      <w:r w:rsidR="007A2FF1">
        <w:rPr>
          <w:sz w:val="22"/>
          <w:szCs w:val="22"/>
        </w:rPr>
        <w:t>c</w:t>
      </w:r>
      <w:r w:rsidR="00FC79D2">
        <w:rPr>
          <w:sz w:val="22"/>
          <w:szCs w:val="22"/>
        </w:rPr>
        <w:t>urrence</w:t>
      </w:r>
      <w:r w:rsidR="00CA2436">
        <w:rPr>
          <w:sz w:val="22"/>
          <w:szCs w:val="22"/>
        </w:rPr>
        <w:t xml:space="preserve"> </w:t>
      </w:r>
      <w:r w:rsidR="00DD5023">
        <w:rPr>
          <w:sz w:val="22"/>
          <w:szCs w:val="22"/>
        </w:rPr>
        <w:t>in two different thresholds:</w:t>
      </w:r>
      <w:r w:rsidRPr="00252EB2">
        <w:rPr>
          <w:sz w:val="22"/>
          <w:szCs w:val="22"/>
        </w:rPr>
        <w:t xml:space="preserve"> </w:t>
      </w:r>
      <w:commentRangeStart w:id="41"/>
      <w:r w:rsidRPr="00252EB2">
        <w:rPr>
          <w:sz w:val="22"/>
          <w:szCs w:val="22"/>
        </w:rPr>
        <w:t xml:space="preserve">equal to </w:t>
      </w:r>
      <w:r w:rsidR="00FC79D2">
        <w:rPr>
          <w:sz w:val="22"/>
          <w:szCs w:val="22"/>
        </w:rPr>
        <w:t>0</w:t>
      </w:r>
      <w:r w:rsidR="00CF51F1">
        <w:rPr>
          <w:sz w:val="22"/>
          <w:szCs w:val="22"/>
        </w:rPr>
        <w:t xml:space="preserve"> or </w:t>
      </w:r>
      <w:r w:rsidR="00FC79D2">
        <w:rPr>
          <w:sz w:val="22"/>
          <w:szCs w:val="22"/>
        </w:rPr>
        <w:t xml:space="preserve">&lt; 5 </w:t>
      </w:r>
      <w:r w:rsidRPr="00252EB2">
        <w:rPr>
          <w:sz w:val="22"/>
          <w:szCs w:val="22"/>
        </w:rPr>
        <w:t xml:space="preserve">according </w:t>
      </w:r>
      <w:commentRangeEnd w:id="41"/>
      <w:r w:rsidR="001A71E0">
        <w:rPr>
          <w:rStyle w:val="Refdecomentario"/>
        </w:rPr>
        <w:commentReference w:id="41"/>
      </w:r>
      <w:r w:rsidRPr="00252EB2">
        <w:rPr>
          <w:sz w:val="22"/>
          <w:szCs w:val="22"/>
        </w:rPr>
        <w:t xml:space="preserve">to the predictions of GLMs fitted with the GDD and FDD values recorded in the spatial survey. Columns 'Cold &amp; Freezing' to 'Hot &amp; Snowy' show the probability of occurrence of each species in each scenario. </w:t>
      </w:r>
    </w:p>
    <w:tbl>
      <w:tblPr>
        <w:tblW w:w="8948" w:type="dxa"/>
        <w:tblInd w:w="70" w:type="dxa"/>
        <w:tblCellMar>
          <w:left w:w="70" w:type="dxa"/>
          <w:right w:w="70" w:type="dxa"/>
        </w:tblCellMar>
        <w:tblLook w:val="04A0" w:firstRow="1" w:lastRow="0" w:firstColumn="1" w:lastColumn="0" w:noHBand="0" w:noVBand="1"/>
      </w:tblPr>
      <w:tblGrid>
        <w:gridCol w:w="2238"/>
        <w:gridCol w:w="1045"/>
        <w:gridCol w:w="642"/>
        <w:gridCol w:w="825"/>
        <w:gridCol w:w="642"/>
        <w:gridCol w:w="476"/>
        <w:gridCol w:w="807"/>
        <w:gridCol w:w="714"/>
        <w:gridCol w:w="807"/>
        <w:gridCol w:w="752"/>
      </w:tblGrid>
      <w:tr w:rsidR="006D4863" w:rsidRPr="006D4863" w14:paraId="4FA5911D" w14:textId="77777777" w:rsidTr="006D4863">
        <w:trPr>
          <w:trHeight w:val="648"/>
        </w:trPr>
        <w:tc>
          <w:tcPr>
            <w:tcW w:w="2238" w:type="dxa"/>
            <w:tcBorders>
              <w:top w:val="single" w:sz="4" w:space="0" w:color="auto"/>
              <w:left w:val="nil"/>
              <w:bottom w:val="single" w:sz="4" w:space="0" w:color="auto"/>
              <w:right w:val="nil"/>
            </w:tcBorders>
            <w:shd w:val="clear" w:color="auto" w:fill="auto"/>
            <w:vAlign w:val="center"/>
            <w:hideMark/>
          </w:tcPr>
          <w:p w14:paraId="15100B8E"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Taxon</w:t>
            </w:r>
          </w:p>
        </w:tc>
        <w:tc>
          <w:tcPr>
            <w:tcW w:w="1045" w:type="dxa"/>
            <w:tcBorders>
              <w:top w:val="single" w:sz="4" w:space="0" w:color="auto"/>
              <w:left w:val="nil"/>
              <w:bottom w:val="single" w:sz="4" w:space="0" w:color="auto"/>
              <w:right w:val="nil"/>
            </w:tcBorders>
            <w:shd w:val="clear" w:color="auto" w:fill="auto"/>
            <w:vAlign w:val="center"/>
            <w:hideMark/>
          </w:tcPr>
          <w:p w14:paraId="239807DA"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GDD estimate</w:t>
            </w:r>
          </w:p>
        </w:tc>
        <w:tc>
          <w:tcPr>
            <w:tcW w:w="642" w:type="dxa"/>
            <w:tcBorders>
              <w:top w:val="single" w:sz="4" w:space="0" w:color="auto"/>
              <w:left w:val="nil"/>
              <w:bottom w:val="single" w:sz="4" w:space="0" w:color="auto"/>
              <w:right w:val="nil"/>
            </w:tcBorders>
            <w:shd w:val="clear" w:color="auto" w:fill="auto"/>
            <w:vAlign w:val="center"/>
            <w:hideMark/>
          </w:tcPr>
          <w:p w14:paraId="1A71F1B1"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GDD p</w:t>
            </w:r>
          </w:p>
        </w:tc>
        <w:tc>
          <w:tcPr>
            <w:tcW w:w="825" w:type="dxa"/>
            <w:tcBorders>
              <w:top w:val="single" w:sz="4" w:space="0" w:color="auto"/>
              <w:left w:val="nil"/>
              <w:bottom w:val="single" w:sz="4" w:space="0" w:color="auto"/>
              <w:right w:val="nil"/>
            </w:tcBorders>
            <w:shd w:val="clear" w:color="auto" w:fill="auto"/>
            <w:vAlign w:val="center"/>
            <w:hideMark/>
          </w:tcPr>
          <w:p w14:paraId="2051CF52"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FDD estimate</w:t>
            </w:r>
          </w:p>
        </w:tc>
        <w:tc>
          <w:tcPr>
            <w:tcW w:w="642" w:type="dxa"/>
            <w:tcBorders>
              <w:top w:val="single" w:sz="4" w:space="0" w:color="auto"/>
              <w:left w:val="nil"/>
              <w:bottom w:val="single" w:sz="4" w:space="0" w:color="auto"/>
              <w:right w:val="nil"/>
            </w:tcBorders>
            <w:shd w:val="clear" w:color="auto" w:fill="auto"/>
            <w:vAlign w:val="center"/>
            <w:hideMark/>
          </w:tcPr>
          <w:p w14:paraId="7D8B4338"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FDD p</w:t>
            </w:r>
          </w:p>
        </w:tc>
        <w:tc>
          <w:tcPr>
            <w:tcW w:w="476" w:type="dxa"/>
            <w:tcBorders>
              <w:top w:val="single" w:sz="4" w:space="0" w:color="auto"/>
              <w:left w:val="nil"/>
              <w:bottom w:val="single" w:sz="4" w:space="0" w:color="auto"/>
              <w:right w:val="nil"/>
            </w:tcBorders>
            <w:shd w:val="clear" w:color="auto" w:fill="auto"/>
            <w:vAlign w:val="center"/>
            <w:hideMark/>
          </w:tcPr>
          <w:p w14:paraId="629EB1A7"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rho2</w:t>
            </w:r>
          </w:p>
        </w:tc>
        <w:tc>
          <w:tcPr>
            <w:tcW w:w="807" w:type="dxa"/>
            <w:tcBorders>
              <w:top w:val="single" w:sz="4" w:space="0" w:color="auto"/>
              <w:left w:val="nil"/>
              <w:bottom w:val="single" w:sz="4" w:space="0" w:color="auto"/>
              <w:right w:val="nil"/>
            </w:tcBorders>
            <w:shd w:val="clear" w:color="auto" w:fill="auto"/>
            <w:vAlign w:val="center"/>
            <w:hideMark/>
          </w:tcPr>
          <w:p w14:paraId="7D124CAC"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Cold &amp; Freezing</w:t>
            </w:r>
          </w:p>
        </w:tc>
        <w:tc>
          <w:tcPr>
            <w:tcW w:w="714" w:type="dxa"/>
            <w:tcBorders>
              <w:top w:val="single" w:sz="4" w:space="0" w:color="auto"/>
              <w:left w:val="nil"/>
              <w:bottom w:val="single" w:sz="4" w:space="0" w:color="auto"/>
              <w:right w:val="nil"/>
            </w:tcBorders>
            <w:shd w:val="clear" w:color="auto" w:fill="auto"/>
            <w:vAlign w:val="center"/>
            <w:hideMark/>
          </w:tcPr>
          <w:p w14:paraId="42147019"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Cold &amp; Snowy</w:t>
            </w:r>
          </w:p>
        </w:tc>
        <w:tc>
          <w:tcPr>
            <w:tcW w:w="807" w:type="dxa"/>
            <w:tcBorders>
              <w:top w:val="single" w:sz="4" w:space="0" w:color="auto"/>
              <w:left w:val="nil"/>
              <w:bottom w:val="single" w:sz="4" w:space="0" w:color="auto"/>
              <w:right w:val="nil"/>
            </w:tcBorders>
            <w:shd w:val="clear" w:color="auto" w:fill="auto"/>
            <w:vAlign w:val="center"/>
            <w:hideMark/>
          </w:tcPr>
          <w:p w14:paraId="251D549D"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Hot &amp; Freezing</w:t>
            </w:r>
          </w:p>
        </w:tc>
        <w:tc>
          <w:tcPr>
            <w:tcW w:w="752" w:type="dxa"/>
            <w:tcBorders>
              <w:top w:val="single" w:sz="4" w:space="0" w:color="auto"/>
              <w:left w:val="nil"/>
              <w:bottom w:val="single" w:sz="4" w:space="0" w:color="auto"/>
              <w:right w:val="nil"/>
            </w:tcBorders>
            <w:shd w:val="clear" w:color="auto" w:fill="auto"/>
            <w:vAlign w:val="center"/>
            <w:hideMark/>
          </w:tcPr>
          <w:p w14:paraId="7143C33B"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Hot &amp; Snowy</w:t>
            </w:r>
          </w:p>
        </w:tc>
      </w:tr>
      <w:tr w:rsidR="006D4863" w:rsidRPr="006D4863" w14:paraId="61FD8068" w14:textId="77777777" w:rsidTr="006D4863">
        <w:trPr>
          <w:trHeight w:val="301"/>
        </w:trPr>
        <w:tc>
          <w:tcPr>
            <w:tcW w:w="2238" w:type="dxa"/>
            <w:tcBorders>
              <w:top w:val="single" w:sz="4" w:space="0" w:color="auto"/>
              <w:left w:val="nil"/>
              <w:bottom w:val="nil"/>
              <w:right w:val="nil"/>
            </w:tcBorders>
            <w:shd w:val="clear" w:color="auto" w:fill="auto"/>
            <w:noWrap/>
            <w:vAlign w:val="bottom"/>
            <w:hideMark/>
          </w:tcPr>
          <w:p w14:paraId="1DBCE7EB"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 xml:space="preserve">Alchemilla </w:t>
            </w:r>
            <w:proofErr w:type="spellStart"/>
            <w:r w:rsidRPr="006D4863">
              <w:rPr>
                <w:i w:val="0"/>
                <w:iCs/>
                <w:sz w:val="16"/>
                <w:szCs w:val="16"/>
              </w:rPr>
              <w:t>catalaunica</w:t>
            </w:r>
            <w:proofErr w:type="spellEnd"/>
          </w:p>
        </w:tc>
        <w:tc>
          <w:tcPr>
            <w:tcW w:w="1045" w:type="dxa"/>
            <w:tcBorders>
              <w:top w:val="single" w:sz="4" w:space="0" w:color="auto"/>
              <w:left w:val="nil"/>
              <w:bottom w:val="nil"/>
              <w:right w:val="nil"/>
            </w:tcBorders>
            <w:shd w:val="clear" w:color="auto" w:fill="auto"/>
            <w:noWrap/>
            <w:vAlign w:val="bottom"/>
            <w:hideMark/>
          </w:tcPr>
          <w:p w14:paraId="7319E8CD"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w:t>
            </w:r>
          </w:p>
        </w:tc>
        <w:tc>
          <w:tcPr>
            <w:tcW w:w="642" w:type="dxa"/>
            <w:tcBorders>
              <w:top w:val="single" w:sz="4" w:space="0" w:color="auto"/>
              <w:left w:val="nil"/>
              <w:bottom w:val="nil"/>
              <w:right w:val="nil"/>
            </w:tcBorders>
            <w:shd w:val="clear" w:color="auto" w:fill="auto"/>
            <w:noWrap/>
            <w:vAlign w:val="bottom"/>
            <w:hideMark/>
          </w:tcPr>
          <w:p w14:paraId="4404F6C9"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0.181</w:t>
            </w:r>
          </w:p>
        </w:tc>
        <w:tc>
          <w:tcPr>
            <w:tcW w:w="825" w:type="dxa"/>
            <w:tcBorders>
              <w:top w:val="single" w:sz="4" w:space="0" w:color="auto"/>
              <w:left w:val="nil"/>
              <w:bottom w:val="nil"/>
              <w:right w:val="nil"/>
            </w:tcBorders>
            <w:shd w:val="clear" w:color="auto" w:fill="auto"/>
            <w:noWrap/>
            <w:vAlign w:val="bottom"/>
            <w:hideMark/>
          </w:tcPr>
          <w:p w14:paraId="0D7C4FAB"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-0.06</w:t>
            </w:r>
          </w:p>
        </w:tc>
        <w:tc>
          <w:tcPr>
            <w:tcW w:w="642" w:type="dxa"/>
            <w:tcBorders>
              <w:top w:val="single" w:sz="4" w:space="0" w:color="auto"/>
              <w:left w:val="nil"/>
              <w:bottom w:val="nil"/>
              <w:right w:val="nil"/>
            </w:tcBorders>
            <w:shd w:val="clear" w:color="auto" w:fill="auto"/>
            <w:noWrap/>
            <w:vAlign w:val="bottom"/>
            <w:hideMark/>
          </w:tcPr>
          <w:p w14:paraId="75091402"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0.035</w:t>
            </w:r>
          </w:p>
        </w:tc>
        <w:tc>
          <w:tcPr>
            <w:tcW w:w="476" w:type="dxa"/>
            <w:tcBorders>
              <w:top w:val="single" w:sz="4" w:space="0" w:color="auto"/>
              <w:left w:val="nil"/>
              <w:bottom w:val="nil"/>
              <w:right w:val="nil"/>
            </w:tcBorders>
            <w:shd w:val="clear" w:color="auto" w:fill="auto"/>
            <w:noWrap/>
            <w:vAlign w:val="bottom"/>
            <w:hideMark/>
          </w:tcPr>
          <w:p w14:paraId="7851761A"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0.2</w:t>
            </w:r>
          </w:p>
        </w:tc>
        <w:tc>
          <w:tcPr>
            <w:tcW w:w="807" w:type="dxa"/>
            <w:tcBorders>
              <w:top w:val="single" w:sz="4" w:space="0" w:color="auto"/>
              <w:left w:val="nil"/>
              <w:bottom w:val="nil"/>
              <w:right w:val="nil"/>
            </w:tcBorders>
            <w:shd w:val="clear" w:color="auto" w:fill="auto"/>
            <w:noWrap/>
            <w:vAlign w:val="bottom"/>
            <w:hideMark/>
          </w:tcPr>
          <w:p w14:paraId="682CBA81"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c>
          <w:tcPr>
            <w:tcW w:w="714" w:type="dxa"/>
            <w:tcBorders>
              <w:top w:val="single" w:sz="4" w:space="0" w:color="auto"/>
              <w:left w:val="nil"/>
              <w:bottom w:val="nil"/>
              <w:right w:val="nil"/>
            </w:tcBorders>
            <w:shd w:val="clear" w:color="auto" w:fill="auto"/>
            <w:noWrap/>
            <w:vAlign w:val="bottom"/>
            <w:hideMark/>
          </w:tcPr>
          <w:p w14:paraId="16FBD8D5"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39</w:t>
            </w:r>
          </w:p>
        </w:tc>
        <w:tc>
          <w:tcPr>
            <w:tcW w:w="807" w:type="dxa"/>
            <w:tcBorders>
              <w:top w:val="single" w:sz="4" w:space="0" w:color="auto"/>
              <w:left w:val="nil"/>
              <w:bottom w:val="nil"/>
              <w:right w:val="nil"/>
            </w:tcBorders>
            <w:shd w:val="clear" w:color="auto" w:fill="auto"/>
            <w:noWrap/>
            <w:vAlign w:val="bottom"/>
            <w:hideMark/>
          </w:tcPr>
          <w:p w14:paraId="56BA216B"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c>
          <w:tcPr>
            <w:tcW w:w="752" w:type="dxa"/>
            <w:tcBorders>
              <w:top w:val="single" w:sz="4" w:space="0" w:color="auto"/>
              <w:left w:val="nil"/>
              <w:bottom w:val="nil"/>
              <w:right w:val="nil"/>
            </w:tcBorders>
            <w:shd w:val="clear" w:color="auto" w:fill="auto"/>
            <w:noWrap/>
            <w:vAlign w:val="bottom"/>
            <w:hideMark/>
          </w:tcPr>
          <w:p w14:paraId="3DA0EEFF"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93</w:t>
            </w:r>
          </w:p>
        </w:tc>
      </w:tr>
      <w:tr w:rsidR="006D4863" w:rsidRPr="006D4863" w14:paraId="5C6BB649" w14:textId="77777777" w:rsidTr="006D4863">
        <w:trPr>
          <w:trHeight w:val="301"/>
        </w:trPr>
        <w:tc>
          <w:tcPr>
            <w:tcW w:w="2238" w:type="dxa"/>
            <w:tcBorders>
              <w:top w:val="nil"/>
              <w:left w:val="nil"/>
              <w:bottom w:val="nil"/>
              <w:right w:val="nil"/>
            </w:tcBorders>
            <w:shd w:val="clear" w:color="auto" w:fill="auto"/>
            <w:noWrap/>
            <w:vAlign w:val="bottom"/>
            <w:hideMark/>
          </w:tcPr>
          <w:p w14:paraId="5533F277" w14:textId="77777777" w:rsidR="006D4863" w:rsidRPr="006D4863" w:rsidRDefault="006D4863" w:rsidP="006D4863">
            <w:pPr>
              <w:pStyle w:val="ImageCaption"/>
              <w:spacing w:before="0" w:after="0" w:line="240" w:lineRule="auto"/>
              <w:rPr>
                <w:i w:val="0"/>
                <w:iCs/>
                <w:sz w:val="16"/>
                <w:szCs w:val="16"/>
              </w:rPr>
            </w:pPr>
            <w:proofErr w:type="spellStart"/>
            <w:r w:rsidRPr="006D4863">
              <w:rPr>
                <w:i w:val="0"/>
                <w:iCs/>
                <w:sz w:val="16"/>
                <w:szCs w:val="16"/>
              </w:rPr>
              <w:t>Androsace</w:t>
            </w:r>
            <w:proofErr w:type="spellEnd"/>
            <w:r w:rsidRPr="006D4863">
              <w:rPr>
                <w:i w:val="0"/>
                <w:iCs/>
                <w:sz w:val="16"/>
                <w:szCs w:val="16"/>
              </w:rPr>
              <w:t xml:space="preserve"> </w:t>
            </w:r>
            <w:proofErr w:type="spellStart"/>
            <w:r w:rsidRPr="006D4863">
              <w:rPr>
                <w:i w:val="0"/>
                <w:iCs/>
                <w:sz w:val="16"/>
                <w:szCs w:val="16"/>
              </w:rPr>
              <w:t>villosa</w:t>
            </w:r>
            <w:proofErr w:type="spellEnd"/>
          </w:p>
        </w:tc>
        <w:tc>
          <w:tcPr>
            <w:tcW w:w="1045" w:type="dxa"/>
            <w:tcBorders>
              <w:top w:val="nil"/>
              <w:left w:val="nil"/>
              <w:bottom w:val="nil"/>
              <w:right w:val="nil"/>
            </w:tcBorders>
            <w:shd w:val="clear" w:color="auto" w:fill="auto"/>
            <w:noWrap/>
            <w:vAlign w:val="bottom"/>
            <w:hideMark/>
          </w:tcPr>
          <w:p w14:paraId="44E9B385"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0.01</w:t>
            </w:r>
          </w:p>
        </w:tc>
        <w:tc>
          <w:tcPr>
            <w:tcW w:w="642" w:type="dxa"/>
            <w:tcBorders>
              <w:top w:val="nil"/>
              <w:left w:val="nil"/>
              <w:bottom w:val="nil"/>
              <w:right w:val="nil"/>
            </w:tcBorders>
            <w:shd w:val="clear" w:color="auto" w:fill="auto"/>
            <w:noWrap/>
            <w:vAlign w:val="bottom"/>
            <w:hideMark/>
          </w:tcPr>
          <w:p w14:paraId="5498CB8F"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&lt;0.001</w:t>
            </w:r>
          </w:p>
        </w:tc>
        <w:tc>
          <w:tcPr>
            <w:tcW w:w="825" w:type="dxa"/>
            <w:tcBorders>
              <w:top w:val="nil"/>
              <w:left w:val="nil"/>
              <w:bottom w:val="nil"/>
              <w:right w:val="nil"/>
            </w:tcBorders>
            <w:shd w:val="clear" w:color="auto" w:fill="auto"/>
            <w:noWrap/>
            <w:vAlign w:val="bottom"/>
            <w:hideMark/>
          </w:tcPr>
          <w:p w14:paraId="04C6096A"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-0.01</w:t>
            </w:r>
          </w:p>
        </w:tc>
        <w:tc>
          <w:tcPr>
            <w:tcW w:w="642" w:type="dxa"/>
            <w:tcBorders>
              <w:top w:val="nil"/>
              <w:left w:val="nil"/>
              <w:bottom w:val="nil"/>
              <w:right w:val="nil"/>
            </w:tcBorders>
            <w:shd w:val="clear" w:color="auto" w:fill="auto"/>
            <w:noWrap/>
            <w:vAlign w:val="bottom"/>
            <w:hideMark/>
          </w:tcPr>
          <w:p w14:paraId="3C63E087"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0.438</w:t>
            </w:r>
          </w:p>
        </w:tc>
        <w:tc>
          <w:tcPr>
            <w:tcW w:w="476" w:type="dxa"/>
            <w:tcBorders>
              <w:top w:val="nil"/>
              <w:left w:val="nil"/>
              <w:bottom w:val="nil"/>
              <w:right w:val="nil"/>
            </w:tcBorders>
            <w:shd w:val="clear" w:color="auto" w:fill="auto"/>
            <w:noWrap/>
            <w:vAlign w:val="bottom"/>
            <w:hideMark/>
          </w:tcPr>
          <w:p w14:paraId="5EA97DA6"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0.45</w:t>
            </w:r>
          </w:p>
        </w:tc>
        <w:tc>
          <w:tcPr>
            <w:tcW w:w="807" w:type="dxa"/>
            <w:tcBorders>
              <w:top w:val="nil"/>
              <w:left w:val="nil"/>
              <w:bottom w:val="nil"/>
              <w:right w:val="nil"/>
            </w:tcBorders>
            <w:shd w:val="clear" w:color="auto" w:fill="auto"/>
            <w:noWrap/>
            <w:vAlign w:val="bottom"/>
            <w:hideMark/>
          </w:tcPr>
          <w:p w14:paraId="274624A5"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37</w:t>
            </w:r>
          </w:p>
        </w:tc>
        <w:tc>
          <w:tcPr>
            <w:tcW w:w="714" w:type="dxa"/>
            <w:tcBorders>
              <w:top w:val="nil"/>
              <w:left w:val="nil"/>
              <w:bottom w:val="nil"/>
              <w:right w:val="nil"/>
            </w:tcBorders>
            <w:shd w:val="clear" w:color="auto" w:fill="auto"/>
            <w:noWrap/>
            <w:vAlign w:val="bottom"/>
            <w:hideMark/>
          </w:tcPr>
          <w:p w14:paraId="48F89187"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70</w:t>
            </w:r>
          </w:p>
        </w:tc>
        <w:tc>
          <w:tcPr>
            <w:tcW w:w="807" w:type="dxa"/>
            <w:tcBorders>
              <w:top w:val="nil"/>
              <w:left w:val="nil"/>
              <w:bottom w:val="nil"/>
              <w:right w:val="nil"/>
            </w:tcBorders>
            <w:shd w:val="clear" w:color="auto" w:fill="auto"/>
            <w:noWrap/>
            <w:vAlign w:val="bottom"/>
            <w:hideMark/>
          </w:tcPr>
          <w:p w14:paraId="02F3BBBE"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100</w:t>
            </w:r>
          </w:p>
        </w:tc>
        <w:tc>
          <w:tcPr>
            <w:tcW w:w="752" w:type="dxa"/>
            <w:tcBorders>
              <w:top w:val="nil"/>
              <w:left w:val="nil"/>
              <w:bottom w:val="nil"/>
              <w:right w:val="nil"/>
            </w:tcBorders>
            <w:shd w:val="clear" w:color="auto" w:fill="auto"/>
            <w:noWrap/>
            <w:vAlign w:val="bottom"/>
            <w:hideMark/>
          </w:tcPr>
          <w:p w14:paraId="5B761760"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100</w:t>
            </w:r>
          </w:p>
        </w:tc>
      </w:tr>
      <w:tr w:rsidR="006D4863" w:rsidRPr="006D4863" w14:paraId="08C03C22" w14:textId="77777777" w:rsidTr="006D4863">
        <w:trPr>
          <w:trHeight w:val="301"/>
        </w:trPr>
        <w:tc>
          <w:tcPr>
            <w:tcW w:w="2238" w:type="dxa"/>
            <w:tcBorders>
              <w:top w:val="nil"/>
              <w:left w:val="nil"/>
              <w:bottom w:val="nil"/>
              <w:right w:val="nil"/>
            </w:tcBorders>
            <w:shd w:val="clear" w:color="auto" w:fill="auto"/>
            <w:noWrap/>
            <w:vAlign w:val="bottom"/>
            <w:hideMark/>
          </w:tcPr>
          <w:p w14:paraId="2B3CFB64"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 xml:space="preserve">Arabis </w:t>
            </w:r>
            <w:proofErr w:type="spellStart"/>
            <w:r w:rsidRPr="006D4863">
              <w:rPr>
                <w:i w:val="0"/>
                <w:iCs/>
                <w:sz w:val="16"/>
                <w:szCs w:val="16"/>
              </w:rPr>
              <w:t>alpina</w:t>
            </w:r>
            <w:proofErr w:type="spellEnd"/>
          </w:p>
        </w:tc>
        <w:tc>
          <w:tcPr>
            <w:tcW w:w="1045" w:type="dxa"/>
            <w:tcBorders>
              <w:top w:val="nil"/>
              <w:left w:val="nil"/>
              <w:bottom w:val="nil"/>
              <w:right w:val="nil"/>
            </w:tcBorders>
            <w:shd w:val="clear" w:color="auto" w:fill="auto"/>
            <w:noWrap/>
            <w:vAlign w:val="bottom"/>
            <w:hideMark/>
          </w:tcPr>
          <w:p w14:paraId="5D85023E"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-0.01</w:t>
            </w:r>
          </w:p>
        </w:tc>
        <w:tc>
          <w:tcPr>
            <w:tcW w:w="642" w:type="dxa"/>
            <w:tcBorders>
              <w:top w:val="nil"/>
              <w:left w:val="nil"/>
              <w:bottom w:val="nil"/>
              <w:right w:val="nil"/>
            </w:tcBorders>
            <w:shd w:val="clear" w:color="auto" w:fill="auto"/>
            <w:noWrap/>
            <w:vAlign w:val="bottom"/>
            <w:hideMark/>
          </w:tcPr>
          <w:p w14:paraId="52B3F956"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0.003</w:t>
            </w:r>
          </w:p>
        </w:tc>
        <w:tc>
          <w:tcPr>
            <w:tcW w:w="825" w:type="dxa"/>
            <w:tcBorders>
              <w:top w:val="nil"/>
              <w:left w:val="nil"/>
              <w:bottom w:val="nil"/>
              <w:right w:val="nil"/>
            </w:tcBorders>
            <w:shd w:val="clear" w:color="auto" w:fill="auto"/>
            <w:noWrap/>
            <w:vAlign w:val="bottom"/>
            <w:hideMark/>
          </w:tcPr>
          <w:p w14:paraId="5D7138E6"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-0.01</w:t>
            </w:r>
          </w:p>
        </w:tc>
        <w:tc>
          <w:tcPr>
            <w:tcW w:w="642" w:type="dxa"/>
            <w:tcBorders>
              <w:top w:val="nil"/>
              <w:left w:val="nil"/>
              <w:bottom w:val="nil"/>
              <w:right w:val="nil"/>
            </w:tcBorders>
            <w:shd w:val="clear" w:color="auto" w:fill="auto"/>
            <w:noWrap/>
            <w:vAlign w:val="bottom"/>
            <w:hideMark/>
          </w:tcPr>
          <w:p w14:paraId="5BA0B588"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0.355</w:t>
            </w:r>
          </w:p>
        </w:tc>
        <w:tc>
          <w:tcPr>
            <w:tcW w:w="476" w:type="dxa"/>
            <w:tcBorders>
              <w:top w:val="nil"/>
              <w:left w:val="nil"/>
              <w:bottom w:val="nil"/>
              <w:right w:val="nil"/>
            </w:tcBorders>
            <w:shd w:val="clear" w:color="auto" w:fill="auto"/>
            <w:noWrap/>
            <w:vAlign w:val="bottom"/>
            <w:hideMark/>
          </w:tcPr>
          <w:p w14:paraId="3F61046A"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0.22</w:t>
            </w:r>
          </w:p>
        </w:tc>
        <w:tc>
          <w:tcPr>
            <w:tcW w:w="807" w:type="dxa"/>
            <w:tcBorders>
              <w:top w:val="nil"/>
              <w:left w:val="nil"/>
              <w:bottom w:val="nil"/>
              <w:right w:val="nil"/>
            </w:tcBorders>
            <w:shd w:val="clear" w:color="auto" w:fill="auto"/>
            <w:noWrap/>
            <w:vAlign w:val="bottom"/>
            <w:hideMark/>
          </w:tcPr>
          <w:p w14:paraId="07F32077"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1</w:t>
            </w:r>
          </w:p>
        </w:tc>
        <w:tc>
          <w:tcPr>
            <w:tcW w:w="714" w:type="dxa"/>
            <w:tcBorders>
              <w:top w:val="nil"/>
              <w:left w:val="nil"/>
              <w:bottom w:val="nil"/>
              <w:right w:val="nil"/>
            </w:tcBorders>
            <w:shd w:val="clear" w:color="auto" w:fill="auto"/>
            <w:noWrap/>
            <w:vAlign w:val="bottom"/>
            <w:hideMark/>
          </w:tcPr>
          <w:p w14:paraId="1531336D"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5</w:t>
            </w:r>
          </w:p>
        </w:tc>
        <w:tc>
          <w:tcPr>
            <w:tcW w:w="807" w:type="dxa"/>
            <w:tcBorders>
              <w:top w:val="nil"/>
              <w:left w:val="nil"/>
              <w:bottom w:val="nil"/>
              <w:right w:val="nil"/>
            </w:tcBorders>
            <w:shd w:val="clear" w:color="auto" w:fill="auto"/>
            <w:noWrap/>
            <w:vAlign w:val="bottom"/>
            <w:hideMark/>
          </w:tcPr>
          <w:p w14:paraId="1B8E86EF"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c>
          <w:tcPr>
            <w:tcW w:w="752" w:type="dxa"/>
            <w:tcBorders>
              <w:top w:val="nil"/>
              <w:left w:val="nil"/>
              <w:bottom w:val="nil"/>
              <w:right w:val="nil"/>
            </w:tcBorders>
            <w:shd w:val="clear" w:color="auto" w:fill="auto"/>
            <w:noWrap/>
            <w:vAlign w:val="bottom"/>
            <w:hideMark/>
          </w:tcPr>
          <w:p w14:paraId="45DB4A5A"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r>
      <w:tr w:rsidR="006D4863" w:rsidRPr="006D4863" w14:paraId="52BF991F" w14:textId="77777777" w:rsidTr="006D4863">
        <w:trPr>
          <w:trHeight w:val="301"/>
        </w:trPr>
        <w:tc>
          <w:tcPr>
            <w:tcW w:w="2238" w:type="dxa"/>
            <w:tcBorders>
              <w:top w:val="nil"/>
              <w:left w:val="nil"/>
              <w:bottom w:val="nil"/>
              <w:right w:val="nil"/>
            </w:tcBorders>
            <w:shd w:val="clear" w:color="auto" w:fill="auto"/>
            <w:noWrap/>
            <w:vAlign w:val="bottom"/>
            <w:hideMark/>
          </w:tcPr>
          <w:p w14:paraId="51CFAB3C"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Arenaria grandiflora</w:t>
            </w:r>
          </w:p>
        </w:tc>
        <w:tc>
          <w:tcPr>
            <w:tcW w:w="1045" w:type="dxa"/>
            <w:tcBorders>
              <w:top w:val="nil"/>
              <w:left w:val="nil"/>
              <w:bottom w:val="nil"/>
              <w:right w:val="nil"/>
            </w:tcBorders>
            <w:shd w:val="clear" w:color="auto" w:fill="auto"/>
            <w:noWrap/>
            <w:vAlign w:val="bottom"/>
            <w:hideMark/>
          </w:tcPr>
          <w:p w14:paraId="26E8F032"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w:t>
            </w:r>
          </w:p>
        </w:tc>
        <w:tc>
          <w:tcPr>
            <w:tcW w:w="642" w:type="dxa"/>
            <w:tcBorders>
              <w:top w:val="nil"/>
              <w:left w:val="nil"/>
              <w:bottom w:val="nil"/>
              <w:right w:val="nil"/>
            </w:tcBorders>
            <w:shd w:val="clear" w:color="auto" w:fill="auto"/>
            <w:noWrap/>
            <w:vAlign w:val="bottom"/>
            <w:hideMark/>
          </w:tcPr>
          <w:p w14:paraId="51536802"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0.004</w:t>
            </w:r>
          </w:p>
        </w:tc>
        <w:tc>
          <w:tcPr>
            <w:tcW w:w="825" w:type="dxa"/>
            <w:tcBorders>
              <w:top w:val="nil"/>
              <w:left w:val="nil"/>
              <w:bottom w:val="nil"/>
              <w:right w:val="nil"/>
            </w:tcBorders>
            <w:shd w:val="clear" w:color="auto" w:fill="auto"/>
            <w:noWrap/>
            <w:vAlign w:val="bottom"/>
            <w:hideMark/>
          </w:tcPr>
          <w:p w14:paraId="07C9F743"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-0.01</w:t>
            </w:r>
          </w:p>
        </w:tc>
        <w:tc>
          <w:tcPr>
            <w:tcW w:w="642" w:type="dxa"/>
            <w:tcBorders>
              <w:top w:val="nil"/>
              <w:left w:val="nil"/>
              <w:bottom w:val="nil"/>
              <w:right w:val="nil"/>
            </w:tcBorders>
            <w:shd w:val="clear" w:color="auto" w:fill="auto"/>
            <w:noWrap/>
            <w:vAlign w:val="bottom"/>
            <w:hideMark/>
          </w:tcPr>
          <w:p w14:paraId="6A1F7358"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0.243</w:t>
            </w:r>
          </w:p>
        </w:tc>
        <w:tc>
          <w:tcPr>
            <w:tcW w:w="476" w:type="dxa"/>
            <w:tcBorders>
              <w:top w:val="nil"/>
              <w:left w:val="nil"/>
              <w:bottom w:val="nil"/>
              <w:right w:val="nil"/>
            </w:tcBorders>
            <w:shd w:val="clear" w:color="auto" w:fill="auto"/>
            <w:noWrap/>
            <w:vAlign w:val="bottom"/>
            <w:hideMark/>
          </w:tcPr>
          <w:p w14:paraId="5398E50A"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0.17</w:t>
            </w:r>
          </w:p>
        </w:tc>
        <w:tc>
          <w:tcPr>
            <w:tcW w:w="807" w:type="dxa"/>
            <w:tcBorders>
              <w:top w:val="nil"/>
              <w:left w:val="nil"/>
              <w:bottom w:val="nil"/>
              <w:right w:val="nil"/>
            </w:tcBorders>
            <w:shd w:val="clear" w:color="auto" w:fill="auto"/>
            <w:noWrap/>
            <w:vAlign w:val="bottom"/>
            <w:hideMark/>
          </w:tcPr>
          <w:p w14:paraId="2B9783F4"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2</w:t>
            </w:r>
          </w:p>
        </w:tc>
        <w:tc>
          <w:tcPr>
            <w:tcW w:w="714" w:type="dxa"/>
            <w:tcBorders>
              <w:top w:val="nil"/>
              <w:left w:val="nil"/>
              <w:bottom w:val="nil"/>
              <w:right w:val="nil"/>
            </w:tcBorders>
            <w:shd w:val="clear" w:color="auto" w:fill="auto"/>
            <w:noWrap/>
            <w:vAlign w:val="bottom"/>
            <w:hideMark/>
          </w:tcPr>
          <w:p w14:paraId="6EAE00E1"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10</w:t>
            </w:r>
          </w:p>
        </w:tc>
        <w:tc>
          <w:tcPr>
            <w:tcW w:w="807" w:type="dxa"/>
            <w:tcBorders>
              <w:top w:val="nil"/>
              <w:left w:val="nil"/>
              <w:bottom w:val="nil"/>
              <w:right w:val="nil"/>
            </w:tcBorders>
            <w:shd w:val="clear" w:color="auto" w:fill="auto"/>
            <w:noWrap/>
            <w:vAlign w:val="bottom"/>
            <w:hideMark/>
          </w:tcPr>
          <w:p w14:paraId="24649E64"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c>
          <w:tcPr>
            <w:tcW w:w="752" w:type="dxa"/>
            <w:tcBorders>
              <w:top w:val="nil"/>
              <w:left w:val="nil"/>
              <w:bottom w:val="nil"/>
              <w:right w:val="nil"/>
            </w:tcBorders>
            <w:shd w:val="clear" w:color="auto" w:fill="auto"/>
            <w:noWrap/>
            <w:vAlign w:val="bottom"/>
            <w:hideMark/>
          </w:tcPr>
          <w:p w14:paraId="431D3679"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r>
      <w:tr w:rsidR="006D4863" w:rsidRPr="006D4863" w14:paraId="280A35ED" w14:textId="77777777" w:rsidTr="006D4863">
        <w:trPr>
          <w:trHeight w:val="301"/>
        </w:trPr>
        <w:tc>
          <w:tcPr>
            <w:tcW w:w="2238" w:type="dxa"/>
            <w:tcBorders>
              <w:top w:val="nil"/>
              <w:left w:val="nil"/>
              <w:bottom w:val="nil"/>
              <w:right w:val="nil"/>
            </w:tcBorders>
            <w:shd w:val="clear" w:color="auto" w:fill="auto"/>
            <w:noWrap/>
            <w:vAlign w:val="bottom"/>
            <w:hideMark/>
          </w:tcPr>
          <w:p w14:paraId="1B6219F3"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 xml:space="preserve">Arenaria </w:t>
            </w:r>
            <w:proofErr w:type="spellStart"/>
            <w:r w:rsidRPr="006D4863">
              <w:rPr>
                <w:i w:val="0"/>
                <w:iCs/>
                <w:sz w:val="16"/>
                <w:szCs w:val="16"/>
              </w:rPr>
              <w:t>moehringioides</w:t>
            </w:r>
            <w:proofErr w:type="spellEnd"/>
          </w:p>
        </w:tc>
        <w:tc>
          <w:tcPr>
            <w:tcW w:w="1045" w:type="dxa"/>
            <w:tcBorders>
              <w:top w:val="nil"/>
              <w:left w:val="nil"/>
              <w:bottom w:val="nil"/>
              <w:right w:val="nil"/>
            </w:tcBorders>
            <w:shd w:val="clear" w:color="auto" w:fill="auto"/>
            <w:noWrap/>
            <w:vAlign w:val="bottom"/>
            <w:hideMark/>
          </w:tcPr>
          <w:p w14:paraId="1D8A3108"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-0.01</w:t>
            </w:r>
          </w:p>
        </w:tc>
        <w:tc>
          <w:tcPr>
            <w:tcW w:w="642" w:type="dxa"/>
            <w:tcBorders>
              <w:top w:val="nil"/>
              <w:left w:val="nil"/>
              <w:bottom w:val="nil"/>
              <w:right w:val="nil"/>
            </w:tcBorders>
            <w:shd w:val="clear" w:color="auto" w:fill="auto"/>
            <w:noWrap/>
            <w:vAlign w:val="bottom"/>
            <w:hideMark/>
          </w:tcPr>
          <w:p w14:paraId="5987CAC2"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0.001</w:t>
            </w:r>
          </w:p>
        </w:tc>
        <w:tc>
          <w:tcPr>
            <w:tcW w:w="825" w:type="dxa"/>
            <w:tcBorders>
              <w:top w:val="nil"/>
              <w:left w:val="nil"/>
              <w:bottom w:val="nil"/>
              <w:right w:val="nil"/>
            </w:tcBorders>
            <w:shd w:val="clear" w:color="auto" w:fill="auto"/>
            <w:noWrap/>
            <w:vAlign w:val="bottom"/>
            <w:hideMark/>
          </w:tcPr>
          <w:p w14:paraId="497A5FEC"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0.01</w:t>
            </w:r>
          </w:p>
        </w:tc>
        <w:tc>
          <w:tcPr>
            <w:tcW w:w="642" w:type="dxa"/>
            <w:tcBorders>
              <w:top w:val="nil"/>
              <w:left w:val="nil"/>
              <w:bottom w:val="nil"/>
              <w:right w:val="nil"/>
            </w:tcBorders>
            <w:shd w:val="clear" w:color="auto" w:fill="auto"/>
            <w:noWrap/>
            <w:vAlign w:val="bottom"/>
            <w:hideMark/>
          </w:tcPr>
          <w:p w14:paraId="76BECCB4"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0.035</w:t>
            </w:r>
          </w:p>
        </w:tc>
        <w:tc>
          <w:tcPr>
            <w:tcW w:w="476" w:type="dxa"/>
            <w:tcBorders>
              <w:top w:val="nil"/>
              <w:left w:val="nil"/>
              <w:bottom w:val="nil"/>
              <w:right w:val="nil"/>
            </w:tcBorders>
            <w:shd w:val="clear" w:color="auto" w:fill="auto"/>
            <w:noWrap/>
            <w:vAlign w:val="bottom"/>
            <w:hideMark/>
          </w:tcPr>
          <w:p w14:paraId="10C00BC8"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0.36</w:t>
            </w:r>
          </w:p>
        </w:tc>
        <w:tc>
          <w:tcPr>
            <w:tcW w:w="807" w:type="dxa"/>
            <w:tcBorders>
              <w:top w:val="nil"/>
              <w:left w:val="nil"/>
              <w:bottom w:val="nil"/>
              <w:right w:val="nil"/>
            </w:tcBorders>
            <w:shd w:val="clear" w:color="auto" w:fill="auto"/>
            <w:noWrap/>
            <w:vAlign w:val="bottom"/>
            <w:hideMark/>
          </w:tcPr>
          <w:p w14:paraId="3290AAD5"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11</w:t>
            </w:r>
          </w:p>
        </w:tc>
        <w:tc>
          <w:tcPr>
            <w:tcW w:w="714" w:type="dxa"/>
            <w:tcBorders>
              <w:top w:val="nil"/>
              <w:left w:val="nil"/>
              <w:bottom w:val="nil"/>
              <w:right w:val="nil"/>
            </w:tcBorders>
            <w:shd w:val="clear" w:color="auto" w:fill="auto"/>
            <w:noWrap/>
            <w:vAlign w:val="bottom"/>
            <w:hideMark/>
          </w:tcPr>
          <w:p w14:paraId="72F6898A"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1</w:t>
            </w:r>
          </w:p>
        </w:tc>
        <w:tc>
          <w:tcPr>
            <w:tcW w:w="807" w:type="dxa"/>
            <w:tcBorders>
              <w:top w:val="nil"/>
              <w:left w:val="nil"/>
              <w:bottom w:val="nil"/>
              <w:right w:val="nil"/>
            </w:tcBorders>
            <w:shd w:val="clear" w:color="auto" w:fill="auto"/>
            <w:noWrap/>
            <w:vAlign w:val="bottom"/>
            <w:hideMark/>
          </w:tcPr>
          <w:p w14:paraId="77075D01"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c>
          <w:tcPr>
            <w:tcW w:w="752" w:type="dxa"/>
            <w:tcBorders>
              <w:top w:val="nil"/>
              <w:left w:val="nil"/>
              <w:bottom w:val="nil"/>
              <w:right w:val="nil"/>
            </w:tcBorders>
            <w:shd w:val="clear" w:color="auto" w:fill="auto"/>
            <w:noWrap/>
            <w:vAlign w:val="bottom"/>
            <w:hideMark/>
          </w:tcPr>
          <w:p w14:paraId="7087E287"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r>
      <w:tr w:rsidR="006D4863" w:rsidRPr="006D4863" w14:paraId="435C7527" w14:textId="77777777" w:rsidTr="006D4863">
        <w:trPr>
          <w:trHeight w:val="301"/>
        </w:trPr>
        <w:tc>
          <w:tcPr>
            <w:tcW w:w="2238" w:type="dxa"/>
            <w:tcBorders>
              <w:top w:val="nil"/>
              <w:left w:val="nil"/>
              <w:bottom w:val="nil"/>
              <w:right w:val="nil"/>
            </w:tcBorders>
            <w:shd w:val="clear" w:color="auto" w:fill="auto"/>
            <w:noWrap/>
            <w:vAlign w:val="bottom"/>
            <w:hideMark/>
          </w:tcPr>
          <w:p w14:paraId="2AC399B1" w14:textId="77777777" w:rsidR="006D4863" w:rsidRPr="006D4863" w:rsidRDefault="006D4863" w:rsidP="006D4863">
            <w:pPr>
              <w:pStyle w:val="ImageCaption"/>
              <w:spacing w:before="0" w:after="0" w:line="240" w:lineRule="auto"/>
              <w:rPr>
                <w:i w:val="0"/>
                <w:iCs/>
                <w:sz w:val="16"/>
                <w:szCs w:val="16"/>
              </w:rPr>
            </w:pPr>
            <w:proofErr w:type="spellStart"/>
            <w:r w:rsidRPr="006D4863">
              <w:rPr>
                <w:i w:val="0"/>
                <w:iCs/>
                <w:sz w:val="16"/>
                <w:szCs w:val="16"/>
              </w:rPr>
              <w:t>Armeria</w:t>
            </w:r>
            <w:proofErr w:type="spellEnd"/>
            <w:r w:rsidRPr="006D4863">
              <w:rPr>
                <w:i w:val="0"/>
                <w:iCs/>
                <w:sz w:val="16"/>
                <w:szCs w:val="16"/>
              </w:rPr>
              <w:t xml:space="preserve"> </w:t>
            </w:r>
            <w:proofErr w:type="spellStart"/>
            <w:r w:rsidRPr="006D4863">
              <w:rPr>
                <w:i w:val="0"/>
                <w:iCs/>
                <w:sz w:val="16"/>
                <w:szCs w:val="16"/>
              </w:rPr>
              <w:t>cantabrica</w:t>
            </w:r>
            <w:proofErr w:type="spellEnd"/>
          </w:p>
        </w:tc>
        <w:tc>
          <w:tcPr>
            <w:tcW w:w="1045" w:type="dxa"/>
            <w:tcBorders>
              <w:top w:val="nil"/>
              <w:left w:val="nil"/>
              <w:bottom w:val="nil"/>
              <w:right w:val="nil"/>
            </w:tcBorders>
            <w:shd w:val="clear" w:color="auto" w:fill="auto"/>
            <w:noWrap/>
            <w:vAlign w:val="bottom"/>
            <w:hideMark/>
          </w:tcPr>
          <w:p w14:paraId="2CEBF7EA"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-0.01</w:t>
            </w:r>
          </w:p>
        </w:tc>
        <w:tc>
          <w:tcPr>
            <w:tcW w:w="642" w:type="dxa"/>
            <w:tcBorders>
              <w:top w:val="nil"/>
              <w:left w:val="nil"/>
              <w:bottom w:val="nil"/>
              <w:right w:val="nil"/>
            </w:tcBorders>
            <w:shd w:val="clear" w:color="auto" w:fill="auto"/>
            <w:noWrap/>
            <w:vAlign w:val="bottom"/>
            <w:hideMark/>
          </w:tcPr>
          <w:p w14:paraId="739292F6"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&lt;0.001</w:t>
            </w:r>
          </w:p>
        </w:tc>
        <w:tc>
          <w:tcPr>
            <w:tcW w:w="825" w:type="dxa"/>
            <w:tcBorders>
              <w:top w:val="nil"/>
              <w:left w:val="nil"/>
              <w:bottom w:val="nil"/>
              <w:right w:val="nil"/>
            </w:tcBorders>
            <w:shd w:val="clear" w:color="auto" w:fill="auto"/>
            <w:noWrap/>
            <w:vAlign w:val="bottom"/>
            <w:hideMark/>
          </w:tcPr>
          <w:p w14:paraId="591CE818"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-0.01</w:t>
            </w:r>
          </w:p>
        </w:tc>
        <w:tc>
          <w:tcPr>
            <w:tcW w:w="642" w:type="dxa"/>
            <w:tcBorders>
              <w:top w:val="nil"/>
              <w:left w:val="nil"/>
              <w:bottom w:val="nil"/>
              <w:right w:val="nil"/>
            </w:tcBorders>
            <w:shd w:val="clear" w:color="auto" w:fill="auto"/>
            <w:noWrap/>
            <w:vAlign w:val="bottom"/>
            <w:hideMark/>
          </w:tcPr>
          <w:p w14:paraId="4500BCF5"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0.021</w:t>
            </w:r>
          </w:p>
        </w:tc>
        <w:tc>
          <w:tcPr>
            <w:tcW w:w="476" w:type="dxa"/>
            <w:tcBorders>
              <w:top w:val="nil"/>
              <w:left w:val="nil"/>
              <w:bottom w:val="nil"/>
              <w:right w:val="nil"/>
            </w:tcBorders>
            <w:shd w:val="clear" w:color="auto" w:fill="auto"/>
            <w:noWrap/>
            <w:vAlign w:val="bottom"/>
            <w:hideMark/>
          </w:tcPr>
          <w:p w14:paraId="485DCD7C"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0.39</w:t>
            </w:r>
          </w:p>
        </w:tc>
        <w:tc>
          <w:tcPr>
            <w:tcW w:w="807" w:type="dxa"/>
            <w:tcBorders>
              <w:top w:val="nil"/>
              <w:left w:val="nil"/>
              <w:bottom w:val="nil"/>
              <w:right w:val="nil"/>
            </w:tcBorders>
            <w:shd w:val="clear" w:color="auto" w:fill="auto"/>
            <w:noWrap/>
            <w:vAlign w:val="bottom"/>
            <w:hideMark/>
          </w:tcPr>
          <w:p w14:paraId="51A0D6A7"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1</w:t>
            </w:r>
          </w:p>
        </w:tc>
        <w:tc>
          <w:tcPr>
            <w:tcW w:w="714" w:type="dxa"/>
            <w:tcBorders>
              <w:top w:val="nil"/>
              <w:left w:val="nil"/>
              <w:bottom w:val="nil"/>
              <w:right w:val="nil"/>
            </w:tcBorders>
            <w:shd w:val="clear" w:color="auto" w:fill="auto"/>
            <w:noWrap/>
            <w:vAlign w:val="bottom"/>
            <w:hideMark/>
          </w:tcPr>
          <w:p w14:paraId="22579EE2"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24</w:t>
            </w:r>
          </w:p>
        </w:tc>
        <w:tc>
          <w:tcPr>
            <w:tcW w:w="807" w:type="dxa"/>
            <w:tcBorders>
              <w:top w:val="nil"/>
              <w:left w:val="nil"/>
              <w:bottom w:val="nil"/>
              <w:right w:val="nil"/>
            </w:tcBorders>
            <w:shd w:val="clear" w:color="auto" w:fill="auto"/>
            <w:noWrap/>
            <w:vAlign w:val="bottom"/>
            <w:hideMark/>
          </w:tcPr>
          <w:p w14:paraId="16771241"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c>
          <w:tcPr>
            <w:tcW w:w="752" w:type="dxa"/>
            <w:tcBorders>
              <w:top w:val="nil"/>
              <w:left w:val="nil"/>
              <w:bottom w:val="nil"/>
              <w:right w:val="nil"/>
            </w:tcBorders>
            <w:shd w:val="clear" w:color="auto" w:fill="auto"/>
            <w:noWrap/>
            <w:vAlign w:val="bottom"/>
            <w:hideMark/>
          </w:tcPr>
          <w:p w14:paraId="71040C65"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r>
      <w:tr w:rsidR="006D4863" w:rsidRPr="006D4863" w14:paraId="3F68E785" w14:textId="77777777" w:rsidTr="006D4863">
        <w:trPr>
          <w:trHeight w:val="301"/>
        </w:trPr>
        <w:tc>
          <w:tcPr>
            <w:tcW w:w="2238" w:type="dxa"/>
            <w:tcBorders>
              <w:top w:val="nil"/>
              <w:left w:val="nil"/>
              <w:bottom w:val="nil"/>
              <w:right w:val="nil"/>
            </w:tcBorders>
            <w:shd w:val="clear" w:color="auto" w:fill="auto"/>
            <w:noWrap/>
            <w:vAlign w:val="bottom"/>
            <w:hideMark/>
          </w:tcPr>
          <w:p w14:paraId="4D0739C0" w14:textId="77777777" w:rsidR="006D4863" w:rsidRPr="006D4863" w:rsidRDefault="006D4863" w:rsidP="006D4863">
            <w:pPr>
              <w:pStyle w:val="ImageCaption"/>
              <w:spacing w:before="0" w:after="0" w:line="240" w:lineRule="auto"/>
              <w:rPr>
                <w:i w:val="0"/>
                <w:iCs/>
                <w:sz w:val="16"/>
                <w:szCs w:val="16"/>
              </w:rPr>
            </w:pPr>
            <w:proofErr w:type="spellStart"/>
            <w:r w:rsidRPr="006D4863">
              <w:rPr>
                <w:i w:val="0"/>
                <w:iCs/>
                <w:sz w:val="16"/>
                <w:szCs w:val="16"/>
              </w:rPr>
              <w:t>Carex</w:t>
            </w:r>
            <w:proofErr w:type="spellEnd"/>
            <w:r w:rsidRPr="006D4863">
              <w:rPr>
                <w:i w:val="0"/>
                <w:iCs/>
                <w:sz w:val="16"/>
                <w:szCs w:val="16"/>
              </w:rPr>
              <w:t xml:space="preserve"> sempervirens</w:t>
            </w:r>
          </w:p>
        </w:tc>
        <w:tc>
          <w:tcPr>
            <w:tcW w:w="1045" w:type="dxa"/>
            <w:tcBorders>
              <w:top w:val="nil"/>
              <w:left w:val="nil"/>
              <w:bottom w:val="nil"/>
              <w:right w:val="nil"/>
            </w:tcBorders>
            <w:shd w:val="clear" w:color="auto" w:fill="auto"/>
            <w:noWrap/>
            <w:vAlign w:val="bottom"/>
            <w:hideMark/>
          </w:tcPr>
          <w:p w14:paraId="293F59C3"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w:t>
            </w:r>
          </w:p>
        </w:tc>
        <w:tc>
          <w:tcPr>
            <w:tcW w:w="642" w:type="dxa"/>
            <w:tcBorders>
              <w:top w:val="nil"/>
              <w:left w:val="nil"/>
              <w:bottom w:val="nil"/>
              <w:right w:val="nil"/>
            </w:tcBorders>
            <w:shd w:val="clear" w:color="auto" w:fill="auto"/>
            <w:noWrap/>
            <w:vAlign w:val="bottom"/>
            <w:hideMark/>
          </w:tcPr>
          <w:p w14:paraId="7E634D9A"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0.004</w:t>
            </w:r>
          </w:p>
        </w:tc>
        <w:tc>
          <w:tcPr>
            <w:tcW w:w="825" w:type="dxa"/>
            <w:tcBorders>
              <w:top w:val="nil"/>
              <w:left w:val="nil"/>
              <w:bottom w:val="nil"/>
              <w:right w:val="nil"/>
            </w:tcBorders>
            <w:shd w:val="clear" w:color="auto" w:fill="auto"/>
            <w:noWrap/>
            <w:vAlign w:val="bottom"/>
            <w:hideMark/>
          </w:tcPr>
          <w:p w14:paraId="42A4FCE3"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-0.02</w:t>
            </w:r>
          </w:p>
        </w:tc>
        <w:tc>
          <w:tcPr>
            <w:tcW w:w="642" w:type="dxa"/>
            <w:tcBorders>
              <w:top w:val="nil"/>
              <w:left w:val="nil"/>
              <w:bottom w:val="nil"/>
              <w:right w:val="nil"/>
            </w:tcBorders>
            <w:shd w:val="clear" w:color="auto" w:fill="auto"/>
            <w:noWrap/>
            <w:vAlign w:val="bottom"/>
            <w:hideMark/>
          </w:tcPr>
          <w:p w14:paraId="4E8678B1"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0.007</w:t>
            </w:r>
          </w:p>
        </w:tc>
        <w:tc>
          <w:tcPr>
            <w:tcW w:w="476" w:type="dxa"/>
            <w:tcBorders>
              <w:top w:val="nil"/>
              <w:left w:val="nil"/>
              <w:bottom w:val="nil"/>
              <w:right w:val="nil"/>
            </w:tcBorders>
            <w:shd w:val="clear" w:color="auto" w:fill="auto"/>
            <w:noWrap/>
            <w:vAlign w:val="bottom"/>
            <w:hideMark/>
          </w:tcPr>
          <w:p w14:paraId="17D0EB2E"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0.19</w:t>
            </w:r>
          </w:p>
        </w:tc>
        <w:tc>
          <w:tcPr>
            <w:tcW w:w="807" w:type="dxa"/>
            <w:tcBorders>
              <w:top w:val="nil"/>
              <w:left w:val="nil"/>
              <w:bottom w:val="nil"/>
              <w:right w:val="nil"/>
            </w:tcBorders>
            <w:shd w:val="clear" w:color="auto" w:fill="auto"/>
            <w:noWrap/>
            <w:vAlign w:val="bottom"/>
            <w:hideMark/>
          </w:tcPr>
          <w:p w14:paraId="44DB0520"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6</w:t>
            </w:r>
          </w:p>
        </w:tc>
        <w:tc>
          <w:tcPr>
            <w:tcW w:w="714" w:type="dxa"/>
            <w:tcBorders>
              <w:top w:val="nil"/>
              <w:left w:val="nil"/>
              <w:bottom w:val="nil"/>
              <w:right w:val="nil"/>
            </w:tcBorders>
            <w:shd w:val="clear" w:color="auto" w:fill="auto"/>
            <w:noWrap/>
            <w:vAlign w:val="bottom"/>
            <w:hideMark/>
          </w:tcPr>
          <w:p w14:paraId="2160660F"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79</w:t>
            </w:r>
          </w:p>
        </w:tc>
        <w:tc>
          <w:tcPr>
            <w:tcW w:w="807" w:type="dxa"/>
            <w:tcBorders>
              <w:top w:val="nil"/>
              <w:left w:val="nil"/>
              <w:bottom w:val="nil"/>
              <w:right w:val="nil"/>
            </w:tcBorders>
            <w:shd w:val="clear" w:color="auto" w:fill="auto"/>
            <w:noWrap/>
            <w:vAlign w:val="bottom"/>
            <w:hideMark/>
          </w:tcPr>
          <w:p w14:paraId="0A38013A"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91</w:t>
            </w:r>
          </w:p>
        </w:tc>
        <w:tc>
          <w:tcPr>
            <w:tcW w:w="752" w:type="dxa"/>
            <w:tcBorders>
              <w:top w:val="nil"/>
              <w:left w:val="nil"/>
              <w:bottom w:val="nil"/>
              <w:right w:val="nil"/>
            </w:tcBorders>
            <w:shd w:val="clear" w:color="auto" w:fill="auto"/>
            <w:noWrap/>
            <w:vAlign w:val="bottom"/>
            <w:hideMark/>
          </w:tcPr>
          <w:p w14:paraId="2193D541"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100</w:t>
            </w:r>
          </w:p>
        </w:tc>
      </w:tr>
      <w:tr w:rsidR="006D4863" w:rsidRPr="006D4863" w14:paraId="200ECAD9" w14:textId="77777777" w:rsidTr="006D4863">
        <w:trPr>
          <w:trHeight w:val="301"/>
        </w:trPr>
        <w:tc>
          <w:tcPr>
            <w:tcW w:w="2238" w:type="dxa"/>
            <w:tcBorders>
              <w:top w:val="nil"/>
              <w:left w:val="nil"/>
              <w:bottom w:val="nil"/>
              <w:right w:val="nil"/>
            </w:tcBorders>
            <w:shd w:val="clear" w:color="auto" w:fill="auto"/>
            <w:noWrap/>
            <w:vAlign w:val="bottom"/>
            <w:hideMark/>
          </w:tcPr>
          <w:p w14:paraId="3686A90A"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 xml:space="preserve">Erigeron </w:t>
            </w:r>
            <w:proofErr w:type="spellStart"/>
            <w:r w:rsidRPr="006D4863">
              <w:rPr>
                <w:i w:val="0"/>
                <w:iCs/>
                <w:sz w:val="16"/>
                <w:szCs w:val="16"/>
              </w:rPr>
              <w:t>alpinus</w:t>
            </w:r>
            <w:proofErr w:type="spellEnd"/>
          </w:p>
        </w:tc>
        <w:tc>
          <w:tcPr>
            <w:tcW w:w="1045" w:type="dxa"/>
            <w:tcBorders>
              <w:top w:val="nil"/>
              <w:left w:val="nil"/>
              <w:bottom w:val="nil"/>
              <w:right w:val="nil"/>
            </w:tcBorders>
            <w:shd w:val="clear" w:color="auto" w:fill="auto"/>
            <w:noWrap/>
            <w:vAlign w:val="bottom"/>
            <w:hideMark/>
          </w:tcPr>
          <w:p w14:paraId="670FC8A9"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w:t>
            </w:r>
          </w:p>
        </w:tc>
        <w:tc>
          <w:tcPr>
            <w:tcW w:w="642" w:type="dxa"/>
            <w:tcBorders>
              <w:top w:val="nil"/>
              <w:left w:val="nil"/>
              <w:bottom w:val="nil"/>
              <w:right w:val="nil"/>
            </w:tcBorders>
            <w:shd w:val="clear" w:color="auto" w:fill="auto"/>
            <w:noWrap/>
            <w:vAlign w:val="bottom"/>
            <w:hideMark/>
          </w:tcPr>
          <w:p w14:paraId="6391E80A"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0.972</w:t>
            </w:r>
          </w:p>
        </w:tc>
        <w:tc>
          <w:tcPr>
            <w:tcW w:w="825" w:type="dxa"/>
            <w:tcBorders>
              <w:top w:val="nil"/>
              <w:left w:val="nil"/>
              <w:bottom w:val="nil"/>
              <w:right w:val="nil"/>
            </w:tcBorders>
            <w:shd w:val="clear" w:color="auto" w:fill="auto"/>
            <w:noWrap/>
            <w:vAlign w:val="bottom"/>
            <w:hideMark/>
          </w:tcPr>
          <w:p w14:paraId="6F7FB001"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-0.06</w:t>
            </w:r>
          </w:p>
        </w:tc>
        <w:tc>
          <w:tcPr>
            <w:tcW w:w="642" w:type="dxa"/>
            <w:tcBorders>
              <w:top w:val="nil"/>
              <w:left w:val="nil"/>
              <w:bottom w:val="nil"/>
              <w:right w:val="nil"/>
            </w:tcBorders>
            <w:shd w:val="clear" w:color="auto" w:fill="auto"/>
            <w:noWrap/>
            <w:vAlign w:val="bottom"/>
            <w:hideMark/>
          </w:tcPr>
          <w:p w14:paraId="1090178B"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0.033</w:t>
            </w:r>
          </w:p>
        </w:tc>
        <w:tc>
          <w:tcPr>
            <w:tcW w:w="476" w:type="dxa"/>
            <w:tcBorders>
              <w:top w:val="nil"/>
              <w:left w:val="nil"/>
              <w:bottom w:val="nil"/>
              <w:right w:val="nil"/>
            </w:tcBorders>
            <w:shd w:val="clear" w:color="auto" w:fill="auto"/>
            <w:noWrap/>
            <w:vAlign w:val="bottom"/>
            <w:hideMark/>
          </w:tcPr>
          <w:p w14:paraId="02E3E8AC"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0.19</w:t>
            </w:r>
          </w:p>
        </w:tc>
        <w:tc>
          <w:tcPr>
            <w:tcW w:w="807" w:type="dxa"/>
            <w:tcBorders>
              <w:top w:val="nil"/>
              <w:left w:val="nil"/>
              <w:bottom w:val="nil"/>
              <w:right w:val="nil"/>
            </w:tcBorders>
            <w:shd w:val="clear" w:color="auto" w:fill="auto"/>
            <w:noWrap/>
            <w:vAlign w:val="bottom"/>
            <w:hideMark/>
          </w:tcPr>
          <w:p w14:paraId="7C61B24C"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c>
          <w:tcPr>
            <w:tcW w:w="714" w:type="dxa"/>
            <w:tcBorders>
              <w:top w:val="nil"/>
              <w:left w:val="nil"/>
              <w:bottom w:val="nil"/>
              <w:right w:val="nil"/>
            </w:tcBorders>
            <w:shd w:val="clear" w:color="auto" w:fill="auto"/>
            <w:noWrap/>
            <w:vAlign w:val="bottom"/>
            <w:hideMark/>
          </w:tcPr>
          <w:p w14:paraId="4B020712"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34</w:t>
            </w:r>
          </w:p>
        </w:tc>
        <w:tc>
          <w:tcPr>
            <w:tcW w:w="807" w:type="dxa"/>
            <w:tcBorders>
              <w:top w:val="nil"/>
              <w:left w:val="nil"/>
              <w:bottom w:val="nil"/>
              <w:right w:val="nil"/>
            </w:tcBorders>
            <w:shd w:val="clear" w:color="auto" w:fill="auto"/>
            <w:noWrap/>
            <w:vAlign w:val="bottom"/>
            <w:hideMark/>
          </w:tcPr>
          <w:p w14:paraId="27D618E1"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c>
          <w:tcPr>
            <w:tcW w:w="752" w:type="dxa"/>
            <w:tcBorders>
              <w:top w:val="nil"/>
              <w:left w:val="nil"/>
              <w:bottom w:val="nil"/>
              <w:right w:val="nil"/>
            </w:tcBorders>
            <w:shd w:val="clear" w:color="auto" w:fill="auto"/>
            <w:noWrap/>
            <w:vAlign w:val="bottom"/>
            <w:hideMark/>
          </w:tcPr>
          <w:p w14:paraId="5B853352"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36</w:t>
            </w:r>
          </w:p>
        </w:tc>
      </w:tr>
      <w:tr w:rsidR="006D4863" w:rsidRPr="006D4863" w14:paraId="3AD6B56E" w14:textId="77777777" w:rsidTr="006D4863">
        <w:trPr>
          <w:trHeight w:val="301"/>
        </w:trPr>
        <w:tc>
          <w:tcPr>
            <w:tcW w:w="2238" w:type="dxa"/>
            <w:tcBorders>
              <w:top w:val="nil"/>
              <w:left w:val="nil"/>
              <w:bottom w:val="nil"/>
              <w:right w:val="nil"/>
            </w:tcBorders>
            <w:shd w:val="clear" w:color="auto" w:fill="auto"/>
            <w:noWrap/>
            <w:vAlign w:val="bottom"/>
            <w:hideMark/>
          </w:tcPr>
          <w:p w14:paraId="7288BC8C"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 xml:space="preserve">Euphrasia </w:t>
            </w:r>
            <w:proofErr w:type="spellStart"/>
            <w:r w:rsidRPr="006D4863">
              <w:rPr>
                <w:i w:val="0"/>
                <w:iCs/>
                <w:sz w:val="16"/>
                <w:szCs w:val="16"/>
              </w:rPr>
              <w:t>salisburgensis</w:t>
            </w:r>
            <w:proofErr w:type="spellEnd"/>
          </w:p>
        </w:tc>
        <w:tc>
          <w:tcPr>
            <w:tcW w:w="1045" w:type="dxa"/>
            <w:tcBorders>
              <w:top w:val="nil"/>
              <w:left w:val="nil"/>
              <w:bottom w:val="nil"/>
              <w:right w:val="nil"/>
            </w:tcBorders>
            <w:shd w:val="clear" w:color="auto" w:fill="auto"/>
            <w:noWrap/>
            <w:vAlign w:val="bottom"/>
            <w:hideMark/>
          </w:tcPr>
          <w:p w14:paraId="02B63F46"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w:t>
            </w:r>
          </w:p>
        </w:tc>
        <w:tc>
          <w:tcPr>
            <w:tcW w:w="642" w:type="dxa"/>
            <w:tcBorders>
              <w:top w:val="nil"/>
              <w:left w:val="nil"/>
              <w:bottom w:val="nil"/>
              <w:right w:val="nil"/>
            </w:tcBorders>
            <w:shd w:val="clear" w:color="auto" w:fill="auto"/>
            <w:noWrap/>
            <w:vAlign w:val="bottom"/>
            <w:hideMark/>
          </w:tcPr>
          <w:p w14:paraId="24A61003"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0.116</w:t>
            </w:r>
          </w:p>
        </w:tc>
        <w:tc>
          <w:tcPr>
            <w:tcW w:w="825" w:type="dxa"/>
            <w:tcBorders>
              <w:top w:val="nil"/>
              <w:left w:val="nil"/>
              <w:bottom w:val="nil"/>
              <w:right w:val="nil"/>
            </w:tcBorders>
            <w:shd w:val="clear" w:color="auto" w:fill="auto"/>
            <w:noWrap/>
            <w:vAlign w:val="bottom"/>
            <w:hideMark/>
          </w:tcPr>
          <w:p w14:paraId="11C103AF"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0.03</w:t>
            </w:r>
          </w:p>
        </w:tc>
        <w:tc>
          <w:tcPr>
            <w:tcW w:w="642" w:type="dxa"/>
            <w:tcBorders>
              <w:top w:val="nil"/>
              <w:left w:val="nil"/>
              <w:bottom w:val="nil"/>
              <w:right w:val="nil"/>
            </w:tcBorders>
            <w:shd w:val="clear" w:color="auto" w:fill="auto"/>
            <w:noWrap/>
            <w:vAlign w:val="bottom"/>
            <w:hideMark/>
          </w:tcPr>
          <w:p w14:paraId="34B70AB8"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&lt;0.001</w:t>
            </w:r>
          </w:p>
        </w:tc>
        <w:tc>
          <w:tcPr>
            <w:tcW w:w="476" w:type="dxa"/>
            <w:tcBorders>
              <w:top w:val="nil"/>
              <w:left w:val="nil"/>
              <w:bottom w:val="nil"/>
              <w:right w:val="nil"/>
            </w:tcBorders>
            <w:shd w:val="clear" w:color="auto" w:fill="auto"/>
            <w:noWrap/>
            <w:vAlign w:val="bottom"/>
            <w:hideMark/>
          </w:tcPr>
          <w:p w14:paraId="6D230CE2"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0.32</w:t>
            </w:r>
          </w:p>
        </w:tc>
        <w:tc>
          <w:tcPr>
            <w:tcW w:w="807" w:type="dxa"/>
            <w:tcBorders>
              <w:top w:val="nil"/>
              <w:left w:val="nil"/>
              <w:bottom w:val="nil"/>
              <w:right w:val="nil"/>
            </w:tcBorders>
            <w:shd w:val="clear" w:color="auto" w:fill="auto"/>
            <w:noWrap/>
            <w:vAlign w:val="bottom"/>
            <w:hideMark/>
          </w:tcPr>
          <w:p w14:paraId="74B22459"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98</w:t>
            </w:r>
          </w:p>
        </w:tc>
        <w:tc>
          <w:tcPr>
            <w:tcW w:w="714" w:type="dxa"/>
            <w:tcBorders>
              <w:top w:val="nil"/>
              <w:left w:val="nil"/>
              <w:bottom w:val="nil"/>
              <w:right w:val="nil"/>
            </w:tcBorders>
            <w:shd w:val="clear" w:color="auto" w:fill="auto"/>
            <w:noWrap/>
            <w:vAlign w:val="bottom"/>
            <w:hideMark/>
          </w:tcPr>
          <w:p w14:paraId="71295A0C"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6</w:t>
            </w:r>
          </w:p>
        </w:tc>
        <w:tc>
          <w:tcPr>
            <w:tcW w:w="807" w:type="dxa"/>
            <w:tcBorders>
              <w:top w:val="nil"/>
              <w:left w:val="nil"/>
              <w:bottom w:val="nil"/>
              <w:right w:val="nil"/>
            </w:tcBorders>
            <w:shd w:val="clear" w:color="auto" w:fill="auto"/>
            <w:noWrap/>
            <w:vAlign w:val="bottom"/>
            <w:hideMark/>
          </w:tcPr>
          <w:p w14:paraId="5A7077F7"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100</w:t>
            </w:r>
          </w:p>
        </w:tc>
        <w:tc>
          <w:tcPr>
            <w:tcW w:w="752" w:type="dxa"/>
            <w:tcBorders>
              <w:top w:val="nil"/>
              <w:left w:val="nil"/>
              <w:bottom w:val="nil"/>
              <w:right w:val="nil"/>
            </w:tcBorders>
            <w:shd w:val="clear" w:color="auto" w:fill="auto"/>
            <w:noWrap/>
            <w:vAlign w:val="bottom"/>
            <w:hideMark/>
          </w:tcPr>
          <w:p w14:paraId="27B73771"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84</w:t>
            </w:r>
          </w:p>
        </w:tc>
      </w:tr>
      <w:tr w:rsidR="006D4863" w:rsidRPr="006D4863" w14:paraId="78FC06A1" w14:textId="77777777" w:rsidTr="006D4863">
        <w:trPr>
          <w:trHeight w:val="301"/>
        </w:trPr>
        <w:tc>
          <w:tcPr>
            <w:tcW w:w="2238" w:type="dxa"/>
            <w:tcBorders>
              <w:top w:val="nil"/>
              <w:left w:val="nil"/>
              <w:bottom w:val="nil"/>
              <w:right w:val="nil"/>
            </w:tcBorders>
            <w:shd w:val="clear" w:color="auto" w:fill="auto"/>
            <w:noWrap/>
            <w:vAlign w:val="bottom"/>
            <w:hideMark/>
          </w:tcPr>
          <w:p w14:paraId="59FB0C75"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Festuca glacialis</w:t>
            </w:r>
          </w:p>
        </w:tc>
        <w:tc>
          <w:tcPr>
            <w:tcW w:w="1045" w:type="dxa"/>
            <w:tcBorders>
              <w:top w:val="nil"/>
              <w:left w:val="nil"/>
              <w:bottom w:val="nil"/>
              <w:right w:val="nil"/>
            </w:tcBorders>
            <w:shd w:val="clear" w:color="auto" w:fill="auto"/>
            <w:noWrap/>
            <w:vAlign w:val="bottom"/>
            <w:hideMark/>
          </w:tcPr>
          <w:p w14:paraId="0F19D9FF"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-0.02</w:t>
            </w:r>
          </w:p>
        </w:tc>
        <w:tc>
          <w:tcPr>
            <w:tcW w:w="642" w:type="dxa"/>
            <w:tcBorders>
              <w:top w:val="nil"/>
              <w:left w:val="nil"/>
              <w:bottom w:val="nil"/>
              <w:right w:val="nil"/>
            </w:tcBorders>
            <w:shd w:val="clear" w:color="auto" w:fill="auto"/>
            <w:noWrap/>
            <w:vAlign w:val="bottom"/>
            <w:hideMark/>
          </w:tcPr>
          <w:p w14:paraId="6DCCB7EB"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&lt;0.001</w:t>
            </w:r>
          </w:p>
        </w:tc>
        <w:tc>
          <w:tcPr>
            <w:tcW w:w="825" w:type="dxa"/>
            <w:tcBorders>
              <w:top w:val="nil"/>
              <w:left w:val="nil"/>
              <w:bottom w:val="nil"/>
              <w:right w:val="nil"/>
            </w:tcBorders>
            <w:shd w:val="clear" w:color="auto" w:fill="auto"/>
            <w:noWrap/>
            <w:vAlign w:val="bottom"/>
            <w:hideMark/>
          </w:tcPr>
          <w:p w14:paraId="61B8999F"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0.01</w:t>
            </w:r>
          </w:p>
        </w:tc>
        <w:tc>
          <w:tcPr>
            <w:tcW w:w="642" w:type="dxa"/>
            <w:tcBorders>
              <w:top w:val="nil"/>
              <w:left w:val="nil"/>
              <w:bottom w:val="nil"/>
              <w:right w:val="nil"/>
            </w:tcBorders>
            <w:shd w:val="clear" w:color="auto" w:fill="auto"/>
            <w:noWrap/>
            <w:vAlign w:val="bottom"/>
            <w:hideMark/>
          </w:tcPr>
          <w:p w14:paraId="01EA4E4B"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0.467</w:t>
            </w:r>
          </w:p>
        </w:tc>
        <w:tc>
          <w:tcPr>
            <w:tcW w:w="476" w:type="dxa"/>
            <w:tcBorders>
              <w:top w:val="nil"/>
              <w:left w:val="nil"/>
              <w:bottom w:val="nil"/>
              <w:right w:val="nil"/>
            </w:tcBorders>
            <w:shd w:val="clear" w:color="auto" w:fill="auto"/>
            <w:noWrap/>
            <w:vAlign w:val="bottom"/>
            <w:hideMark/>
          </w:tcPr>
          <w:p w14:paraId="14CA4B72"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0.65</w:t>
            </w:r>
          </w:p>
        </w:tc>
        <w:tc>
          <w:tcPr>
            <w:tcW w:w="807" w:type="dxa"/>
            <w:tcBorders>
              <w:top w:val="nil"/>
              <w:left w:val="nil"/>
              <w:bottom w:val="nil"/>
              <w:right w:val="nil"/>
            </w:tcBorders>
            <w:shd w:val="clear" w:color="auto" w:fill="auto"/>
            <w:noWrap/>
            <w:vAlign w:val="bottom"/>
            <w:hideMark/>
          </w:tcPr>
          <w:p w14:paraId="2FBD10BC"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c>
          <w:tcPr>
            <w:tcW w:w="714" w:type="dxa"/>
            <w:tcBorders>
              <w:top w:val="nil"/>
              <w:left w:val="nil"/>
              <w:bottom w:val="nil"/>
              <w:right w:val="nil"/>
            </w:tcBorders>
            <w:shd w:val="clear" w:color="auto" w:fill="auto"/>
            <w:noWrap/>
            <w:vAlign w:val="bottom"/>
            <w:hideMark/>
          </w:tcPr>
          <w:p w14:paraId="0337CF3F"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c>
          <w:tcPr>
            <w:tcW w:w="807" w:type="dxa"/>
            <w:tcBorders>
              <w:top w:val="nil"/>
              <w:left w:val="nil"/>
              <w:bottom w:val="nil"/>
              <w:right w:val="nil"/>
            </w:tcBorders>
            <w:shd w:val="clear" w:color="auto" w:fill="auto"/>
            <w:noWrap/>
            <w:vAlign w:val="bottom"/>
            <w:hideMark/>
          </w:tcPr>
          <w:p w14:paraId="0F165A4A"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c>
          <w:tcPr>
            <w:tcW w:w="752" w:type="dxa"/>
            <w:tcBorders>
              <w:top w:val="nil"/>
              <w:left w:val="nil"/>
              <w:bottom w:val="nil"/>
              <w:right w:val="nil"/>
            </w:tcBorders>
            <w:shd w:val="clear" w:color="auto" w:fill="auto"/>
            <w:noWrap/>
            <w:vAlign w:val="bottom"/>
            <w:hideMark/>
          </w:tcPr>
          <w:p w14:paraId="6792776A"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r>
      <w:tr w:rsidR="006D4863" w:rsidRPr="006D4863" w14:paraId="5C34591A" w14:textId="77777777" w:rsidTr="006D4863">
        <w:trPr>
          <w:trHeight w:val="301"/>
        </w:trPr>
        <w:tc>
          <w:tcPr>
            <w:tcW w:w="2238" w:type="dxa"/>
            <w:tcBorders>
              <w:top w:val="nil"/>
              <w:left w:val="nil"/>
              <w:bottom w:val="nil"/>
              <w:right w:val="nil"/>
            </w:tcBorders>
            <w:shd w:val="clear" w:color="auto" w:fill="auto"/>
            <w:noWrap/>
            <w:vAlign w:val="bottom"/>
            <w:hideMark/>
          </w:tcPr>
          <w:p w14:paraId="7797489E"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 xml:space="preserve">Festuca </w:t>
            </w:r>
            <w:proofErr w:type="spellStart"/>
            <w:r w:rsidRPr="006D4863">
              <w:rPr>
                <w:i w:val="0"/>
                <w:iCs/>
                <w:sz w:val="16"/>
                <w:szCs w:val="16"/>
              </w:rPr>
              <w:t>hystrix</w:t>
            </w:r>
            <w:proofErr w:type="spellEnd"/>
          </w:p>
        </w:tc>
        <w:tc>
          <w:tcPr>
            <w:tcW w:w="1045" w:type="dxa"/>
            <w:tcBorders>
              <w:top w:val="nil"/>
              <w:left w:val="nil"/>
              <w:bottom w:val="nil"/>
              <w:right w:val="nil"/>
            </w:tcBorders>
            <w:shd w:val="clear" w:color="auto" w:fill="auto"/>
            <w:noWrap/>
            <w:vAlign w:val="bottom"/>
            <w:hideMark/>
          </w:tcPr>
          <w:p w14:paraId="01C9D89A"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0.01</w:t>
            </w:r>
          </w:p>
        </w:tc>
        <w:tc>
          <w:tcPr>
            <w:tcW w:w="642" w:type="dxa"/>
            <w:tcBorders>
              <w:top w:val="nil"/>
              <w:left w:val="nil"/>
              <w:bottom w:val="nil"/>
              <w:right w:val="nil"/>
            </w:tcBorders>
            <w:shd w:val="clear" w:color="auto" w:fill="auto"/>
            <w:noWrap/>
            <w:vAlign w:val="bottom"/>
            <w:hideMark/>
          </w:tcPr>
          <w:p w14:paraId="37874185"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&lt;0.001</w:t>
            </w:r>
          </w:p>
        </w:tc>
        <w:tc>
          <w:tcPr>
            <w:tcW w:w="825" w:type="dxa"/>
            <w:tcBorders>
              <w:top w:val="nil"/>
              <w:left w:val="nil"/>
              <w:bottom w:val="nil"/>
              <w:right w:val="nil"/>
            </w:tcBorders>
            <w:shd w:val="clear" w:color="auto" w:fill="auto"/>
            <w:noWrap/>
            <w:vAlign w:val="bottom"/>
            <w:hideMark/>
          </w:tcPr>
          <w:p w14:paraId="5AE96049"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w:t>
            </w:r>
          </w:p>
        </w:tc>
        <w:tc>
          <w:tcPr>
            <w:tcW w:w="642" w:type="dxa"/>
            <w:tcBorders>
              <w:top w:val="nil"/>
              <w:left w:val="nil"/>
              <w:bottom w:val="nil"/>
              <w:right w:val="nil"/>
            </w:tcBorders>
            <w:shd w:val="clear" w:color="auto" w:fill="auto"/>
            <w:noWrap/>
            <w:vAlign w:val="bottom"/>
            <w:hideMark/>
          </w:tcPr>
          <w:p w14:paraId="461FC09D"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0.685</w:t>
            </w:r>
          </w:p>
        </w:tc>
        <w:tc>
          <w:tcPr>
            <w:tcW w:w="476" w:type="dxa"/>
            <w:tcBorders>
              <w:top w:val="nil"/>
              <w:left w:val="nil"/>
              <w:bottom w:val="nil"/>
              <w:right w:val="nil"/>
            </w:tcBorders>
            <w:shd w:val="clear" w:color="auto" w:fill="auto"/>
            <w:noWrap/>
            <w:vAlign w:val="bottom"/>
            <w:hideMark/>
          </w:tcPr>
          <w:p w14:paraId="4B2D16AF"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0.28</w:t>
            </w:r>
          </w:p>
        </w:tc>
        <w:tc>
          <w:tcPr>
            <w:tcW w:w="807" w:type="dxa"/>
            <w:tcBorders>
              <w:top w:val="nil"/>
              <w:left w:val="nil"/>
              <w:bottom w:val="nil"/>
              <w:right w:val="nil"/>
            </w:tcBorders>
            <w:shd w:val="clear" w:color="auto" w:fill="auto"/>
            <w:noWrap/>
            <w:vAlign w:val="bottom"/>
            <w:hideMark/>
          </w:tcPr>
          <w:p w14:paraId="1BCC14A3"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20</w:t>
            </w:r>
          </w:p>
        </w:tc>
        <w:tc>
          <w:tcPr>
            <w:tcW w:w="714" w:type="dxa"/>
            <w:tcBorders>
              <w:top w:val="nil"/>
              <w:left w:val="nil"/>
              <w:bottom w:val="nil"/>
              <w:right w:val="nil"/>
            </w:tcBorders>
            <w:shd w:val="clear" w:color="auto" w:fill="auto"/>
            <w:noWrap/>
            <w:vAlign w:val="bottom"/>
            <w:hideMark/>
          </w:tcPr>
          <w:p w14:paraId="7F407B9D"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35</w:t>
            </w:r>
          </w:p>
        </w:tc>
        <w:tc>
          <w:tcPr>
            <w:tcW w:w="807" w:type="dxa"/>
            <w:tcBorders>
              <w:top w:val="nil"/>
              <w:left w:val="nil"/>
              <w:bottom w:val="nil"/>
              <w:right w:val="nil"/>
            </w:tcBorders>
            <w:shd w:val="clear" w:color="auto" w:fill="auto"/>
            <w:noWrap/>
            <w:vAlign w:val="bottom"/>
            <w:hideMark/>
          </w:tcPr>
          <w:p w14:paraId="67D34466"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100</w:t>
            </w:r>
          </w:p>
        </w:tc>
        <w:tc>
          <w:tcPr>
            <w:tcW w:w="752" w:type="dxa"/>
            <w:tcBorders>
              <w:top w:val="nil"/>
              <w:left w:val="nil"/>
              <w:bottom w:val="nil"/>
              <w:right w:val="nil"/>
            </w:tcBorders>
            <w:shd w:val="clear" w:color="auto" w:fill="auto"/>
            <w:noWrap/>
            <w:vAlign w:val="bottom"/>
            <w:hideMark/>
          </w:tcPr>
          <w:p w14:paraId="2EF3DB64"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100</w:t>
            </w:r>
          </w:p>
        </w:tc>
      </w:tr>
      <w:tr w:rsidR="006D4863" w:rsidRPr="006D4863" w14:paraId="02CA8F7D" w14:textId="77777777" w:rsidTr="006D4863">
        <w:trPr>
          <w:trHeight w:val="301"/>
        </w:trPr>
        <w:tc>
          <w:tcPr>
            <w:tcW w:w="2238" w:type="dxa"/>
            <w:tcBorders>
              <w:top w:val="nil"/>
              <w:left w:val="nil"/>
              <w:bottom w:val="nil"/>
              <w:right w:val="nil"/>
            </w:tcBorders>
            <w:shd w:val="clear" w:color="auto" w:fill="auto"/>
            <w:noWrap/>
            <w:vAlign w:val="bottom"/>
            <w:hideMark/>
          </w:tcPr>
          <w:p w14:paraId="5F4B291D" w14:textId="77777777" w:rsidR="006D4863" w:rsidRPr="006D4863" w:rsidRDefault="006D4863" w:rsidP="006D4863">
            <w:pPr>
              <w:pStyle w:val="ImageCaption"/>
              <w:spacing w:before="0" w:after="0" w:line="240" w:lineRule="auto"/>
              <w:rPr>
                <w:i w:val="0"/>
                <w:iCs/>
                <w:sz w:val="16"/>
                <w:szCs w:val="16"/>
              </w:rPr>
            </w:pPr>
            <w:proofErr w:type="spellStart"/>
            <w:r w:rsidRPr="006D4863">
              <w:rPr>
                <w:i w:val="0"/>
                <w:iCs/>
                <w:sz w:val="16"/>
                <w:szCs w:val="16"/>
              </w:rPr>
              <w:t>Galium</w:t>
            </w:r>
            <w:proofErr w:type="spellEnd"/>
            <w:r w:rsidRPr="006D4863">
              <w:rPr>
                <w:i w:val="0"/>
                <w:iCs/>
                <w:sz w:val="16"/>
                <w:szCs w:val="16"/>
              </w:rPr>
              <w:t xml:space="preserve"> </w:t>
            </w:r>
            <w:proofErr w:type="spellStart"/>
            <w:r w:rsidRPr="006D4863">
              <w:rPr>
                <w:i w:val="0"/>
                <w:iCs/>
                <w:sz w:val="16"/>
                <w:szCs w:val="16"/>
              </w:rPr>
              <w:t>pyrenaicum</w:t>
            </w:r>
            <w:proofErr w:type="spellEnd"/>
          </w:p>
        </w:tc>
        <w:tc>
          <w:tcPr>
            <w:tcW w:w="1045" w:type="dxa"/>
            <w:tcBorders>
              <w:top w:val="nil"/>
              <w:left w:val="nil"/>
              <w:bottom w:val="nil"/>
              <w:right w:val="nil"/>
            </w:tcBorders>
            <w:shd w:val="clear" w:color="auto" w:fill="auto"/>
            <w:noWrap/>
            <w:vAlign w:val="bottom"/>
            <w:hideMark/>
          </w:tcPr>
          <w:p w14:paraId="6175223D"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w:t>
            </w:r>
          </w:p>
        </w:tc>
        <w:tc>
          <w:tcPr>
            <w:tcW w:w="642" w:type="dxa"/>
            <w:tcBorders>
              <w:top w:val="nil"/>
              <w:left w:val="nil"/>
              <w:bottom w:val="nil"/>
              <w:right w:val="nil"/>
            </w:tcBorders>
            <w:shd w:val="clear" w:color="auto" w:fill="auto"/>
            <w:noWrap/>
            <w:vAlign w:val="bottom"/>
            <w:hideMark/>
          </w:tcPr>
          <w:p w14:paraId="65AF5CCB"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0.938</w:t>
            </w:r>
          </w:p>
        </w:tc>
        <w:tc>
          <w:tcPr>
            <w:tcW w:w="825" w:type="dxa"/>
            <w:tcBorders>
              <w:top w:val="nil"/>
              <w:left w:val="nil"/>
              <w:bottom w:val="nil"/>
              <w:right w:val="nil"/>
            </w:tcBorders>
            <w:shd w:val="clear" w:color="auto" w:fill="auto"/>
            <w:noWrap/>
            <w:vAlign w:val="bottom"/>
            <w:hideMark/>
          </w:tcPr>
          <w:p w14:paraId="1387C166"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0.03</w:t>
            </w:r>
          </w:p>
        </w:tc>
        <w:tc>
          <w:tcPr>
            <w:tcW w:w="642" w:type="dxa"/>
            <w:tcBorders>
              <w:top w:val="nil"/>
              <w:left w:val="nil"/>
              <w:bottom w:val="nil"/>
              <w:right w:val="nil"/>
            </w:tcBorders>
            <w:shd w:val="clear" w:color="auto" w:fill="auto"/>
            <w:noWrap/>
            <w:vAlign w:val="bottom"/>
            <w:hideMark/>
          </w:tcPr>
          <w:p w14:paraId="5A131DE0"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&lt;0.001</w:t>
            </w:r>
          </w:p>
        </w:tc>
        <w:tc>
          <w:tcPr>
            <w:tcW w:w="476" w:type="dxa"/>
            <w:tcBorders>
              <w:top w:val="nil"/>
              <w:left w:val="nil"/>
              <w:bottom w:val="nil"/>
              <w:right w:val="nil"/>
            </w:tcBorders>
            <w:shd w:val="clear" w:color="auto" w:fill="auto"/>
            <w:noWrap/>
            <w:vAlign w:val="bottom"/>
            <w:hideMark/>
          </w:tcPr>
          <w:p w14:paraId="2A6E0094"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0.37</w:t>
            </w:r>
          </w:p>
        </w:tc>
        <w:tc>
          <w:tcPr>
            <w:tcW w:w="807" w:type="dxa"/>
            <w:tcBorders>
              <w:top w:val="nil"/>
              <w:left w:val="nil"/>
              <w:bottom w:val="nil"/>
              <w:right w:val="nil"/>
            </w:tcBorders>
            <w:shd w:val="clear" w:color="auto" w:fill="auto"/>
            <w:noWrap/>
            <w:vAlign w:val="bottom"/>
            <w:hideMark/>
          </w:tcPr>
          <w:p w14:paraId="5918FE50"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95</w:t>
            </w:r>
          </w:p>
        </w:tc>
        <w:tc>
          <w:tcPr>
            <w:tcW w:w="714" w:type="dxa"/>
            <w:tcBorders>
              <w:top w:val="nil"/>
              <w:left w:val="nil"/>
              <w:bottom w:val="nil"/>
              <w:right w:val="nil"/>
            </w:tcBorders>
            <w:shd w:val="clear" w:color="auto" w:fill="auto"/>
            <w:noWrap/>
            <w:vAlign w:val="bottom"/>
            <w:hideMark/>
          </w:tcPr>
          <w:p w14:paraId="2EE12705"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2</w:t>
            </w:r>
          </w:p>
        </w:tc>
        <w:tc>
          <w:tcPr>
            <w:tcW w:w="807" w:type="dxa"/>
            <w:tcBorders>
              <w:top w:val="nil"/>
              <w:left w:val="nil"/>
              <w:bottom w:val="nil"/>
              <w:right w:val="nil"/>
            </w:tcBorders>
            <w:shd w:val="clear" w:color="auto" w:fill="auto"/>
            <w:noWrap/>
            <w:vAlign w:val="bottom"/>
            <w:hideMark/>
          </w:tcPr>
          <w:p w14:paraId="0EA2AA22"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96</w:t>
            </w:r>
          </w:p>
        </w:tc>
        <w:tc>
          <w:tcPr>
            <w:tcW w:w="752" w:type="dxa"/>
            <w:tcBorders>
              <w:top w:val="nil"/>
              <w:left w:val="nil"/>
              <w:bottom w:val="nil"/>
              <w:right w:val="nil"/>
            </w:tcBorders>
            <w:shd w:val="clear" w:color="auto" w:fill="auto"/>
            <w:noWrap/>
            <w:vAlign w:val="bottom"/>
            <w:hideMark/>
          </w:tcPr>
          <w:p w14:paraId="1165A07D"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3</w:t>
            </w:r>
          </w:p>
        </w:tc>
      </w:tr>
      <w:tr w:rsidR="006D4863" w:rsidRPr="006D4863" w14:paraId="33E491D6" w14:textId="77777777" w:rsidTr="006D4863">
        <w:trPr>
          <w:trHeight w:val="301"/>
        </w:trPr>
        <w:tc>
          <w:tcPr>
            <w:tcW w:w="2238" w:type="dxa"/>
            <w:tcBorders>
              <w:top w:val="nil"/>
              <w:left w:val="nil"/>
              <w:bottom w:val="nil"/>
              <w:right w:val="nil"/>
            </w:tcBorders>
            <w:shd w:val="clear" w:color="auto" w:fill="auto"/>
            <w:noWrap/>
            <w:vAlign w:val="bottom"/>
            <w:hideMark/>
          </w:tcPr>
          <w:p w14:paraId="2FEF6B1A"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 xml:space="preserve">Helianthemum </w:t>
            </w:r>
            <w:proofErr w:type="spellStart"/>
            <w:r w:rsidRPr="006D4863">
              <w:rPr>
                <w:i w:val="0"/>
                <w:iCs/>
                <w:sz w:val="16"/>
                <w:szCs w:val="16"/>
              </w:rPr>
              <w:t>canum</w:t>
            </w:r>
            <w:proofErr w:type="spellEnd"/>
          </w:p>
        </w:tc>
        <w:tc>
          <w:tcPr>
            <w:tcW w:w="1045" w:type="dxa"/>
            <w:tcBorders>
              <w:top w:val="nil"/>
              <w:left w:val="nil"/>
              <w:bottom w:val="nil"/>
              <w:right w:val="nil"/>
            </w:tcBorders>
            <w:shd w:val="clear" w:color="auto" w:fill="auto"/>
            <w:noWrap/>
            <w:vAlign w:val="bottom"/>
            <w:hideMark/>
          </w:tcPr>
          <w:p w14:paraId="0EECA33C"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0.01</w:t>
            </w:r>
          </w:p>
        </w:tc>
        <w:tc>
          <w:tcPr>
            <w:tcW w:w="642" w:type="dxa"/>
            <w:tcBorders>
              <w:top w:val="nil"/>
              <w:left w:val="nil"/>
              <w:bottom w:val="nil"/>
              <w:right w:val="nil"/>
            </w:tcBorders>
            <w:shd w:val="clear" w:color="auto" w:fill="auto"/>
            <w:noWrap/>
            <w:vAlign w:val="bottom"/>
            <w:hideMark/>
          </w:tcPr>
          <w:p w14:paraId="273EF6A9"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&lt;0.001</w:t>
            </w:r>
          </w:p>
        </w:tc>
        <w:tc>
          <w:tcPr>
            <w:tcW w:w="825" w:type="dxa"/>
            <w:tcBorders>
              <w:top w:val="nil"/>
              <w:left w:val="nil"/>
              <w:bottom w:val="nil"/>
              <w:right w:val="nil"/>
            </w:tcBorders>
            <w:shd w:val="clear" w:color="auto" w:fill="auto"/>
            <w:noWrap/>
            <w:vAlign w:val="bottom"/>
            <w:hideMark/>
          </w:tcPr>
          <w:p w14:paraId="35897E46"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w:t>
            </w:r>
          </w:p>
        </w:tc>
        <w:tc>
          <w:tcPr>
            <w:tcW w:w="642" w:type="dxa"/>
            <w:tcBorders>
              <w:top w:val="nil"/>
              <w:left w:val="nil"/>
              <w:bottom w:val="nil"/>
              <w:right w:val="nil"/>
            </w:tcBorders>
            <w:shd w:val="clear" w:color="auto" w:fill="auto"/>
            <w:noWrap/>
            <w:vAlign w:val="bottom"/>
            <w:hideMark/>
          </w:tcPr>
          <w:p w14:paraId="76BE04D7"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0.427</w:t>
            </w:r>
          </w:p>
        </w:tc>
        <w:tc>
          <w:tcPr>
            <w:tcW w:w="476" w:type="dxa"/>
            <w:tcBorders>
              <w:top w:val="nil"/>
              <w:left w:val="nil"/>
              <w:bottom w:val="nil"/>
              <w:right w:val="nil"/>
            </w:tcBorders>
            <w:shd w:val="clear" w:color="auto" w:fill="auto"/>
            <w:noWrap/>
            <w:vAlign w:val="bottom"/>
            <w:hideMark/>
          </w:tcPr>
          <w:p w14:paraId="72CC9BE5"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0.39</w:t>
            </w:r>
          </w:p>
        </w:tc>
        <w:tc>
          <w:tcPr>
            <w:tcW w:w="807" w:type="dxa"/>
            <w:tcBorders>
              <w:top w:val="nil"/>
              <w:left w:val="nil"/>
              <w:bottom w:val="nil"/>
              <w:right w:val="nil"/>
            </w:tcBorders>
            <w:shd w:val="clear" w:color="auto" w:fill="auto"/>
            <w:noWrap/>
            <w:vAlign w:val="bottom"/>
            <w:hideMark/>
          </w:tcPr>
          <w:p w14:paraId="2E85A0B2"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59</w:t>
            </w:r>
          </w:p>
        </w:tc>
        <w:tc>
          <w:tcPr>
            <w:tcW w:w="714" w:type="dxa"/>
            <w:tcBorders>
              <w:top w:val="nil"/>
              <w:left w:val="nil"/>
              <w:bottom w:val="nil"/>
              <w:right w:val="nil"/>
            </w:tcBorders>
            <w:shd w:val="clear" w:color="auto" w:fill="auto"/>
            <w:noWrap/>
            <w:vAlign w:val="bottom"/>
            <w:hideMark/>
          </w:tcPr>
          <w:p w14:paraId="577293EB"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81</w:t>
            </w:r>
          </w:p>
        </w:tc>
        <w:tc>
          <w:tcPr>
            <w:tcW w:w="807" w:type="dxa"/>
            <w:tcBorders>
              <w:top w:val="nil"/>
              <w:left w:val="nil"/>
              <w:bottom w:val="nil"/>
              <w:right w:val="nil"/>
            </w:tcBorders>
            <w:shd w:val="clear" w:color="auto" w:fill="auto"/>
            <w:noWrap/>
            <w:vAlign w:val="bottom"/>
            <w:hideMark/>
          </w:tcPr>
          <w:p w14:paraId="61A1949B"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100</w:t>
            </w:r>
          </w:p>
        </w:tc>
        <w:tc>
          <w:tcPr>
            <w:tcW w:w="752" w:type="dxa"/>
            <w:tcBorders>
              <w:top w:val="nil"/>
              <w:left w:val="nil"/>
              <w:bottom w:val="nil"/>
              <w:right w:val="nil"/>
            </w:tcBorders>
            <w:shd w:val="clear" w:color="auto" w:fill="auto"/>
            <w:noWrap/>
            <w:vAlign w:val="bottom"/>
            <w:hideMark/>
          </w:tcPr>
          <w:p w14:paraId="0ECEF047"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100</w:t>
            </w:r>
          </w:p>
        </w:tc>
      </w:tr>
      <w:tr w:rsidR="006D4863" w:rsidRPr="006D4863" w14:paraId="62678942" w14:textId="77777777" w:rsidTr="006D4863">
        <w:trPr>
          <w:trHeight w:val="301"/>
        </w:trPr>
        <w:tc>
          <w:tcPr>
            <w:tcW w:w="2238" w:type="dxa"/>
            <w:tcBorders>
              <w:top w:val="nil"/>
              <w:left w:val="nil"/>
              <w:bottom w:val="nil"/>
              <w:right w:val="nil"/>
            </w:tcBorders>
            <w:shd w:val="clear" w:color="auto" w:fill="auto"/>
            <w:noWrap/>
            <w:vAlign w:val="bottom"/>
            <w:hideMark/>
          </w:tcPr>
          <w:p w14:paraId="62BB8180"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 xml:space="preserve">Iberis </w:t>
            </w:r>
            <w:proofErr w:type="spellStart"/>
            <w:r w:rsidRPr="006D4863">
              <w:rPr>
                <w:i w:val="0"/>
                <w:iCs/>
                <w:sz w:val="16"/>
                <w:szCs w:val="16"/>
              </w:rPr>
              <w:t>carnosa</w:t>
            </w:r>
            <w:proofErr w:type="spellEnd"/>
          </w:p>
        </w:tc>
        <w:tc>
          <w:tcPr>
            <w:tcW w:w="1045" w:type="dxa"/>
            <w:tcBorders>
              <w:top w:val="nil"/>
              <w:left w:val="nil"/>
              <w:bottom w:val="nil"/>
              <w:right w:val="nil"/>
            </w:tcBorders>
            <w:shd w:val="clear" w:color="auto" w:fill="auto"/>
            <w:noWrap/>
            <w:vAlign w:val="bottom"/>
            <w:hideMark/>
          </w:tcPr>
          <w:p w14:paraId="4E6405A2"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w:t>
            </w:r>
          </w:p>
        </w:tc>
        <w:tc>
          <w:tcPr>
            <w:tcW w:w="642" w:type="dxa"/>
            <w:tcBorders>
              <w:top w:val="nil"/>
              <w:left w:val="nil"/>
              <w:bottom w:val="nil"/>
              <w:right w:val="nil"/>
            </w:tcBorders>
            <w:shd w:val="clear" w:color="auto" w:fill="auto"/>
            <w:noWrap/>
            <w:vAlign w:val="bottom"/>
            <w:hideMark/>
          </w:tcPr>
          <w:p w14:paraId="6E38F489"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0.018</w:t>
            </w:r>
          </w:p>
        </w:tc>
        <w:tc>
          <w:tcPr>
            <w:tcW w:w="825" w:type="dxa"/>
            <w:tcBorders>
              <w:top w:val="nil"/>
              <w:left w:val="nil"/>
              <w:bottom w:val="nil"/>
              <w:right w:val="nil"/>
            </w:tcBorders>
            <w:shd w:val="clear" w:color="auto" w:fill="auto"/>
            <w:noWrap/>
            <w:vAlign w:val="bottom"/>
            <w:hideMark/>
          </w:tcPr>
          <w:p w14:paraId="1A0A2010"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0.02</w:t>
            </w:r>
          </w:p>
        </w:tc>
        <w:tc>
          <w:tcPr>
            <w:tcW w:w="642" w:type="dxa"/>
            <w:tcBorders>
              <w:top w:val="nil"/>
              <w:left w:val="nil"/>
              <w:bottom w:val="nil"/>
              <w:right w:val="nil"/>
            </w:tcBorders>
            <w:shd w:val="clear" w:color="auto" w:fill="auto"/>
            <w:noWrap/>
            <w:vAlign w:val="bottom"/>
            <w:hideMark/>
          </w:tcPr>
          <w:p w14:paraId="117CB5B2"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&lt;0.001</w:t>
            </w:r>
          </w:p>
        </w:tc>
        <w:tc>
          <w:tcPr>
            <w:tcW w:w="476" w:type="dxa"/>
            <w:tcBorders>
              <w:top w:val="nil"/>
              <w:left w:val="nil"/>
              <w:bottom w:val="nil"/>
              <w:right w:val="nil"/>
            </w:tcBorders>
            <w:shd w:val="clear" w:color="auto" w:fill="auto"/>
            <w:noWrap/>
            <w:vAlign w:val="bottom"/>
            <w:hideMark/>
          </w:tcPr>
          <w:p w14:paraId="785323C2"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0.28</w:t>
            </w:r>
          </w:p>
        </w:tc>
        <w:tc>
          <w:tcPr>
            <w:tcW w:w="807" w:type="dxa"/>
            <w:tcBorders>
              <w:top w:val="nil"/>
              <w:left w:val="nil"/>
              <w:bottom w:val="nil"/>
              <w:right w:val="nil"/>
            </w:tcBorders>
            <w:shd w:val="clear" w:color="auto" w:fill="auto"/>
            <w:noWrap/>
            <w:vAlign w:val="bottom"/>
            <w:hideMark/>
          </w:tcPr>
          <w:p w14:paraId="288FCF3A"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83</w:t>
            </w:r>
          </w:p>
        </w:tc>
        <w:tc>
          <w:tcPr>
            <w:tcW w:w="714" w:type="dxa"/>
            <w:tcBorders>
              <w:top w:val="nil"/>
              <w:left w:val="nil"/>
              <w:bottom w:val="nil"/>
              <w:right w:val="nil"/>
            </w:tcBorders>
            <w:shd w:val="clear" w:color="auto" w:fill="auto"/>
            <w:noWrap/>
            <w:vAlign w:val="bottom"/>
            <w:hideMark/>
          </w:tcPr>
          <w:p w14:paraId="300DA064"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3</w:t>
            </w:r>
          </w:p>
        </w:tc>
        <w:tc>
          <w:tcPr>
            <w:tcW w:w="807" w:type="dxa"/>
            <w:tcBorders>
              <w:top w:val="nil"/>
              <w:left w:val="nil"/>
              <w:bottom w:val="nil"/>
              <w:right w:val="nil"/>
            </w:tcBorders>
            <w:shd w:val="clear" w:color="auto" w:fill="auto"/>
            <w:noWrap/>
            <w:vAlign w:val="bottom"/>
            <w:hideMark/>
          </w:tcPr>
          <w:p w14:paraId="15CED846"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1</w:t>
            </w:r>
          </w:p>
        </w:tc>
        <w:tc>
          <w:tcPr>
            <w:tcW w:w="752" w:type="dxa"/>
            <w:tcBorders>
              <w:top w:val="nil"/>
              <w:left w:val="nil"/>
              <w:bottom w:val="nil"/>
              <w:right w:val="nil"/>
            </w:tcBorders>
            <w:shd w:val="clear" w:color="auto" w:fill="auto"/>
            <w:noWrap/>
            <w:vAlign w:val="bottom"/>
            <w:hideMark/>
          </w:tcPr>
          <w:p w14:paraId="3B4BB4E5"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r>
      <w:tr w:rsidR="006D4863" w:rsidRPr="006D4863" w14:paraId="0402E4E9" w14:textId="77777777" w:rsidTr="006D4863">
        <w:trPr>
          <w:trHeight w:val="301"/>
        </w:trPr>
        <w:tc>
          <w:tcPr>
            <w:tcW w:w="2238" w:type="dxa"/>
            <w:tcBorders>
              <w:top w:val="nil"/>
              <w:left w:val="nil"/>
              <w:right w:val="nil"/>
            </w:tcBorders>
            <w:shd w:val="clear" w:color="auto" w:fill="auto"/>
            <w:noWrap/>
            <w:vAlign w:val="bottom"/>
            <w:hideMark/>
          </w:tcPr>
          <w:p w14:paraId="3909A189"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 xml:space="preserve">Lotus </w:t>
            </w:r>
            <w:proofErr w:type="spellStart"/>
            <w:r w:rsidRPr="006D4863">
              <w:rPr>
                <w:i w:val="0"/>
                <w:iCs/>
                <w:sz w:val="16"/>
                <w:szCs w:val="16"/>
              </w:rPr>
              <w:t>corniculatus</w:t>
            </w:r>
            <w:proofErr w:type="spellEnd"/>
          </w:p>
        </w:tc>
        <w:tc>
          <w:tcPr>
            <w:tcW w:w="1045" w:type="dxa"/>
            <w:tcBorders>
              <w:top w:val="nil"/>
              <w:left w:val="nil"/>
              <w:right w:val="nil"/>
            </w:tcBorders>
            <w:shd w:val="clear" w:color="auto" w:fill="auto"/>
            <w:noWrap/>
            <w:vAlign w:val="bottom"/>
            <w:hideMark/>
          </w:tcPr>
          <w:p w14:paraId="4186E893"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w:t>
            </w:r>
          </w:p>
        </w:tc>
        <w:tc>
          <w:tcPr>
            <w:tcW w:w="642" w:type="dxa"/>
            <w:tcBorders>
              <w:top w:val="nil"/>
              <w:left w:val="nil"/>
              <w:right w:val="nil"/>
            </w:tcBorders>
            <w:shd w:val="clear" w:color="auto" w:fill="auto"/>
            <w:noWrap/>
            <w:vAlign w:val="bottom"/>
            <w:hideMark/>
          </w:tcPr>
          <w:p w14:paraId="6F952724"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0.035</w:t>
            </w:r>
          </w:p>
        </w:tc>
        <w:tc>
          <w:tcPr>
            <w:tcW w:w="825" w:type="dxa"/>
            <w:tcBorders>
              <w:top w:val="nil"/>
              <w:left w:val="nil"/>
              <w:right w:val="nil"/>
            </w:tcBorders>
            <w:shd w:val="clear" w:color="auto" w:fill="auto"/>
            <w:noWrap/>
            <w:vAlign w:val="bottom"/>
            <w:hideMark/>
          </w:tcPr>
          <w:p w14:paraId="480B84D1"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-0.04</w:t>
            </w:r>
          </w:p>
        </w:tc>
        <w:tc>
          <w:tcPr>
            <w:tcW w:w="642" w:type="dxa"/>
            <w:tcBorders>
              <w:top w:val="nil"/>
              <w:left w:val="nil"/>
              <w:right w:val="nil"/>
            </w:tcBorders>
            <w:shd w:val="clear" w:color="auto" w:fill="auto"/>
            <w:noWrap/>
            <w:vAlign w:val="bottom"/>
            <w:hideMark/>
          </w:tcPr>
          <w:p w14:paraId="7CF31FC3"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0.049</w:t>
            </w:r>
          </w:p>
        </w:tc>
        <w:tc>
          <w:tcPr>
            <w:tcW w:w="476" w:type="dxa"/>
            <w:tcBorders>
              <w:top w:val="nil"/>
              <w:left w:val="nil"/>
              <w:right w:val="nil"/>
            </w:tcBorders>
            <w:shd w:val="clear" w:color="auto" w:fill="auto"/>
            <w:noWrap/>
            <w:vAlign w:val="bottom"/>
            <w:hideMark/>
          </w:tcPr>
          <w:p w14:paraId="161673E1"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0.19</w:t>
            </w:r>
          </w:p>
        </w:tc>
        <w:tc>
          <w:tcPr>
            <w:tcW w:w="807" w:type="dxa"/>
            <w:tcBorders>
              <w:top w:val="nil"/>
              <w:left w:val="nil"/>
              <w:right w:val="nil"/>
            </w:tcBorders>
            <w:shd w:val="clear" w:color="auto" w:fill="auto"/>
            <w:noWrap/>
            <w:vAlign w:val="bottom"/>
            <w:hideMark/>
          </w:tcPr>
          <w:p w14:paraId="766831E9"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c>
          <w:tcPr>
            <w:tcW w:w="714" w:type="dxa"/>
            <w:tcBorders>
              <w:top w:val="nil"/>
              <w:left w:val="nil"/>
              <w:right w:val="nil"/>
            </w:tcBorders>
            <w:shd w:val="clear" w:color="auto" w:fill="auto"/>
            <w:noWrap/>
            <w:vAlign w:val="bottom"/>
            <w:hideMark/>
          </w:tcPr>
          <w:p w14:paraId="164FBA2C"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39</w:t>
            </w:r>
          </w:p>
        </w:tc>
        <w:tc>
          <w:tcPr>
            <w:tcW w:w="807" w:type="dxa"/>
            <w:tcBorders>
              <w:top w:val="nil"/>
              <w:left w:val="nil"/>
              <w:right w:val="nil"/>
            </w:tcBorders>
            <w:shd w:val="clear" w:color="auto" w:fill="auto"/>
            <w:noWrap/>
            <w:vAlign w:val="bottom"/>
            <w:hideMark/>
          </w:tcPr>
          <w:p w14:paraId="0BA5EDA6"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c>
          <w:tcPr>
            <w:tcW w:w="752" w:type="dxa"/>
            <w:tcBorders>
              <w:top w:val="nil"/>
              <w:left w:val="nil"/>
              <w:right w:val="nil"/>
            </w:tcBorders>
            <w:shd w:val="clear" w:color="auto" w:fill="auto"/>
            <w:noWrap/>
            <w:vAlign w:val="bottom"/>
            <w:hideMark/>
          </w:tcPr>
          <w:p w14:paraId="779AAD9A"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99</w:t>
            </w:r>
          </w:p>
        </w:tc>
      </w:tr>
      <w:tr w:rsidR="006D4863" w:rsidRPr="006D4863" w14:paraId="387F8FC4" w14:textId="77777777" w:rsidTr="006D4863">
        <w:trPr>
          <w:trHeight w:val="301"/>
        </w:trPr>
        <w:tc>
          <w:tcPr>
            <w:tcW w:w="2238" w:type="dxa"/>
            <w:tcBorders>
              <w:top w:val="nil"/>
              <w:left w:val="nil"/>
              <w:bottom w:val="single" w:sz="4" w:space="0" w:color="auto"/>
              <w:right w:val="nil"/>
            </w:tcBorders>
            <w:shd w:val="clear" w:color="auto" w:fill="auto"/>
            <w:noWrap/>
            <w:vAlign w:val="bottom"/>
            <w:hideMark/>
          </w:tcPr>
          <w:p w14:paraId="7E146AC6"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Scilla verna</w:t>
            </w:r>
          </w:p>
        </w:tc>
        <w:tc>
          <w:tcPr>
            <w:tcW w:w="1045" w:type="dxa"/>
            <w:tcBorders>
              <w:top w:val="nil"/>
              <w:left w:val="nil"/>
              <w:bottom w:val="single" w:sz="4" w:space="0" w:color="auto"/>
              <w:right w:val="nil"/>
            </w:tcBorders>
            <w:shd w:val="clear" w:color="auto" w:fill="auto"/>
            <w:noWrap/>
            <w:vAlign w:val="bottom"/>
            <w:hideMark/>
          </w:tcPr>
          <w:p w14:paraId="70512D9B"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w:t>
            </w:r>
          </w:p>
        </w:tc>
        <w:tc>
          <w:tcPr>
            <w:tcW w:w="642" w:type="dxa"/>
            <w:tcBorders>
              <w:top w:val="nil"/>
              <w:left w:val="nil"/>
              <w:bottom w:val="single" w:sz="4" w:space="0" w:color="auto"/>
              <w:right w:val="nil"/>
            </w:tcBorders>
            <w:shd w:val="clear" w:color="auto" w:fill="auto"/>
            <w:noWrap/>
            <w:vAlign w:val="bottom"/>
            <w:hideMark/>
          </w:tcPr>
          <w:p w14:paraId="754F80ED"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0.004</w:t>
            </w:r>
          </w:p>
        </w:tc>
        <w:tc>
          <w:tcPr>
            <w:tcW w:w="825" w:type="dxa"/>
            <w:tcBorders>
              <w:top w:val="nil"/>
              <w:left w:val="nil"/>
              <w:bottom w:val="single" w:sz="4" w:space="0" w:color="auto"/>
              <w:right w:val="nil"/>
            </w:tcBorders>
            <w:shd w:val="clear" w:color="auto" w:fill="auto"/>
            <w:noWrap/>
            <w:vAlign w:val="bottom"/>
            <w:hideMark/>
          </w:tcPr>
          <w:p w14:paraId="0611FA6A"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-0.05</w:t>
            </w:r>
          </w:p>
        </w:tc>
        <w:tc>
          <w:tcPr>
            <w:tcW w:w="642" w:type="dxa"/>
            <w:tcBorders>
              <w:top w:val="nil"/>
              <w:left w:val="nil"/>
              <w:bottom w:val="single" w:sz="4" w:space="0" w:color="auto"/>
              <w:right w:val="nil"/>
            </w:tcBorders>
            <w:shd w:val="clear" w:color="auto" w:fill="auto"/>
            <w:noWrap/>
            <w:vAlign w:val="bottom"/>
            <w:hideMark/>
          </w:tcPr>
          <w:p w14:paraId="7AC060CA"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0.033</w:t>
            </w:r>
          </w:p>
        </w:tc>
        <w:tc>
          <w:tcPr>
            <w:tcW w:w="476" w:type="dxa"/>
            <w:tcBorders>
              <w:top w:val="nil"/>
              <w:left w:val="nil"/>
              <w:bottom w:val="single" w:sz="4" w:space="0" w:color="auto"/>
              <w:right w:val="nil"/>
            </w:tcBorders>
            <w:shd w:val="clear" w:color="auto" w:fill="auto"/>
            <w:noWrap/>
            <w:vAlign w:val="bottom"/>
            <w:hideMark/>
          </w:tcPr>
          <w:p w14:paraId="414E0CA2" w14:textId="77777777" w:rsidR="006D4863" w:rsidRPr="006D4863" w:rsidRDefault="006D4863" w:rsidP="006D4863">
            <w:pPr>
              <w:pStyle w:val="ImageCaption"/>
              <w:spacing w:before="0" w:after="0" w:line="240" w:lineRule="auto"/>
              <w:rPr>
                <w:i w:val="0"/>
                <w:iCs/>
                <w:sz w:val="16"/>
                <w:szCs w:val="16"/>
              </w:rPr>
            </w:pPr>
            <w:r w:rsidRPr="006D4863">
              <w:rPr>
                <w:i w:val="0"/>
                <w:iCs/>
                <w:sz w:val="16"/>
                <w:szCs w:val="16"/>
              </w:rPr>
              <w:t>0.28</w:t>
            </w:r>
          </w:p>
        </w:tc>
        <w:tc>
          <w:tcPr>
            <w:tcW w:w="807" w:type="dxa"/>
            <w:tcBorders>
              <w:top w:val="nil"/>
              <w:left w:val="nil"/>
              <w:bottom w:val="single" w:sz="4" w:space="0" w:color="auto"/>
              <w:right w:val="nil"/>
            </w:tcBorders>
            <w:shd w:val="clear" w:color="auto" w:fill="auto"/>
            <w:noWrap/>
            <w:vAlign w:val="bottom"/>
            <w:hideMark/>
          </w:tcPr>
          <w:p w14:paraId="6A478861"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0</w:t>
            </w:r>
          </w:p>
        </w:tc>
        <w:tc>
          <w:tcPr>
            <w:tcW w:w="714" w:type="dxa"/>
            <w:tcBorders>
              <w:top w:val="nil"/>
              <w:left w:val="nil"/>
              <w:bottom w:val="single" w:sz="4" w:space="0" w:color="auto"/>
              <w:right w:val="nil"/>
            </w:tcBorders>
            <w:shd w:val="clear" w:color="auto" w:fill="auto"/>
            <w:noWrap/>
            <w:vAlign w:val="bottom"/>
            <w:hideMark/>
          </w:tcPr>
          <w:p w14:paraId="5547CFCC"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46</w:t>
            </w:r>
          </w:p>
        </w:tc>
        <w:tc>
          <w:tcPr>
            <w:tcW w:w="807" w:type="dxa"/>
            <w:tcBorders>
              <w:top w:val="nil"/>
              <w:left w:val="nil"/>
              <w:bottom w:val="single" w:sz="4" w:space="0" w:color="auto"/>
              <w:right w:val="nil"/>
            </w:tcBorders>
            <w:shd w:val="clear" w:color="auto" w:fill="auto"/>
            <w:noWrap/>
            <w:vAlign w:val="bottom"/>
            <w:hideMark/>
          </w:tcPr>
          <w:p w14:paraId="3EFBA7CA" w14:textId="77777777" w:rsidR="006D4863" w:rsidRPr="006D4863" w:rsidRDefault="006D4863" w:rsidP="006D4863">
            <w:pPr>
              <w:pStyle w:val="ImageCaption"/>
              <w:spacing w:before="0" w:after="0" w:line="240" w:lineRule="auto"/>
              <w:jc w:val="center"/>
              <w:rPr>
                <w:i w:val="0"/>
                <w:iCs/>
                <w:color w:val="FF0000"/>
                <w:sz w:val="16"/>
                <w:szCs w:val="16"/>
              </w:rPr>
            </w:pPr>
            <w:r w:rsidRPr="006D4863">
              <w:rPr>
                <w:i w:val="0"/>
                <w:iCs/>
                <w:color w:val="FF0000"/>
                <w:sz w:val="16"/>
                <w:szCs w:val="16"/>
              </w:rPr>
              <w:t>2</w:t>
            </w:r>
          </w:p>
        </w:tc>
        <w:tc>
          <w:tcPr>
            <w:tcW w:w="752" w:type="dxa"/>
            <w:tcBorders>
              <w:top w:val="nil"/>
              <w:left w:val="nil"/>
              <w:bottom w:val="single" w:sz="4" w:space="0" w:color="auto"/>
              <w:right w:val="nil"/>
            </w:tcBorders>
            <w:shd w:val="clear" w:color="auto" w:fill="auto"/>
            <w:noWrap/>
            <w:vAlign w:val="bottom"/>
            <w:hideMark/>
          </w:tcPr>
          <w:p w14:paraId="5760D2B0" w14:textId="77777777" w:rsidR="006D4863" w:rsidRPr="006D4863" w:rsidRDefault="006D4863" w:rsidP="006D4863">
            <w:pPr>
              <w:pStyle w:val="ImageCaption"/>
              <w:spacing w:before="0" w:after="0" w:line="240" w:lineRule="auto"/>
              <w:jc w:val="center"/>
              <w:rPr>
                <w:i w:val="0"/>
                <w:iCs/>
                <w:sz w:val="16"/>
                <w:szCs w:val="16"/>
              </w:rPr>
            </w:pPr>
            <w:r w:rsidRPr="006D4863">
              <w:rPr>
                <w:i w:val="0"/>
                <w:iCs/>
                <w:sz w:val="16"/>
                <w:szCs w:val="16"/>
              </w:rPr>
              <w:t>100</w:t>
            </w:r>
          </w:p>
        </w:tc>
      </w:tr>
    </w:tbl>
    <w:p w14:paraId="2022C460" w14:textId="77777777" w:rsidR="009B45A8" w:rsidRPr="006D4863" w:rsidRDefault="009B45A8" w:rsidP="006D4863">
      <w:pPr>
        <w:pStyle w:val="ImageCaption"/>
        <w:spacing w:before="0" w:after="0" w:line="240" w:lineRule="auto"/>
        <w:rPr>
          <w:i w:val="0"/>
          <w:iCs/>
          <w:sz w:val="16"/>
          <w:szCs w:val="16"/>
        </w:rPr>
      </w:pPr>
    </w:p>
    <w:p w14:paraId="1C15CD56" w14:textId="77777777" w:rsidR="009B45A8" w:rsidRDefault="009B45A8">
      <w:pPr>
        <w:spacing w:before="0" w:after="200" w:line="240" w:lineRule="auto"/>
        <w:jc w:val="left"/>
        <w:rPr>
          <w:b/>
          <w:bCs/>
        </w:rPr>
      </w:pPr>
      <w:r>
        <w:rPr>
          <w:b/>
          <w:bCs/>
        </w:rPr>
        <w:br w:type="page"/>
      </w:r>
    </w:p>
    <w:p w14:paraId="7F403231" w14:textId="067D9DA7" w:rsidR="0077411B" w:rsidRDefault="00EE6491" w:rsidP="00A27180">
      <w:pPr>
        <w:pStyle w:val="Bibliografa"/>
        <w:rPr>
          <w:b/>
          <w:bCs/>
          <w:sz w:val="22"/>
          <w:szCs w:val="22"/>
        </w:rPr>
      </w:pPr>
      <w:r w:rsidRPr="00252EB2">
        <w:rPr>
          <w:b/>
          <w:bCs/>
          <w:sz w:val="22"/>
          <w:szCs w:val="22"/>
        </w:rPr>
        <w:lastRenderedPageBreak/>
        <w:t>Supplementary material</w:t>
      </w:r>
    </w:p>
    <w:p w14:paraId="5CCB7188" w14:textId="1C21B26C" w:rsidR="00A818AF" w:rsidRPr="0023494D" w:rsidRDefault="00A818AF" w:rsidP="00A27180">
      <w:pPr>
        <w:pStyle w:val="Bibliografa"/>
        <w:rPr>
          <w:sz w:val="22"/>
          <w:szCs w:val="22"/>
        </w:rPr>
      </w:pPr>
      <w:r>
        <w:rPr>
          <w:b/>
          <w:bCs/>
          <w:sz w:val="22"/>
          <w:szCs w:val="22"/>
        </w:rPr>
        <w:t xml:space="preserve">Fig. S1. </w:t>
      </w:r>
      <w:r w:rsidR="009E7D43">
        <w:rPr>
          <w:sz w:val="22"/>
          <w:szCs w:val="22"/>
        </w:rPr>
        <w:t xml:space="preserve">Annual </w:t>
      </w:r>
      <w:r w:rsidR="002B6721">
        <w:rPr>
          <w:sz w:val="22"/>
          <w:szCs w:val="22"/>
        </w:rPr>
        <w:t>values</w:t>
      </w:r>
      <w:r w:rsidR="009E7D43">
        <w:rPr>
          <w:sz w:val="22"/>
          <w:szCs w:val="22"/>
        </w:rPr>
        <w:t xml:space="preserve"> of GDD, FDD and snow cover calculated from the temporal data</w:t>
      </w:r>
      <w:r w:rsidR="002B6721">
        <w:rPr>
          <w:sz w:val="22"/>
          <w:szCs w:val="22"/>
        </w:rPr>
        <w:t xml:space="preserve"> soil climatic data</w:t>
      </w:r>
      <w:r w:rsidR="0023494D">
        <w:rPr>
          <w:sz w:val="22"/>
          <w:szCs w:val="22"/>
        </w:rPr>
        <w:t xml:space="preserve"> </w:t>
      </w:r>
      <w:r w:rsidR="005A5EC3">
        <w:rPr>
          <w:sz w:val="22"/>
          <w:szCs w:val="22"/>
        </w:rPr>
        <w:t xml:space="preserve">across </w:t>
      </w:r>
      <w:r w:rsidR="00557C49">
        <w:rPr>
          <w:sz w:val="22"/>
          <w:szCs w:val="22"/>
        </w:rPr>
        <w:t>all</w:t>
      </w:r>
      <w:r w:rsidR="005A5EC3">
        <w:rPr>
          <w:sz w:val="22"/>
          <w:szCs w:val="22"/>
        </w:rPr>
        <w:t xml:space="preserve"> 4 study sites</w:t>
      </w:r>
      <w:r w:rsidR="002B6721">
        <w:rPr>
          <w:sz w:val="22"/>
          <w:szCs w:val="22"/>
        </w:rPr>
        <w:t>.</w:t>
      </w:r>
      <w:r w:rsidR="0023494D">
        <w:rPr>
          <w:sz w:val="22"/>
          <w:szCs w:val="22"/>
        </w:rPr>
        <w:t xml:space="preserve"> </w:t>
      </w:r>
    </w:p>
    <w:p w14:paraId="25ECD00E" w14:textId="34225DE2" w:rsidR="0023494D" w:rsidRPr="00252EB2" w:rsidRDefault="009C13BA" w:rsidP="00A27180">
      <w:pPr>
        <w:pStyle w:val="Bibliografa"/>
        <w:rPr>
          <w:b/>
          <w:bCs/>
          <w:sz w:val="22"/>
          <w:szCs w:val="22"/>
        </w:rPr>
      </w:pPr>
      <w:r>
        <w:rPr>
          <w:b/>
          <w:bCs/>
          <w:noProof/>
          <w:sz w:val="22"/>
          <w:szCs w:val="22"/>
        </w:rPr>
        <w:drawing>
          <wp:inline distT="0" distB="0" distL="0" distR="0" wp14:anchorId="2578831E" wp14:editId="0C3D9671">
            <wp:extent cx="5612130" cy="2774315"/>
            <wp:effectExtent l="0" t="0" r="0" b="0"/>
            <wp:docPr id="213047899"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7899" name="Imagen 2" descr="Gráfico, Histogram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774315"/>
                    </a:xfrm>
                    <a:prstGeom prst="rect">
                      <a:avLst/>
                    </a:prstGeom>
                  </pic:spPr>
                </pic:pic>
              </a:graphicData>
            </a:graphic>
          </wp:inline>
        </w:drawing>
      </w:r>
    </w:p>
    <w:p w14:paraId="4D32EA73" w14:textId="77777777" w:rsidR="00FC79D2" w:rsidRDefault="00FC79D2">
      <w:pPr>
        <w:spacing w:before="0" w:after="200" w:line="240" w:lineRule="auto"/>
        <w:jc w:val="left"/>
        <w:rPr>
          <w:b/>
          <w:bCs/>
          <w:sz w:val="22"/>
          <w:szCs w:val="22"/>
        </w:rPr>
      </w:pPr>
      <w:r>
        <w:rPr>
          <w:b/>
          <w:bCs/>
          <w:sz w:val="22"/>
          <w:szCs w:val="22"/>
        </w:rPr>
        <w:br w:type="page"/>
      </w:r>
    </w:p>
    <w:p w14:paraId="3BEE027F" w14:textId="15FAAFB2" w:rsidR="00E5441A" w:rsidRPr="00252EB2" w:rsidRDefault="0077411B" w:rsidP="0077411B">
      <w:pPr>
        <w:rPr>
          <w:b/>
          <w:bCs/>
          <w:sz w:val="22"/>
          <w:szCs w:val="22"/>
        </w:rPr>
      </w:pPr>
      <w:r w:rsidRPr="00252EB2">
        <w:rPr>
          <w:b/>
          <w:bCs/>
          <w:sz w:val="22"/>
          <w:szCs w:val="22"/>
        </w:rPr>
        <w:lastRenderedPageBreak/>
        <w:t xml:space="preserve">Fig. </w:t>
      </w:r>
      <w:r w:rsidR="00E5441A" w:rsidRPr="00252EB2">
        <w:rPr>
          <w:b/>
          <w:bCs/>
          <w:sz w:val="22"/>
          <w:szCs w:val="22"/>
        </w:rPr>
        <w:t>S</w:t>
      </w:r>
      <w:r w:rsidR="00A818AF">
        <w:rPr>
          <w:b/>
          <w:bCs/>
          <w:sz w:val="22"/>
          <w:szCs w:val="22"/>
        </w:rPr>
        <w:t>2</w:t>
      </w:r>
      <w:r w:rsidR="00E5441A" w:rsidRPr="00252EB2">
        <w:rPr>
          <w:b/>
          <w:bCs/>
          <w:sz w:val="22"/>
          <w:szCs w:val="22"/>
        </w:rPr>
        <w:t>.</w:t>
      </w:r>
      <w:r w:rsidR="00E5441A" w:rsidRPr="00252EB2">
        <w:rPr>
          <w:sz w:val="22"/>
          <w:szCs w:val="22"/>
        </w:rPr>
        <w:t xml:space="preserve"> Principal Component Analysis of the variation in soil bioclimatic indices. Data includes the temporal survey (triangles, 4 sites x 10 years) and the spatial survey (squares, 4 sites x 20 plots) of alpine soils in the </w:t>
      </w:r>
      <w:proofErr w:type="spellStart"/>
      <w:r w:rsidR="00E5441A" w:rsidRPr="00252EB2">
        <w:rPr>
          <w:sz w:val="22"/>
          <w:szCs w:val="22"/>
        </w:rPr>
        <w:t>Picos</w:t>
      </w:r>
      <w:proofErr w:type="spellEnd"/>
      <w:r w:rsidR="00E5441A" w:rsidRPr="00252EB2">
        <w:rPr>
          <w:sz w:val="22"/>
          <w:szCs w:val="22"/>
        </w:rPr>
        <w:t xml:space="preserve"> de Europa National Park (Spain). Bioclimatic variables include the annual mean temperature (bio1), the diurnal thermal range (bio2), the annual thermal range (bio7), the length of snow cover (Snow), the growing degree days (GDD) and the freezing degree days (FDD).</w:t>
      </w:r>
    </w:p>
    <w:p w14:paraId="23BDFF3A" w14:textId="279447F1" w:rsidR="00E5441A" w:rsidRDefault="00F83380" w:rsidP="00E5441A">
      <w:pPr>
        <w:pStyle w:val="Textoindependiente"/>
      </w:pPr>
      <w:r>
        <w:rPr>
          <w:noProof/>
        </w:rPr>
        <w:drawing>
          <wp:inline distT="0" distB="0" distL="0" distR="0" wp14:anchorId="7E98A5FD" wp14:editId="55BABAB5">
            <wp:extent cx="5612130" cy="3699510"/>
            <wp:effectExtent l="0" t="0" r="0" b="0"/>
            <wp:docPr id="150289393" name="Imagen 3"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9393" name="Imagen 3" descr="Map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699510"/>
                    </a:xfrm>
                    <a:prstGeom prst="rect">
                      <a:avLst/>
                    </a:prstGeom>
                  </pic:spPr>
                </pic:pic>
              </a:graphicData>
            </a:graphic>
          </wp:inline>
        </w:drawing>
      </w:r>
    </w:p>
    <w:p w14:paraId="092CA2B5" w14:textId="20A17025" w:rsidR="00C71DDA" w:rsidRDefault="00C71DDA" w:rsidP="00E5441A">
      <w:pPr>
        <w:pStyle w:val="Textoindependiente"/>
      </w:pPr>
      <w:r>
        <w:t>Table</w:t>
      </w:r>
      <w:r w:rsidR="00D54487">
        <w:t xml:space="preserve"> S3. </w:t>
      </w:r>
      <w:r w:rsidR="000A4148">
        <w:t>Bioclimatic indi</w:t>
      </w:r>
      <w:r w:rsidR="006E1494">
        <w:t>c</w:t>
      </w:r>
      <w:r w:rsidR="000A4148">
        <w:t xml:space="preserve">es correlation with </w:t>
      </w:r>
      <w:r w:rsidR="00557C49" w:rsidRPr="00252EB2">
        <w:rPr>
          <w:sz w:val="22"/>
          <w:szCs w:val="22"/>
        </w:rPr>
        <w:t xml:space="preserve">Principal Component Analysis </w:t>
      </w:r>
      <w:r w:rsidR="000A4148">
        <w:t>axis</w:t>
      </w:r>
    </w:p>
    <w:tbl>
      <w:tblPr>
        <w:tblStyle w:val="Tablaconcuadrcula"/>
        <w:tblW w:w="7333" w:type="dxa"/>
        <w:tblLayout w:type="fixed"/>
        <w:tblLook w:val="04A0" w:firstRow="1" w:lastRow="0" w:firstColumn="1" w:lastColumn="0" w:noHBand="0" w:noVBand="1"/>
      </w:tblPr>
      <w:tblGrid>
        <w:gridCol w:w="3902"/>
        <w:gridCol w:w="1854"/>
        <w:gridCol w:w="1577"/>
      </w:tblGrid>
      <w:tr w:rsidR="006A5753" w:rsidRPr="00295626" w14:paraId="17C6002A" w14:textId="77777777" w:rsidTr="00557C49">
        <w:trPr>
          <w:trHeight w:val="185"/>
        </w:trPr>
        <w:tc>
          <w:tcPr>
            <w:tcW w:w="3902" w:type="dxa"/>
            <w:noWrap/>
            <w:hideMark/>
          </w:tcPr>
          <w:p w14:paraId="2A19B446" w14:textId="05156671" w:rsidR="000A4148" w:rsidRPr="006A5753" w:rsidRDefault="006E1494" w:rsidP="000A4148">
            <w:pPr>
              <w:pStyle w:val="Compact"/>
              <w:rPr>
                <w:sz w:val="20"/>
                <w:szCs w:val="20"/>
                <w:lang w:eastAsia="es-ES"/>
              </w:rPr>
            </w:pPr>
            <w:r w:rsidRPr="006A5753">
              <w:rPr>
                <w:sz w:val="20"/>
                <w:szCs w:val="20"/>
                <w:lang w:eastAsia="es-ES"/>
              </w:rPr>
              <w:t>Bioclimatic indices</w:t>
            </w:r>
          </w:p>
        </w:tc>
        <w:tc>
          <w:tcPr>
            <w:tcW w:w="1854" w:type="dxa"/>
            <w:noWrap/>
            <w:hideMark/>
          </w:tcPr>
          <w:p w14:paraId="37259F19" w14:textId="7694B79A" w:rsidR="000A4148" w:rsidRPr="006A5753" w:rsidRDefault="000A4148" w:rsidP="000A4148">
            <w:pPr>
              <w:pStyle w:val="Compact"/>
              <w:rPr>
                <w:color w:val="000000"/>
                <w:sz w:val="20"/>
                <w:szCs w:val="20"/>
                <w:lang w:val="es-ES" w:eastAsia="es-ES"/>
              </w:rPr>
            </w:pPr>
            <w:r w:rsidRPr="006A5753">
              <w:rPr>
                <w:color w:val="000000"/>
                <w:sz w:val="20"/>
                <w:szCs w:val="20"/>
                <w:lang w:val="es-ES" w:eastAsia="es-ES"/>
              </w:rPr>
              <w:t>Axis 1</w:t>
            </w:r>
          </w:p>
        </w:tc>
        <w:tc>
          <w:tcPr>
            <w:tcW w:w="1577" w:type="dxa"/>
            <w:noWrap/>
            <w:hideMark/>
          </w:tcPr>
          <w:p w14:paraId="3955485E" w14:textId="24E03C30" w:rsidR="000A4148" w:rsidRPr="006A5753" w:rsidRDefault="000A4148" w:rsidP="000A4148">
            <w:pPr>
              <w:pStyle w:val="Compact"/>
              <w:rPr>
                <w:color w:val="000000"/>
                <w:sz w:val="20"/>
                <w:szCs w:val="20"/>
                <w:lang w:val="es-ES" w:eastAsia="es-ES"/>
              </w:rPr>
            </w:pPr>
            <w:r w:rsidRPr="006A5753">
              <w:rPr>
                <w:color w:val="000000"/>
                <w:sz w:val="20"/>
                <w:szCs w:val="20"/>
                <w:lang w:val="es-ES" w:eastAsia="es-ES"/>
              </w:rPr>
              <w:t>Axis 2</w:t>
            </w:r>
          </w:p>
        </w:tc>
      </w:tr>
      <w:tr w:rsidR="006A5753" w:rsidRPr="00295626" w14:paraId="370927E9" w14:textId="77777777" w:rsidTr="00557C49">
        <w:trPr>
          <w:trHeight w:val="135"/>
        </w:trPr>
        <w:tc>
          <w:tcPr>
            <w:tcW w:w="3902" w:type="dxa"/>
            <w:noWrap/>
            <w:hideMark/>
          </w:tcPr>
          <w:p w14:paraId="2200FFB6" w14:textId="70692FC6" w:rsidR="000A4148" w:rsidRPr="006A5753" w:rsidRDefault="00B26F9E" w:rsidP="000A4148">
            <w:pPr>
              <w:pStyle w:val="Compact"/>
              <w:rPr>
                <w:color w:val="000000"/>
                <w:sz w:val="16"/>
                <w:szCs w:val="16"/>
                <w:lang w:val="es-ES" w:eastAsia="es-ES"/>
              </w:rPr>
            </w:pPr>
            <w:r w:rsidRPr="006A5753">
              <w:rPr>
                <w:color w:val="000000"/>
                <w:sz w:val="16"/>
                <w:szCs w:val="16"/>
                <w:lang w:val="es-ES" w:eastAsia="es-ES"/>
              </w:rPr>
              <w:t xml:space="preserve">Mean </w:t>
            </w:r>
            <w:r w:rsidR="006E1494" w:rsidRPr="006A5753">
              <w:rPr>
                <w:color w:val="000000"/>
                <w:sz w:val="16"/>
                <w:szCs w:val="16"/>
                <w:lang w:val="es-ES" w:eastAsia="es-ES"/>
              </w:rPr>
              <w:t xml:space="preserve">anual temperatura (bio1, </w:t>
            </w:r>
            <w:proofErr w:type="spellStart"/>
            <w:r w:rsidR="006E1494" w:rsidRPr="006A5753">
              <w:rPr>
                <w:color w:val="000000"/>
                <w:sz w:val="16"/>
                <w:szCs w:val="16"/>
                <w:lang w:val="es-ES" w:eastAsia="es-ES"/>
              </w:rPr>
              <w:t>ºC</w:t>
            </w:r>
            <w:proofErr w:type="spellEnd"/>
            <w:r w:rsidR="006E1494" w:rsidRPr="006A5753">
              <w:rPr>
                <w:color w:val="000000"/>
                <w:sz w:val="16"/>
                <w:szCs w:val="16"/>
                <w:lang w:val="es-ES" w:eastAsia="es-ES"/>
              </w:rPr>
              <w:t>)</w:t>
            </w:r>
          </w:p>
        </w:tc>
        <w:tc>
          <w:tcPr>
            <w:tcW w:w="1854" w:type="dxa"/>
            <w:noWrap/>
            <w:hideMark/>
          </w:tcPr>
          <w:p w14:paraId="1B5EA24A" w14:textId="4A712914" w:rsidR="000A4148" w:rsidRPr="00E93163" w:rsidRDefault="00337D28" w:rsidP="00E93163">
            <w:pPr>
              <w:pStyle w:val="Compact"/>
              <w:rPr>
                <w:color w:val="000000"/>
                <w:sz w:val="16"/>
                <w:szCs w:val="16"/>
                <w:lang w:val="es-ES" w:eastAsia="es-ES"/>
              </w:rPr>
            </w:pPr>
            <w:r w:rsidRPr="00E93163">
              <w:rPr>
                <w:color w:val="000000"/>
                <w:sz w:val="16"/>
                <w:szCs w:val="16"/>
                <w:lang w:val="es-ES" w:eastAsia="es-ES"/>
              </w:rPr>
              <w:t>0.7830687</w:t>
            </w:r>
          </w:p>
        </w:tc>
        <w:tc>
          <w:tcPr>
            <w:tcW w:w="1577" w:type="dxa"/>
            <w:noWrap/>
            <w:hideMark/>
          </w:tcPr>
          <w:p w14:paraId="1884BB11" w14:textId="7EF4ED2B" w:rsidR="000A4148" w:rsidRPr="00E93163" w:rsidRDefault="001319EB" w:rsidP="00E93163">
            <w:pPr>
              <w:pStyle w:val="Compact"/>
              <w:rPr>
                <w:color w:val="000000"/>
                <w:sz w:val="16"/>
                <w:szCs w:val="16"/>
                <w:lang w:val="es-ES" w:eastAsia="es-ES"/>
              </w:rPr>
            </w:pPr>
            <w:r w:rsidRPr="00E93163">
              <w:rPr>
                <w:color w:val="000000"/>
                <w:sz w:val="16"/>
                <w:szCs w:val="16"/>
                <w:lang w:val="es-ES" w:eastAsia="es-ES"/>
              </w:rPr>
              <w:t>0.5959156</w:t>
            </w:r>
          </w:p>
        </w:tc>
      </w:tr>
      <w:tr w:rsidR="006A5753" w:rsidRPr="00295626" w14:paraId="3C6FBEB3" w14:textId="77777777" w:rsidTr="00557C49">
        <w:trPr>
          <w:trHeight w:val="135"/>
        </w:trPr>
        <w:tc>
          <w:tcPr>
            <w:tcW w:w="3902" w:type="dxa"/>
            <w:noWrap/>
            <w:hideMark/>
          </w:tcPr>
          <w:p w14:paraId="754CD9FA" w14:textId="425D79B4" w:rsidR="000A4148" w:rsidRPr="006A5753" w:rsidRDefault="006E1494" w:rsidP="000A4148">
            <w:pPr>
              <w:pStyle w:val="Compact"/>
              <w:rPr>
                <w:color w:val="000000"/>
                <w:sz w:val="16"/>
                <w:szCs w:val="16"/>
                <w:lang w:eastAsia="es-ES"/>
              </w:rPr>
            </w:pPr>
            <w:r w:rsidRPr="006A5753">
              <w:rPr>
                <w:color w:val="000000"/>
                <w:sz w:val="16"/>
                <w:szCs w:val="16"/>
                <w:lang w:eastAsia="es-ES"/>
              </w:rPr>
              <w:t>Diurnal t</w:t>
            </w:r>
            <w:r w:rsidR="00286531" w:rsidRPr="006A5753">
              <w:rPr>
                <w:color w:val="000000"/>
                <w:sz w:val="16"/>
                <w:szCs w:val="16"/>
                <w:lang w:eastAsia="es-ES"/>
              </w:rPr>
              <w:t>h</w:t>
            </w:r>
            <w:r w:rsidRPr="006A5753">
              <w:rPr>
                <w:color w:val="000000"/>
                <w:sz w:val="16"/>
                <w:szCs w:val="16"/>
                <w:lang w:eastAsia="es-ES"/>
              </w:rPr>
              <w:t>ermal range</w:t>
            </w:r>
            <w:r w:rsidR="00286531" w:rsidRPr="006A5753">
              <w:rPr>
                <w:color w:val="000000"/>
                <w:sz w:val="16"/>
                <w:szCs w:val="16"/>
                <w:lang w:eastAsia="es-ES"/>
              </w:rPr>
              <w:t xml:space="preserve"> (bio2, ºC)</w:t>
            </w:r>
          </w:p>
        </w:tc>
        <w:tc>
          <w:tcPr>
            <w:tcW w:w="1854" w:type="dxa"/>
            <w:noWrap/>
            <w:hideMark/>
          </w:tcPr>
          <w:p w14:paraId="26F0FB8B" w14:textId="77777777" w:rsidR="001319EB" w:rsidRPr="00E93163" w:rsidRDefault="001319EB" w:rsidP="00E93163">
            <w:pPr>
              <w:pStyle w:val="Compact"/>
              <w:rPr>
                <w:color w:val="000000"/>
                <w:sz w:val="16"/>
                <w:szCs w:val="16"/>
                <w:lang w:val="es-ES" w:eastAsia="es-ES"/>
              </w:rPr>
            </w:pPr>
            <w:r w:rsidRPr="00E93163">
              <w:rPr>
                <w:color w:val="000000"/>
                <w:sz w:val="16"/>
                <w:szCs w:val="16"/>
                <w:lang w:val="es-ES" w:eastAsia="es-ES"/>
              </w:rPr>
              <w:t>0.8349018</w:t>
            </w:r>
          </w:p>
          <w:p w14:paraId="20533ED6" w14:textId="4AAECD77" w:rsidR="000A4148" w:rsidRPr="006A5753" w:rsidRDefault="000A4148" w:rsidP="00E93163">
            <w:pPr>
              <w:pStyle w:val="Compact"/>
              <w:rPr>
                <w:color w:val="000000"/>
                <w:sz w:val="16"/>
                <w:szCs w:val="16"/>
                <w:lang w:val="es-ES" w:eastAsia="es-ES"/>
              </w:rPr>
            </w:pPr>
          </w:p>
        </w:tc>
        <w:tc>
          <w:tcPr>
            <w:tcW w:w="1577" w:type="dxa"/>
            <w:noWrap/>
            <w:hideMark/>
          </w:tcPr>
          <w:p w14:paraId="7D7F7E3D" w14:textId="77777777" w:rsidR="001319EB" w:rsidRPr="00E93163" w:rsidRDefault="001319EB" w:rsidP="00E93163">
            <w:pPr>
              <w:pStyle w:val="Compact"/>
              <w:rPr>
                <w:color w:val="000000"/>
                <w:sz w:val="16"/>
                <w:szCs w:val="16"/>
                <w:lang w:val="es-ES" w:eastAsia="es-ES"/>
              </w:rPr>
            </w:pPr>
            <w:r w:rsidRPr="00E93163">
              <w:rPr>
                <w:color w:val="000000"/>
                <w:sz w:val="16"/>
                <w:szCs w:val="16"/>
                <w:lang w:val="es-ES" w:eastAsia="es-ES"/>
              </w:rPr>
              <w:t>-0.0926131</w:t>
            </w:r>
          </w:p>
          <w:p w14:paraId="349E6AB0" w14:textId="410DBB76" w:rsidR="000A4148" w:rsidRPr="006A5753" w:rsidRDefault="000A4148" w:rsidP="00E93163">
            <w:pPr>
              <w:pStyle w:val="Compact"/>
              <w:rPr>
                <w:color w:val="000000"/>
                <w:sz w:val="16"/>
                <w:szCs w:val="16"/>
                <w:lang w:val="es-ES" w:eastAsia="es-ES"/>
              </w:rPr>
            </w:pPr>
          </w:p>
        </w:tc>
      </w:tr>
      <w:tr w:rsidR="006A5753" w:rsidRPr="00295626" w14:paraId="72FA7C8D" w14:textId="77777777" w:rsidTr="00557C49">
        <w:trPr>
          <w:trHeight w:val="135"/>
        </w:trPr>
        <w:tc>
          <w:tcPr>
            <w:tcW w:w="3902" w:type="dxa"/>
            <w:noWrap/>
            <w:hideMark/>
          </w:tcPr>
          <w:p w14:paraId="25F3ADEC" w14:textId="705DB076" w:rsidR="000A4148" w:rsidRPr="006A5753" w:rsidRDefault="00286531" w:rsidP="000A4148">
            <w:pPr>
              <w:pStyle w:val="Compact"/>
              <w:rPr>
                <w:color w:val="000000"/>
                <w:sz w:val="16"/>
                <w:szCs w:val="16"/>
                <w:lang w:eastAsia="es-ES"/>
              </w:rPr>
            </w:pPr>
            <w:r w:rsidRPr="006A5753">
              <w:rPr>
                <w:color w:val="000000"/>
                <w:sz w:val="16"/>
                <w:szCs w:val="16"/>
                <w:lang w:eastAsia="es-ES"/>
              </w:rPr>
              <w:t xml:space="preserve">Annual </w:t>
            </w:r>
            <w:proofErr w:type="spellStart"/>
            <w:r w:rsidRPr="006A5753">
              <w:rPr>
                <w:color w:val="000000"/>
                <w:sz w:val="16"/>
                <w:szCs w:val="16"/>
                <w:lang w:eastAsia="es-ES"/>
              </w:rPr>
              <w:t>termal</w:t>
            </w:r>
            <w:proofErr w:type="spellEnd"/>
            <w:r w:rsidRPr="006A5753">
              <w:rPr>
                <w:color w:val="000000"/>
                <w:sz w:val="16"/>
                <w:szCs w:val="16"/>
                <w:lang w:eastAsia="es-ES"/>
              </w:rPr>
              <w:t xml:space="preserve"> range (bio7, ºC)</w:t>
            </w:r>
          </w:p>
        </w:tc>
        <w:tc>
          <w:tcPr>
            <w:tcW w:w="1854" w:type="dxa"/>
            <w:noWrap/>
            <w:hideMark/>
          </w:tcPr>
          <w:p w14:paraId="57FE8DD4" w14:textId="77777777" w:rsidR="001319EB" w:rsidRPr="00E93163" w:rsidRDefault="001319EB" w:rsidP="00E93163">
            <w:pPr>
              <w:pStyle w:val="Compact"/>
              <w:rPr>
                <w:color w:val="000000"/>
                <w:sz w:val="16"/>
                <w:szCs w:val="16"/>
                <w:lang w:val="es-ES" w:eastAsia="es-ES"/>
              </w:rPr>
            </w:pPr>
            <w:r w:rsidRPr="00E93163">
              <w:rPr>
                <w:color w:val="000000"/>
                <w:sz w:val="16"/>
                <w:szCs w:val="16"/>
                <w:lang w:val="es-ES" w:eastAsia="es-ES"/>
              </w:rPr>
              <w:t>0.6808243</w:t>
            </w:r>
          </w:p>
          <w:p w14:paraId="106408DC" w14:textId="51E34168" w:rsidR="000A4148" w:rsidRPr="006A5753" w:rsidRDefault="000A4148" w:rsidP="00E93163">
            <w:pPr>
              <w:pStyle w:val="Compact"/>
              <w:rPr>
                <w:color w:val="000000"/>
                <w:sz w:val="16"/>
                <w:szCs w:val="16"/>
                <w:lang w:val="es-ES" w:eastAsia="es-ES"/>
              </w:rPr>
            </w:pPr>
          </w:p>
        </w:tc>
        <w:tc>
          <w:tcPr>
            <w:tcW w:w="1577" w:type="dxa"/>
            <w:noWrap/>
            <w:hideMark/>
          </w:tcPr>
          <w:p w14:paraId="70E1FD1A" w14:textId="77777777" w:rsidR="001319EB" w:rsidRPr="00E93163" w:rsidRDefault="001319EB" w:rsidP="00E93163">
            <w:pPr>
              <w:pStyle w:val="Compact"/>
              <w:rPr>
                <w:color w:val="000000"/>
                <w:sz w:val="16"/>
                <w:szCs w:val="16"/>
                <w:lang w:val="es-ES" w:eastAsia="es-ES"/>
              </w:rPr>
            </w:pPr>
            <w:r w:rsidRPr="00E93163">
              <w:rPr>
                <w:color w:val="000000"/>
                <w:sz w:val="16"/>
                <w:szCs w:val="16"/>
                <w:lang w:val="es-ES" w:eastAsia="es-ES"/>
              </w:rPr>
              <w:t>-0.4809319</w:t>
            </w:r>
          </w:p>
          <w:p w14:paraId="68B49665" w14:textId="0E7E47BC" w:rsidR="000A4148" w:rsidRPr="006A5753" w:rsidRDefault="000A4148" w:rsidP="00E93163">
            <w:pPr>
              <w:pStyle w:val="Compact"/>
              <w:rPr>
                <w:color w:val="000000"/>
                <w:sz w:val="16"/>
                <w:szCs w:val="16"/>
                <w:lang w:val="es-ES" w:eastAsia="es-ES"/>
              </w:rPr>
            </w:pPr>
          </w:p>
        </w:tc>
      </w:tr>
      <w:tr w:rsidR="006A5753" w:rsidRPr="00295626" w14:paraId="3C5C3095" w14:textId="77777777" w:rsidTr="00557C49">
        <w:trPr>
          <w:trHeight w:val="135"/>
        </w:trPr>
        <w:tc>
          <w:tcPr>
            <w:tcW w:w="3902" w:type="dxa"/>
            <w:noWrap/>
            <w:hideMark/>
          </w:tcPr>
          <w:p w14:paraId="0E892197" w14:textId="706153FC" w:rsidR="000A4148" w:rsidRPr="006A5753" w:rsidRDefault="00286531" w:rsidP="000A4148">
            <w:pPr>
              <w:pStyle w:val="Compact"/>
              <w:rPr>
                <w:color w:val="000000"/>
                <w:sz w:val="16"/>
                <w:szCs w:val="16"/>
                <w:lang w:val="es-ES" w:eastAsia="es-ES"/>
              </w:rPr>
            </w:pPr>
            <w:proofErr w:type="spellStart"/>
            <w:r w:rsidRPr="006A5753">
              <w:rPr>
                <w:color w:val="000000"/>
                <w:sz w:val="16"/>
                <w:szCs w:val="16"/>
                <w:lang w:val="es-ES" w:eastAsia="es-ES"/>
              </w:rPr>
              <w:t>Annual</w:t>
            </w:r>
            <w:proofErr w:type="spellEnd"/>
            <w:r w:rsidRPr="006A5753">
              <w:rPr>
                <w:color w:val="000000"/>
                <w:sz w:val="16"/>
                <w:szCs w:val="16"/>
                <w:lang w:val="es-ES" w:eastAsia="es-ES"/>
              </w:rPr>
              <w:t xml:space="preserve"> </w:t>
            </w:r>
            <w:proofErr w:type="spellStart"/>
            <w:r w:rsidRPr="006A5753">
              <w:rPr>
                <w:color w:val="000000"/>
                <w:sz w:val="16"/>
                <w:szCs w:val="16"/>
                <w:lang w:val="es-ES" w:eastAsia="es-ES"/>
              </w:rPr>
              <w:t>snow</w:t>
            </w:r>
            <w:proofErr w:type="spellEnd"/>
            <w:r w:rsidRPr="006A5753">
              <w:rPr>
                <w:color w:val="000000"/>
                <w:sz w:val="16"/>
                <w:szCs w:val="16"/>
                <w:lang w:val="es-ES" w:eastAsia="es-ES"/>
              </w:rPr>
              <w:t xml:space="preserve"> </w:t>
            </w:r>
            <w:proofErr w:type="spellStart"/>
            <w:r w:rsidRPr="006A5753">
              <w:rPr>
                <w:color w:val="000000"/>
                <w:sz w:val="16"/>
                <w:szCs w:val="16"/>
                <w:lang w:val="es-ES" w:eastAsia="es-ES"/>
              </w:rPr>
              <w:t>cover</w:t>
            </w:r>
            <w:proofErr w:type="spellEnd"/>
            <w:r w:rsidRPr="006A5753">
              <w:rPr>
                <w:color w:val="000000"/>
                <w:sz w:val="16"/>
                <w:szCs w:val="16"/>
                <w:lang w:val="es-ES" w:eastAsia="es-ES"/>
              </w:rPr>
              <w:t xml:space="preserve"> (</w:t>
            </w:r>
            <w:proofErr w:type="spellStart"/>
            <w:r w:rsidRPr="006A5753">
              <w:rPr>
                <w:color w:val="000000"/>
                <w:sz w:val="16"/>
                <w:szCs w:val="16"/>
                <w:lang w:val="es-ES" w:eastAsia="es-ES"/>
              </w:rPr>
              <w:t>days</w:t>
            </w:r>
            <w:proofErr w:type="spellEnd"/>
            <w:r w:rsidRPr="006A5753">
              <w:rPr>
                <w:color w:val="000000"/>
                <w:sz w:val="16"/>
                <w:szCs w:val="16"/>
                <w:lang w:val="es-ES" w:eastAsia="es-ES"/>
              </w:rPr>
              <w:t>)</w:t>
            </w:r>
          </w:p>
        </w:tc>
        <w:tc>
          <w:tcPr>
            <w:tcW w:w="1854" w:type="dxa"/>
            <w:noWrap/>
            <w:hideMark/>
          </w:tcPr>
          <w:p w14:paraId="0BCDA1B4" w14:textId="77777777" w:rsidR="000D5106" w:rsidRPr="00E93163" w:rsidRDefault="000D5106" w:rsidP="00E93163">
            <w:pPr>
              <w:pStyle w:val="Compact"/>
              <w:rPr>
                <w:color w:val="000000"/>
                <w:sz w:val="16"/>
                <w:szCs w:val="16"/>
                <w:lang w:val="es-ES" w:eastAsia="es-ES"/>
              </w:rPr>
            </w:pPr>
            <w:r w:rsidRPr="00E93163">
              <w:rPr>
                <w:color w:val="000000"/>
                <w:sz w:val="16"/>
                <w:szCs w:val="16"/>
                <w:lang w:val="es-ES" w:eastAsia="es-ES"/>
              </w:rPr>
              <w:t>-0.530218</w:t>
            </w:r>
          </w:p>
          <w:p w14:paraId="3DDA54C7" w14:textId="277259E4" w:rsidR="000A4148" w:rsidRPr="006A5753" w:rsidRDefault="000A4148" w:rsidP="00E93163">
            <w:pPr>
              <w:pStyle w:val="Compact"/>
              <w:rPr>
                <w:color w:val="000000"/>
                <w:sz w:val="16"/>
                <w:szCs w:val="16"/>
                <w:lang w:val="es-ES" w:eastAsia="es-ES"/>
              </w:rPr>
            </w:pPr>
          </w:p>
        </w:tc>
        <w:tc>
          <w:tcPr>
            <w:tcW w:w="1577" w:type="dxa"/>
            <w:noWrap/>
            <w:hideMark/>
          </w:tcPr>
          <w:p w14:paraId="28537A40" w14:textId="77777777" w:rsidR="000D5106" w:rsidRPr="00E93163" w:rsidRDefault="000D5106" w:rsidP="00E93163">
            <w:pPr>
              <w:pStyle w:val="Compact"/>
              <w:rPr>
                <w:color w:val="000000"/>
                <w:sz w:val="16"/>
                <w:szCs w:val="16"/>
                <w:lang w:val="es-ES" w:eastAsia="es-ES"/>
              </w:rPr>
            </w:pPr>
            <w:r w:rsidRPr="00E93163">
              <w:rPr>
                <w:color w:val="000000"/>
                <w:sz w:val="16"/>
                <w:szCs w:val="16"/>
                <w:lang w:val="es-ES" w:eastAsia="es-ES"/>
              </w:rPr>
              <w:t>0.3384176</w:t>
            </w:r>
          </w:p>
          <w:p w14:paraId="7BF33599" w14:textId="1FA63CBA" w:rsidR="000A4148" w:rsidRPr="006A5753" w:rsidRDefault="000A4148" w:rsidP="00E93163">
            <w:pPr>
              <w:pStyle w:val="Compact"/>
              <w:rPr>
                <w:color w:val="000000"/>
                <w:sz w:val="16"/>
                <w:szCs w:val="16"/>
                <w:lang w:val="es-ES" w:eastAsia="es-ES"/>
              </w:rPr>
            </w:pPr>
          </w:p>
        </w:tc>
      </w:tr>
      <w:tr w:rsidR="006A5753" w:rsidRPr="00295626" w14:paraId="3669E0EE" w14:textId="77777777" w:rsidTr="00557C49">
        <w:trPr>
          <w:trHeight w:val="135"/>
        </w:trPr>
        <w:tc>
          <w:tcPr>
            <w:tcW w:w="3902" w:type="dxa"/>
            <w:noWrap/>
            <w:hideMark/>
          </w:tcPr>
          <w:p w14:paraId="37C0A3AA" w14:textId="5EEC5AF7" w:rsidR="000A4148" w:rsidRPr="006A5753" w:rsidRDefault="00286531" w:rsidP="000A4148">
            <w:pPr>
              <w:pStyle w:val="Compact"/>
              <w:rPr>
                <w:color w:val="000000"/>
                <w:sz w:val="16"/>
                <w:szCs w:val="16"/>
                <w:lang w:eastAsia="es-ES"/>
              </w:rPr>
            </w:pPr>
            <w:r w:rsidRPr="006A5753">
              <w:rPr>
                <w:color w:val="000000"/>
                <w:sz w:val="16"/>
                <w:szCs w:val="16"/>
                <w:lang w:eastAsia="es-ES"/>
              </w:rPr>
              <w:t>Annual freezing degree days (</w:t>
            </w:r>
            <w:r w:rsidR="00595CC8" w:rsidRPr="006A5753">
              <w:rPr>
                <w:color w:val="000000"/>
                <w:sz w:val="16"/>
                <w:szCs w:val="16"/>
                <w:lang w:eastAsia="es-ES"/>
              </w:rPr>
              <w:t xml:space="preserve">FDD, </w:t>
            </w:r>
            <w:r w:rsidRPr="006A5753">
              <w:rPr>
                <w:color w:val="000000"/>
                <w:sz w:val="16"/>
                <w:szCs w:val="16"/>
                <w:lang w:eastAsia="es-ES"/>
              </w:rPr>
              <w:t>ºC)</w:t>
            </w:r>
          </w:p>
        </w:tc>
        <w:tc>
          <w:tcPr>
            <w:tcW w:w="1854" w:type="dxa"/>
            <w:noWrap/>
            <w:hideMark/>
          </w:tcPr>
          <w:p w14:paraId="765DEC4D" w14:textId="77777777" w:rsidR="000D5106" w:rsidRPr="00E93163" w:rsidRDefault="000D5106" w:rsidP="00E93163">
            <w:pPr>
              <w:pStyle w:val="Compact"/>
              <w:rPr>
                <w:color w:val="000000"/>
                <w:sz w:val="16"/>
                <w:szCs w:val="16"/>
                <w:lang w:val="es-ES" w:eastAsia="es-ES"/>
              </w:rPr>
            </w:pPr>
            <w:r w:rsidRPr="00E93163">
              <w:rPr>
                <w:color w:val="000000"/>
                <w:sz w:val="16"/>
                <w:szCs w:val="16"/>
                <w:lang w:val="es-ES" w:eastAsia="es-ES"/>
              </w:rPr>
              <w:t>0.4075113</w:t>
            </w:r>
          </w:p>
          <w:p w14:paraId="74537AEF" w14:textId="0F624BB6" w:rsidR="000A4148" w:rsidRPr="006A5753" w:rsidRDefault="000A4148" w:rsidP="00E93163">
            <w:pPr>
              <w:pStyle w:val="Compact"/>
              <w:rPr>
                <w:color w:val="000000"/>
                <w:sz w:val="16"/>
                <w:szCs w:val="16"/>
                <w:lang w:val="es-ES" w:eastAsia="es-ES"/>
              </w:rPr>
            </w:pPr>
          </w:p>
        </w:tc>
        <w:tc>
          <w:tcPr>
            <w:tcW w:w="1577" w:type="dxa"/>
            <w:noWrap/>
            <w:hideMark/>
          </w:tcPr>
          <w:p w14:paraId="11E63374" w14:textId="77777777" w:rsidR="00925AE0" w:rsidRPr="00E93163" w:rsidRDefault="00925AE0" w:rsidP="00E93163">
            <w:pPr>
              <w:pStyle w:val="Compact"/>
              <w:rPr>
                <w:color w:val="000000"/>
                <w:sz w:val="16"/>
                <w:szCs w:val="16"/>
                <w:lang w:val="es-ES" w:eastAsia="es-ES"/>
              </w:rPr>
            </w:pPr>
            <w:r w:rsidRPr="00E93163">
              <w:rPr>
                <w:color w:val="000000"/>
                <w:sz w:val="16"/>
                <w:szCs w:val="16"/>
                <w:lang w:val="es-ES" w:eastAsia="es-ES"/>
              </w:rPr>
              <w:t>-0.6954813</w:t>
            </w:r>
          </w:p>
          <w:p w14:paraId="41A01C49" w14:textId="47BC40F9" w:rsidR="000A4148" w:rsidRPr="006A5753" w:rsidRDefault="000A4148" w:rsidP="00E93163">
            <w:pPr>
              <w:pStyle w:val="Compact"/>
              <w:rPr>
                <w:color w:val="000000"/>
                <w:sz w:val="16"/>
                <w:szCs w:val="16"/>
                <w:lang w:val="es-ES" w:eastAsia="es-ES"/>
              </w:rPr>
            </w:pPr>
          </w:p>
        </w:tc>
      </w:tr>
      <w:tr w:rsidR="006A5753" w:rsidRPr="00295626" w14:paraId="60C4D846" w14:textId="77777777" w:rsidTr="00557C49">
        <w:trPr>
          <w:trHeight w:val="60"/>
        </w:trPr>
        <w:tc>
          <w:tcPr>
            <w:tcW w:w="3902" w:type="dxa"/>
            <w:noWrap/>
            <w:hideMark/>
          </w:tcPr>
          <w:p w14:paraId="16E6DE15" w14:textId="31A15684" w:rsidR="000A4148" w:rsidRPr="006A5753" w:rsidRDefault="00286531" w:rsidP="000A4148">
            <w:pPr>
              <w:pStyle w:val="Compact"/>
              <w:rPr>
                <w:color w:val="000000"/>
                <w:sz w:val="16"/>
                <w:szCs w:val="16"/>
                <w:lang w:eastAsia="es-ES"/>
              </w:rPr>
            </w:pPr>
            <w:r w:rsidRPr="006A5753">
              <w:rPr>
                <w:color w:val="000000"/>
                <w:sz w:val="16"/>
                <w:szCs w:val="16"/>
                <w:lang w:eastAsia="es-ES"/>
              </w:rPr>
              <w:t>Annual growing degree days</w:t>
            </w:r>
            <w:r w:rsidR="00595CC8" w:rsidRPr="006A5753">
              <w:rPr>
                <w:color w:val="000000"/>
                <w:sz w:val="16"/>
                <w:szCs w:val="16"/>
                <w:lang w:eastAsia="es-ES"/>
              </w:rPr>
              <w:t xml:space="preserve"> (GDD, ºC)</w:t>
            </w:r>
          </w:p>
        </w:tc>
        <w:tc>
          <w:tcPr>
            <w:tcW w:w="1854" w:type="dxa"/>
            <w:noWrap/>
            <w:hideMark/>
          </w:tcPr>
          <w:p w14:paraId="1187FC67" w14:textId="77777777" w:rsidR="00925AE0" w:rsidRPr="00E93163" w:rsidRDefault="00925AE0" w:rsidP="00E93163">
            <w:pPr>
              <w:pStyle w:val="Compact"/>
              <w:rPr>
                <w:color w:val="000000"/>
                <w:sz w:val="16"/>
                <w:szCs w:val="16"/>
                <w:lang w:val="es-ES" w:eastAsia="es-ES"/>
              </w:rPr>
            </w:pPr>
            <w:r w:rsidRPr="00E93163">
              <w:rPr>
                <w:color w:val="000000"/>
                <w:sz w:val="16"/>
                <w:szCs w:val="16"/>
                <w:lang w:val="es-ES" w:eastAsia="es-ES"/>
              </w:rPr>
              <w:t>0.832887</w:t>
            </w:r>
          </w:p>
          <w:p w14:paraId="31E29A61" w14:textId="669D56B7" w:rsidR="000A4148" w:rsidRPr="006A5753" w:rsidRDefault="000A4148" w:rsidP="00E93163">
            <w:pPr>
              <w:pStyle w:val="Compact"/>
              <w:rPr>
                <w:color w:val="000000"/>
                <w:sz w:val="16"/>
                <w:szCs w:val="16"/>
                <w:lang w:val="es-ES" w:eastAsia="es-ES"/>
              </w:rPr>
            </w:pPr>
          </w:p>
        </w:tc>
        <w:tc>
          <w:tcPr>
            <w:tcW w:w="1577" w:type="dxa"/>
            <w:noWrap/>
            <w:hideMark/>
          </w:tcPr>
          <w:p w14:paraId="5D495168" w14:textId="22E333AD" w:rsidR="000A4148" w:rsidRPr="00E93163" w:rsidRDefault="00925AE0" w:rsidP="00E93163">
            <w:pPr>
              <w:pStyle w:val="Compact"/>
              <w:rPr>
                <w:color w:val="000000"/>
                <w:sz w:val="16"/>
                <w:szCs w:val="16"/>
                <w:lang w:val="es-ES" w:eastAsia="es-ES"/>
              </w:rPr>
            </w:pPr>
            <w:r w:rsidRPr="00E93163">
              <w:rPr>
                <w:color w:val="000000"/>
                <w:sz w:val="16"/>
                <w:szCs w:val="16"/>
                <w:lang w:val="es-ES" w:eastAsia="es-ES"/>
              </w:rPr>
              <w:t>0.481412</w:t>
            </w:r>
          </w:p>
        </w:tc>
      </w:tr>
    </w:tbl>
    <w:p w14:paraId="47A582BF" w14:textId="77777777" w:rsidR="00EE6491" w:rsidRDefault="00EE6491" w:rsidP="00F67868">
      <w:pPr>
        <w:pStyle w:val="Bibliografa"/>
      </w:pPr>
    </w:p>
    <w:p w14:paraId="45246BA3" w14:textId="0A07D4A4" w:rsidR="002F4548" w:rsidRDefault="002F4548" w:rsidP="00F67868">
      <w:pPr>
        <w:pStyle w:val="Bibliografa"/>
      </w:pPr>
      <w:r>
        <w:lastRenderedPageBreak/>
        <w:t xml:space="preserve">Table S4. Species </w:t>
      </w:r>
      <w:r w:rsidR="00597C3C">
        <w:t>registered during spatial survey</w:t>
      </w:r>
      <w:r w:rsidR="00021B61">
        <w:t xml:space="preserve">, their </w:t>
      </w:r>
      <w:r w:rsidR="00750661">
        <w:t xml:space="preserve">corresponding </w:t>
      </w:r>
      <w:r w:rsidR="00597C3C">
        <w:t xml:space="preserve">abbreviations </w:t>
      </w:r>
      <w:r w:rsidR="00750661">
        <w:t>and scores used in NMDS (</w:t>
      </w:r>
      <w:r w:rsidR="00750661" w:rsidRPr="00750661">
        <w:rPr>
          <w:b/>
          <w:bCs/>
        </w:rPr>
        <w:t>Fig 1D</w:t>
      </w:r>
      <w:r w:rsidR="00750661">
        <w:t xml:space="preserve">). </w:t>
      </w:r>
    </w:p>
    <w:tbl>
      <w:tblPr>
        <w:tblW w:w="83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40"/>
        <w:gridCol w:w="1360"/>
        <w:gridCol w:w="1200"/>
        <w:gridCol w:w="1200"/>
      </w:tblGrid>
      <w:tr w:rsidR="00D52297" w:rsidRPr="00D52297" w14:paraId="15EB3168" w14:textId="77777777" w:rsidTr="00D52297">
        <w:trPr>
          <w:trHeight w:val="300"/>
        </w:trPr>
        <w:tc>
          <w:tcPr>
            <w:tcW w:w="4540" w:type="dxa"/>
            <w:shd w:val="clear" w:color="auto" w:fill="auto"/>
            <w:noWrap/>
            <w:vAlign w:val="bottom"/>
            <w:hideMark/>
          </w:tcPr>
          <w:p w14:paraId="48C7D173"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Species</w:t>
            </w:r>
            <w:proofErr w:type="spellEnd"/>
          </w:p>
        </w:tc>
        <w:tc>
          <w:tcPr>
            <w:tcW w:w="1360" w:type="dxa"/>
            <w:shd w:val="clear" w:color="auto" w:fill="auto"/>
            <w:noWrap/>
            <w:vAlign w:val="bottom"/>
            <w:hideMark/>
          </w:tcPr>
          <w:p w14:paraId="34BB05D7"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Abbreviation</w:t>
            </w:r>
            <w:proofErr w:type="spellEnd"/>
            <w:r w:rsidRPr="00D52297">
              <w:rPr>
                <w:rFonts w:eastAsia="Times New Roman"/>
                <w:color w:val="000000"/>
                <w:sz w:val="16"/>
                <w:szCs w:val="16"/>
                <w:lang w:val="es-ES" w:eastAsia="es-ES"/>
              </w:rPr>
              <w:t xml:space="preserve"> </w:t>
            </w:r>
          </w:p>
        </w:tc>
        <w:tc>
          <w:tcPr>
            <w:tcW w:w="1200" w:type="dxa"/>
            <w:shd w:val="clear" w:color="auto" w:fill="auto"/>
            <w:noWrap/>
            <w:vAlign w:val="bottom"/>
            <w:hideMark/>
          </w:tcPr>
          <w:p w14:paraId="05DBD383" w14:textId="77777777" w:rsidR="00D52297" w:rsidRPr="00D52297" w:rsidRDefault="00D52297" w:rsidP="00D52297">
            <w:pPr>
              <w:spacing w:before="0" w:after="0" w:line="240" w:lineRule="auto"/>
              <w:jc w:val="left"/>
              <w:rPr>
                <w:rFonts w:eastAsia="Times New Roman"/>
                <w:color w:val="000000"/>
                <w:sz w:val="16"/>
                <w:szCs w:val="16"/>
                <w:lang w:val="es-ES" w:eastAsia="es-ES"/>
              </w:rPr>
            </w:pPr>
            <w:r w:rsidRPr="00D52297">
              <w:rPr>
                <w:rFonts w:eastAsia="Times New Roman"/>
                <w:color w:val="000000"/>
                <w:sz w:val="16"/>
                <w:szCs w:val="16"/>
                <w:lang w:val="es-ES" w:eastAsia="es-ES"/>
              </w:rPr>
              <w:t>NMDS 1</w:t>
            </w:r>
          </w:p>
        </w:tc>
        <w:tc>
          <w:tcPr>
            <w:tcW w:w="1200" w:type="dxa"/>
            <w:shd w:val="clear" w:color="auto" w:fill="auto"/>
            <w:noWrap/>
            <w:vAlign w:val="bottom"/>
            <w:hideMark/>
          </w:tcPr>
          <w:p w14:paraId="5D4E0A3A" w14:textId="77777777" w:rsidR="00D52297" w:rsidRPr="00D52297" w:rsidRDefault="00D52297" w:rsidP="00D52297">
            <w:pPr>
              <w:spacing w:before="0" w:after="0" w:line="240" w:lineRule="auto"/>
              <w:jc w:val="left"/>
              <w:rPr>
                <w:rFonts w:eastAsia="Times New Roman"/>
                <w:color w:val="000000"/>
                <w:sz w:val="16"/>
                <w:szCs w:val="16"/>
                <w:lang w:val="es-ES" w:eastAsia="es-ES"/>
              </w:rPr>
            </w:pPr>
            <w:r w:rsidRPr="00D52297">
              <w:rPr>
                <w:rFonts w:eastAsia="Times New Roman"/>
                <w:color w:val="000000"/>
                <w:sz w:val="16"/>
                <w:szCs w:val="16"/>
                <w:lang w:val="es-ES" w:eastAsia="es-ES"/>
              </w:rPr>
              <w:t>NMDS 2</w:t>
            </w:r>
          </w:p>
        </w:tc>
      </w:tr>
      <w:tr w:rsidR="00D52297" w:rsidRPr="00D52297" w14:paraId="72ABBCFC" w14:textId="77777777" w:rsidTr="00D52297">
        <w:trPr>
          <w:trHeight w:val="300"/>
        </w:trPr>
        <w:tc>
          <w:tcPr>
            <w:tcW w:w="4540" w:type="dxa"/>
            <w:shd w:val="clear" w:color="auto" w:fill="auto"/>
            <w:noWrap/>
            <w:vAlign w:val="bottom"/>
            <w:hideMark/>
          </w:tcPr>
          <w:p w14:paraId="7AD3308E"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Agrostis</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schleicheri</w:t>
            </w:r>
            <w:proofErr w:type="spellEnd"/>
          </w:p>
        </w:tc>
        <w:tc>
          <w:tcPr>
            <w:tcW w:w="1360" w:type="dxa"/>
            <w:shd w:val="clear" w:color="auto" w:fill="auto"/>
            <w:noWrap/>
            <w:vAlign w:val="bottom"/>
            <w:hideMark/>
          </w:tcPr>
          <w:p w14:paraId="12FAA642"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Agrsch</w:t>
            </w:r>
            <w:proofErr w:type="spellEnd"/>
          </w:p>
        </w:tc>
        <w:tc>
          <w:tcPr>
            <w:tcW w:w="1200" w:type="dxa"/>
            <w:shd w:val="clear" w:color="auto" w:fill="auto"/>
            <w:noWrap/>
            <w:vAlign w:val="bottom"/>
            <w:hideMark/>
          </w:tcPr>
          <w:p w14:paraId="34C8F065"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-0.22626249</w:t>
            </w:r>
          </w:p>
        </w:tc>
        <w:tc>
          <w:tcPr>
            <w:tcW w:w="1200" w:type="dxa"/>
            <w:shd w:val="clear" w:color="auto" w:fill="auto"/>
            <w:noWrap/>
            <w:vAlign w:val="bottom"/>
            <w:hideMark/>
          </w:tcPr>
          <w:p w14:paraId="1BBB11EF"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-0.32865479</w:t>
            </w:r>
          </w:p>
        </w:tc>
      </w:tr>
      <w:tr w:rsidR="00D52297" w:rsidRPr="00D52297" w14:paraId="50C30B2D" w14:textId="77777777" w:rsidTr="00D52297">
        <w:trPr>
          <w:trHeight w:val="300"/>
        </w:trPr>
        <w:tc>
          <w:tcPr>
            <w:tcW w:w="4540" w:type="dxa"/>
            <w:shd w:val="clear" w:color="auto" w:fill="auto"/>
            <w:noWrap/>
            <w:vAlign w:val="bottom"/>
            <w:hideMark/>
          </w:tcPr>
          <w:p w14:paraId="417E1478"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Alchemilla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catalaunica</w:t>
            </w:r>
            <w:proofErr w:type="spellEnd"/>
          </w:p>
        </w:tc>
        <w:tc>
          <w:tcPr>
            <w:tcW w:w="1360" w:type="dxa"/>
            <w:shd w:val="clear" w:color="auto" w:fill="auto"/>
            <w:noWrap/>
            <w:vAlign w:val="bottom"/>
            <w:hideMark/>
          </w:tcPr>
          <w:p w14:paraId="1CE4226D"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Alccat</w:t>
            </w:r>
            <w:proofErr w:type="spellEnd"/>
          </w:p>
        </w:tc>
        <w:tc>
          <w:tcPr>
            <w:tcW w:w="1200" w:type="dxa"/>
            <w:shd w:val="clear" w:color="auto" w:fill="auto"/>
            <w:noWrap/>
            <w:vAlign w:val="bottom"/>
            <w:hideMark/>
          </w:tcPr>
          <w:p w14:paraId="77097979"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-0.24786943</w:t>
            </w:r>
          </w:p>
        </w:tc>
        <w:tc>
          <w:tcPr>
            <w:tcW w:w="1200" w:type="dxa"/>
            <w:shd w:val="clear" w:color="auto" w:fill="auto"/>
            <w:noWrap/>
            <w:vAlign w:val="bottom"/>
            <w:hideMark/>
          </w:tcPr>
          <w:p w14:paraId="41861AE8"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0.44510949</w:t>
            </w:r>
          </w:p>
        </w:tc>
      </w:tr>
      <w:tr w:rsidR="00D52297" w:rsidRPr="00D52297" w14:paraId="0B8325A0" w14:textId="77777777" w:rsidTr="00D52297">
        <w:trPr>
          <w:trHeight w:val="300"/>
        </w:trPr>
        <w:tc>
          <w:tcPr>
            <w:tcW w:w="4540" w:type="dxa"/>
            <w:shd w:val="clear" w:color="auto" w:fill="auto"/>
            <w:noWrap/>
            <w:vAlign w:val="bottom"/>
            <w:hideMark/>
          </w:tcPr>
          <w:p w14:paraId="65908F78"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Androsace</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villosa</w:t>
            </w:r>
            <w:proofErr w:type="spellEnd"/>
          </w:p>
        </w:tc>
        <w:tc>
          <w:tcPr>
            <w:tcW w:w="1360" w:type="dxa"/>
            <w:shd w:val="clear" w:color="auto" w:fill="auto"/>
            <w:noWrap/>
            <w:vAlign w:val="bottom"/>
            <w:hideMark/>
          </w:tcPr>
          <w:p w14:paraId="75DCCB6D"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Andvil</w:t>
            </w:r>
            <w:proofErr w:type="spellEnd"/>
          </w:p>
        </w:tc>
        <w:tc>
          <w:tcPr>
            <w:tcW w:w="1200" w:type="dxa"/>
            <w:shd w:val="clear" w:color="auto" w:fill="auto"/>
            <w:noWrap/>
            <w:vAlign w:val="bottom"/>
            <w:hideMark/>
          </w:tcPr>
          <w:p w14:paraId="327516D3"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-0.56092072</w:t>
            </w:r>
          </w:p>
        </w:tc>
        <w:tc>
          <w:tcPr>
            <w:tcW w:w="1200" w:type="dxa"/>
            <w:shd w:val="clear" w:color="auto" w:fill="auto"/>
            <w:noWrap/>
            <w:vAlign w:val="bottom"/>
            <w:hideMark/>
          </w:tcPr>
          <w:p w14:paraId="50F96ACD"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-0.13187965</w:t>
            </w:r>
          </w:p>
        </w:tc>
      </w:tr>
      <w:tr w:rsidR="00D52297" w:rsidRPr="00D52297" w14:paraId="3B46E29B" w14:textId="77777777" w:rsidTr="00D52297">
        <w:trPr>
          <w:trHeight w:val="300"/>
        </w:trPr>
        <w:tc>
          <w:tcPr>
            <w:tcW w:w="4540" w:type="dxa"/>
            <w:shd w:val="clear" w:color="auto" w:fill="auto"/>
            <w:noWrap/>
            <w:vAlign w:val="bottom"/>
            <w:hideMark/>
          </w:tcPr>
          <w:p w14:paraId="414714DC"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r w:rsidRPr="00D52297">
              <w:rPr>
                <w:rFonts w:eastAsia="Times New Roman"/>
                <w:i/>
                <w:iCs/>
                <w:color w:val="000000"/>
                <w:sz w:val="16"/>
                <w:szCs w:val="16"/>
                <w:lang w:val="es-ES" w:eastAsia="es-ES"/>
              </w:rPr>
              <w:t xml:space="preserve">Anemone </w:t>
            </w:r>
            <w:proofErr w:type="spellStart"/>
            <w:r w:rsidRPr="00D52297">
              <w:rPr>
                <w:rFonts w:eastAsia="Times New Roman"/>
                <w:i/>
                <w:iCs/>
                <w:color w:val="000000"/>
                <w:sz w:val="16"/>
                <w:szCs w:val="16"/>
                <w:lang w:val="es-ES" w:eastAsia="es-ES"/>
              </w:rPr>
              <w:t>pavoniana</w:t>
            </w:r>
            <w:proofErr w:type="spellEnd"/>
          </w:p>
        </w:tc>
        <w:tc>
          <w:tcPr>
            <w:tcW w:w="1360" w:type="dxa"/>
            <w:shd w:val="clear" w:color="auto" w:fill="auto"/>
            <w:noWrap/>
            <w:vAlign w:val="bottom"/>
            <w:hideMark/>
          </w:tcPr>
          <w:p w14:paraId="5EF81C6E"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Anepav</w:t>
            </w:r>
            <w:proofErr w:type="spellEnd"/>
          </w:p>
        </w:tc>
        <w:tc>
          <w:tcPr>
            <w:tcW w:w="1200" w:type="dxa"/>
            <w:shd w:val="clear" w:color="auto" w:fill="auto"/>
            <w:noWrap/>
            <w:vAlign w:val="bottom"/>
            <w:hideMark/>
          </w:tcPr>
          <w:p w14:paraId="6F678000"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-0.30701826</w:t>
            </w:r>
          </w:p>
        </w:tc>
        <w:tc>
          <w:tcPr>
            <w:tcW w:w="1200" w:type="dxa"/>
            <w:shd w:val="clear" w:color="auto" w:fill="auto"/>
            <w:noWrap/>
            <w:vAlign w:val="bottom"/>
            <w:hideMark/>
          </w:tcPr>
          <w:p w14:paraId="70A66A3F"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-0.00645525</w:t>
            </w:r>
          </w:p>
        </w:tc>
      </w:tr>
      <w:tr w:rsidR="00D52297" w:rsidRPr="00D52297" w14:paraId="37F13D40" w14:textId="77777777" w:rsidTr="00D52297">
        <w:trPr>
          <w:trHeight w:val="300"/>
        </w:trPr>
        <w:tc>
          <w:tcPr>
            <w:tcW w:w="4540" w:type="dxa"/>
            <w:shd w:val="clear" w:color="auto" w:fill="auto"/>
            <w:noWrap/>
            <w:vAlign w:val="bottom"/>
            <w:hideMark/>
          </w:tcPr>
          <w:p w14:paraId="2970278E"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Anthyllis</w:t>
            </w:r>
            <w:proofErr w:type="spellEnd"/>
            <w:r w:rsidRPr="00D52297">
              <w:rPr>
                <w:rFonts w:eastAsia="Times New Roman"/>
                <w:i/>
                <w:iCs/>
                <w:color w:val="000000"/>
                <w:sz w:val="16"/>
                <w:szCs w:val="16"/>
                <w:lang w:val="es-ES" w:eastAsia="es-ES"/>
              </w:rPr>
              <w:t xml:space="preserve"> vulneraria</w:t>
            </w:r>
          </w:p>
        </w:tc>
        <w:tc>
          <w:tcPr>
            <w:tcW w:w="1360" w:type="dxa"/>
            <w:shd w:val="clear" w:color="auto" w:fill="auto"/>
            <w:noWrap/>
            <w:vAlign w:val="bottom"/>
            <w:hideMark/>
          </w:tcPr>
          <w:p w14:paraId="4EAA44DB"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Antvul</w:t>
            </w:r>
            <w:proofErr w:type="spellEnd"/>
          </w:p>
        </w:tc>
        <w:tc>
          <w:tcPr>
            <w:tcW w:w="1200" w:type="dxa"/>
            <w:shd w:val="clear" w:color="auto" w:fill="auto"/>
            <w:noWrap/>
            <w:vAlign w:val="bottom"/>
            <w:hideMark/>
          </w:tcPr>
          <w:p w14:paraId="75207054"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0.09275869</w:t>
            </w:r>
          </w:p>
        </w:tc>
        <w:tc>
          <w:tcPr>
            <w:tcW w:w="1200" w:type="dxa"/>
            <w:shd w:val="clear" w:color="auto" w:fill="auto"/>
            <w:noWrap/>
            <w:vAlign w:val="bottom"/>
            <w:hideMark/>
          </w:tcPr>
          <w:p w14:paraId="7882407F"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-0.19304245</w:t>
            </w:r>
          </w:p>
        </w:tc>
      </w:tr>
      <w:tr w:rsidR="00D52297" w:rsidRPr="00D52297" w14:paraId="467FFAC3" w14:textId="77777777" w:rsidTr="00D52297">
        <w:trPr>
          <w:trHeight w:val="300"/>
        </w:trPr>
        <w:tc>
          <w:tcPr>
            <w:tcW w:w="4540" w:type="dxa"/>
            <w:shd w:val="clear" w:color="auto" w:fill="auto"/>
            <w:noWrap/>
            <w:vAlign w:val="bottom"/>
            <w:hideMark/>
          </w:tcPr>
          <w:p w14:paraId="3CC7967E"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Arabis</w:t>
            </w:r>
            <w:proofErr w:type="spellEnd"/>
            <w:r w:rsidRPr="00D52297">
              <w:rPr>
                <w:rFonts w:eastAsia="Times New Roman"/>
                <w:i/>
                <w:iCs/>
                <w:color w:val="000000"/>
                <w:sz w:val="16"/>
                <w:szCs w:val="16"/>
                <w:lang w:val="es-ES" w:eastAsia="es-ES"/>
              </w:rPr>
              <w:t xml:space="preserve"> alpina</w:t>
            </w:r>
          </w:p>
        </w:tc>
        <w:tc>
          <w:tcPr>
            <w:tcW w:w="1360" w:type="dxa"/>
            <w:shd w:val="clear" w:color="auto" w:fill="auto"/>
            <w:noWrap/>
            <w:vAlign w:val="bottom"/>
            <w:hideMark/>
          </w:tcPr>
          <w:p w14:paraId="4FE53C3C"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Araalp</w:t>
            </w:r>
            <w:proofErr w:type="spellEnd"/>
          </w:p>
        </w:tc>
        <w:tc>
          <w:tcPr>
            <w:tcW w:w="1200" w:type="dxa"/>
            <w:shd w:val="clear" w:color="auto" w:fill="auto"/>
            <w:noWrap/>
            <w:vAlign w:val="bottom"/>
            <w:hideMark/>
          </w:tcPr>
          <w:p w14:paraId="2844A92F"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0.24387917</w:t>
            </w:r>
          </w:p>
        </w:tc>
        <w:tc>
          <w:tcPr>
            <w:tcW w:w="1200" w:type="dxa"/>
            <w:shd w:val="clear" w:color="auto" w:fill="auto"/>
            <w:noWrap/>
            <w:vAlign w:val="bottom"/>
            <w:hideMark/>
          </w:tcPr>
          <w:p w14:paraId="6D1B2C50"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0.3089445</w:t>
            </w:r>
          </w:p>
        </w:tc>
      </w:tr>
      <w:tr w:rsidR="00D52297" w:rsidRPr="00D52297" w14:paraId="7BB9BA74" w14:textId="77777777" w:rsidTr="00D52297">
        <w:trPr>
          <w:trHeight w:val="300"/>
        </w:trPr>
        <w:tc>
          <w:tcPr>
            <w:tcW w:w="4540" w:type="dxa"/>
            <w:shd w:val="clear" w:color="auto" w:fill="auto"/>
            <w:noWrap/>
            <w:vAlign w:val="bottom"/>
            <w:hideMark/>
          </w:tcPr>
          <w:p w14:paraId="36C3F4DD"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r w:rsidRPr="00D52297">
              <w:rPr>
                <w:rFonts w:eastAsia="Times New Roman"/>
                <w:i/>
                <w:iCs/>
                <w:color w:val="000000"/>
                <w:sz w:val="16"/>
                <w:szCs w:val="16"/>
                <w:lang w:val="es-ES" w:eastAsia="es-ES"/>
              </w:rPr>
              <w:t xml:space="preserve">Arenaria </w:t>
            </w:r>
            <w:proofErr w:type="spellStart"/>
            <w:r w:rsidRPr="00D52297">
              <w:rPr>
                <w:rFonts w:eastAsia="Times New Roman"/>
                <w:i/>
                <w:iCs/>
                <w:color w:val="000000"/>
                <w:sz w:val="16"/>
                <w:szCs w:val="16"/>
                <w:lang w:val="es-ES" w:eastAsia="es-ES"/>
              </w:rPr>
              <w:t>erinacea</w:t>
            </w:r>
            <w:proofErr w:type="spellEnd"/>
          </w:p>
        </w:tc>
        <w:tc>
          <w:tcPr>
            <w:tcW w:w="1360" w:type="dxa"/>
            <w:shd w:val="clear" w:color="auto" w:fill="auto"/>
            <w:noWrap/>
            <w:vAlign w:val="bottom"/>
            <w:hideMark/>
          </w:tcPr>
          <w:p w14:paraId="16959CF4"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Areeri</w:t>
            </w:r>
            <w:proofErr w:type="spellEnd"/>
          </w:p>
        </w:tc>
        <w:tc>
          <w:tcPr>
            <w:tcW w:w="1200" w:type="dxa"/>
            <w:shd w:val="clear" w:color="auto" w:fill="auto"/>
            <w:noWrap/>
            <w:vAlign w:val="bottom"/>
            <w:hideMark/>
          </w:tcPr>
          <w:p w14:paraId="04B2E7E1"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-0.40324069</w:t>
            </w:r>
          </w:p>
        </w:tc>
        <w:tc>
          <w:tcPr>
            <w:tcW w:w="1200" w:type="dxa"/>
            <w:shd w:val="clear" w:color="auto" w:fill="auto"/>
            <w:noWrap/>
            <w:vAlign w:val="bottom"/>
            <w:hideMark/>
          </w:tcPr>
          <w:p w14:paraId="5E764ECB"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-0.37136211</w:t>
            </w:r>
          </w:p>
        </w:tc>
      </w:tr>
      <w:tr w:rsidR="00D52297" w:rsidRPr="00D52297" w14:paraId="1799347A" w14:textId="77777777" w:rsidTr="00D52297">
        <w:trPr>
          <w:trHeight w:val="300"/>
        </w:trPr>
        <w:tc>
          <w:tcPr>
            <w:tcW w:w="4540" w:type="dxa"/>
            <w:shd w:val="clear" w:color="auto" w:fill="auto"/>
            <w:noWrap/>
            <w:vAlign w:val="bottom"/>
            <w:hideMark/>
          </w:tcPr>
          <w:p w14:paraId="1F32E5E2"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r w:rsidRPr="00D52297">
              <w:rPr>
                <w:rFonts w:eastAsia="Times New Roman"/>
                <w:i/>
                <w:iCs/>
                <w:color w:val="000000"/>
                <w:sz w:val="16"/>
                <w:szCs w:val="16"/>
                <w:lang w:val="es-ES" w:eastAsia="es-ES"/>
              </w:rPr>
              <w:t>Arenaria grandiflora</w:t>
            </w:r>
          </w:p>
        </w:tc>
        <w:tc>
          <w:tcPr>
            <w:tcW w:w="1360" w:type="dxa"/>
            <w:shd w:val="clear" w:color="auto" w:fill="auto"/>
            <w:noWrap/>
            <w:vAlign w:val="bottom"/>
            <w:hideMark/>
          </w:tcPr>
          <w:p w14:paraId="7EA9DEBF"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Aregra</w:t>
            </w:r>
            <w:proofErr w:type="spellEnd"/>
          </w:p>
        </w:tc>
        <w:tc>
          <w:tcPr>
            <w:tcW w:w="1200" w:type="dxa"/>
            <w:shd w:val="clear" w:color="auto" w:fill="auto"/>
            <w:noWrap/>
            <w:vAlign w:val="bottom"/>
            <w:hideMark/>
          </w:tcPr>
          <w:p w14:paraId="55D348CF"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0.57040639</w:t>
            </w:r>
          </w:p>
        </w:tc>
        <w:tc>
          <w:tcPr>
            <w:tcW w:w="1200" w:type="dxa"/>
            <w:shd w:val="clear" w:color="auto" w:fill="auto"/>
            <w:noWrap/>
            <w:vAlign w:val="bottom"/>
            <w:hideMark/>
          </w:tcPr>
          <w:p w14:paraId="259D1E1E"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0.03229533</w:t>
            </w:r>
          </w:p>
        </w:tc>
      </w:tr>
      <w:tr w:rsidR="00D52297" w:rsidRPr="00D52297" w14:paraId="230CE7AB" w14:textId="77777777" w:rsidTr="00D52297">
        <w:trPr>
          <w:trHeight w:val="300"/>
        </w:trPr>
        <w:tc>
          <w:tcPr>
            <w:tcW w:w="4540" w:type="dxa"/>
            <w:shd w:val="clear" w:color="auto" w:fill="auto"/>
            <w:noWrap/>
            <w:vAlign w:val="bottom"/>
            <w:hideMark/>
          </w:tcPr>
          <w:p w14:paraId="6B7EDC0C"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r w:rsidRPr="00D52297">
              <w:rPr>
                <w:rFonts w:eastAsia="Times New Roman"/>
                <w:i/>
                <w:iCs/>
                <w:color w:val="000000"/>
                <w:sz w:val="16"/>
                <w:szCs w:val="16"/>
                <w:lang w:val="es-ES" w:eastAsia="es-ES"/>
              </w:rPr>
              <w:t xml:space="preserve">Arenaria </w:t>
            </w:r>
            <w:proofErr w:type="spellStart"/>
            <w:r w:rsidRPr="00D52297">
              <w:rPr>
                <w:rFonts w:eastAsia="Times New Roman"/>
                <w:i/>
                <w:iCs/>
                <w:color w:val="000000"/>
                <w:sz w:val="16"/>
                <w:szCs w:val="16"/>
                <w:lang w:val="es-ES" w:eastAsia="es-ES"/>
              </w:rPr>
              <w:t>moehringioides</w:t>
            </w:r>
            <w:proofErr w:type="spellEnd"/>
          </w:p>
        </w:tc>
        <w:tc>
          <w:tcPr>
            <w:tcW w:w="1360" w:type="dxa"/>
            <w:shd w:val="clear" w:color="auto" w:fill="auto"/>
            <w:noWrap/>
            <w:vAlign w:val="bottom"/>
            <w:hideMark/>
          </w:tcPr>
          <w:p w14:paraId="7CCCAD3E"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Aremoe</w:t>
            </w:r>
            <w:proofErr w:type="spellEnd"/>
          </w:p>
        </w:tc>
        <w:tc>
          <w:tcPr>
            <w:tcW w:w="1200" w:type="dxa"/>
            <w:shd w:val="clear" w:color="auto" w:fill="auto"/>
            <w:noWrap/>
            <w:vAlign w:val="bottom"/>
            <w:hideMark/>
          </w:tcPr>
          <w:p w14:paraId="531F3183"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0.37818069</w:t>
            </w:r>
          </w:p>
        </w:tc>
        <w:tc>
          <w:tcPr>
            <w:tcW w:w="1200" w:type="dxa"/>
            <w:shd w:val="clear" w:color="auto" w:fill="auto"/>
            <w:noWrap/>
            <w:vAlign w:val="bottom"/>
            <w:hideMark/>
          </w:tcPr>
          <w:p w14:paraId="6EBB5085"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-0.18958146</w:t>
            </w:r>
          </w:p>
        </w:tc>
      </w:tr>
      <w:tr w:rsidR="00D52297" w:rsidRPr="00D52297" w14:paraId="6A1F3A68" w14:textId="77777777" w:rsidTr="00D52297">
        <w:trPr>
          <w:trHeight w:val="300"/>
        </w:trPr>
        <w:tc>
          <w:tcPr>
            <w:tcW w:w="4540" w:type="dxa"/>
            <w:shd w:val="clear" w:color="auto" w:fill="auto"/>
            <w:noWrap/>
            <w:vAlign w:val="bottom"/>
            <w:hideMark/>
          </w:tcPr>
          <w:p w14:paraId="41204D95"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r w:rsidRPr="00D52297">
              <w:rPr>
                <w:rFonts w:eastAsia="Times New Roman"/>
                <w:i/>
                <w:iCs/>
                <w:color w:val="000000"/>
                <w:sz w:val="16"/>
                <w:szCs w:val="16"/>
                <w:lang w:val="es-ES" w:eastAsia="es-ES"/>
              </w:rPr>
              <w:t xml:space="preserve">Arenaria </w:t>
            </w:r>
            <w:proofErr w:type="spellStart"/>
            <w:r w:rsidRPr="00D52297">
              <w:rPr>
                <w:rFonts w:eastAsia="Times New Roman"/>
                <w:i/>
                <w:iCs/>
                <w:color w:val="000000"/>
                <w:sz w:val="16"/>
                <w:szCs w:val="16"/>
                <w:lang w:val="es-ES" w:eastAsia="es-ES"/>
              </w:rPr>
              <w:t>purpurascens</w:t>
            </w:r>
            <w:proofErr w:type="spellEnd"/>
          </w:p>
        </w:tc>
        <w:tc>
          <w:tcPr>
            <w:tcW w:w="1360" w:type="dxa"/>
            <w:shd w:val="clear" w:color="auto" w:fill="auto"/>
            <w:noWrap/>
            <w:vAlign w:val="bottom"/>
            <w:hideMark/>
          </w:tcPr>
          <w:p w14:paraId="0F4D2B64"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Arepur</w:t>
            </w:r>
            <w:proofErr w:type="spellEnd"/>
          </w:p>
        </w:tc>
        <w:tc>
          <w:tcPr>
            <w:tcW w:w="1200" w:type="dxa"/>
            <w:shd w:val="clear" w:color="auto" w:fill="auto"/>
            <w:noWrap/>
            <w:vAlign w:val="bottom"/>
            <w:hideMark/>
          </w:tcPr>
          <w:p w14:paraId="1E866223"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-0.29890923</w:t>
            </w:r>
          </w:p>
        </w:tc>
        <w:tc>
          <w:tcPr>
            <w:tcW w:w="1200" w:type="dxa"/>
            <w:shd w:val="clear" w:color="auto" w:fill="auto"/>
            <w:noWrap/>
            <w:vAlign w:val="bottom"/>
            <w:hideMark/>
          </w:tcPr>
          <w:p w14:paraId="246FA525"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-0.05363037</w:t>
            </w:r>
          </w:p>
        </w:tc>
      </w:tr>
      <w:tr w:rsidR="00D52297" w:rsidRPr="00D52297" w14:paraId="58127C77" w14:textId="77777777" w:rsidTr="00D52297">
        <w:trPr>
          <w:trHeight w:val="300"/>
        </w:trPr>
        <w:tc>
          <w:tcPr>
            <w:tcW w:w="4540" w:type="dxa"/>
            <w:shd w:val="clear" w:color="auto" w:fill="auto"/>
            <w:noWrap/>
            <w:vAlign w:val="bottom"/>
            <w:hideMark/>
          </w:tcPr>
          <w:p w14:paraId="4B1089F0"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Armeria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cantabrica</w:t>
            </w:r>
            <w:proofErr w:type="spellEnd"/>
          </w:p>
        </w:tc>
        <w:tc>
          <w:tcPr>
            <w:tcW w:w="1360" w:type="dxa"/>
            <w:shd w:val="clear" w:color="auto" w:fill="auto"/>
            <w:noWrap/>
            <w:vAlign w:val="bottom"/>
            <w:hideMark/>
          </w:tcPr>
          <w:p w14:paraId="54889414"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Armcan</w:t>
            </w:r>
            <w:proofErr w:type="spellEnd"/>
          </w:p>
        </w:tc>
        <w:tc>
          <w:tcPr>
            <w:tcW w:w="1200" w:type="dxa"/>
            <w:shd w:val="clear" w:color="auto" w:fill="auto"/>
            <w:noWrap/>
            <w:vAlign w:val="bottom"/>
            <w:hideMark/>
          </w:tcPr>
          <w:p w14:paraId="16A59F95"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0.55688866</w:t>
            </w:r>
          </w:p>
        </w:tc>
        <w:tc>
          <w:tcPr>
            <w:tcW w:w="1200" w:type="dxa"/>
            <w:shd w:val="clear" w:color="auto" w:fill="auto"/>
            <w:noWrap/>
            <w:vAlign w:val="bottom"/>
            <w:hideMark/>
          </w:tcPr>
          <w:p w14:paraId="6AE7C236"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0.12081685</w:t>
            </w:r>
          </w:p>
        </w:tc>
      </w:tr>
      <w:tr w:rsidR="00D52297" w:rsidRPr="00D52297" w14:paraId="6BC85ED2" w14:textId="77777777" w:rsidTr="00D52297">
        <w:trPr>
          <w:trHeight w:val="300"/>
        </w:trPr>
        <w:tc>
          <w:tcPr>
            <w:tcW w:w="4540" w:type="dxa"/>
            <w:shd w:val="clear" w:color="auto" w:fill="auto"/>
            <w:noWrap/>
            <w:vAlign w:val="bottom"/>
            <w:hideMark/>
          </w:tcPr>
          <w:p w14:paraId="583DBBF8"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Botrychium</w:t>
            </w:r>
            <w:proofErr w:type="spellEnd"/>
            <w:r w:rsidRPr="00D52297">
              <w:rPr>
                <w:rFonts w:eastAsia="Times New Roman"/>
                <w:i/>
                <w:iCs/>
                <w:color w:val="000000"/>
                <w:sz w:val="16"/>
                <w:szCs w:val="16"/>
                <w:lang w:val="es-ES" w:eastAsia="es-ES"/>
              </w:rPr>
              <w:t xml:space="preserve"> lunaria</w:t>
            </w:r>
          </w:p>
        </w:tc>
        <w:tc>
          <w:tcPr>
            <w:tcW w:w="1360" w:type="dxa"/>
            <w:shd w:val="clear" w:color="auto" w:fill="auto"/>
            <w:noWrap/>
            <w:vAlign w:val="bottom"/>
            <w:hideMark/>
          </w:tcPr>
          <w:p w14:paraId="5360F1A8"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Botlun</w:t>
            </w:r>
            <w:proofErr w:type="spellEnd"/>
          </w:p>
        </w:tc>
        <w:tc>
          <w:tcPr>
            <w:tcW w:w="1200" w:type="dxa"/>
            <w:shd w:val="clear" w:color="auto" w:fill="auto"/>
            <w:noWrap/>
            <w:vAlign w:val="bottom"/>
            <w:hideMark/>
          </w:tcPr>
          <w:p w14:paraId="4923AEB2"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0.23467495</w:t>
            </w:r>
          </w:p>
        </w:tc>
        <w:tc>
          <w:tcPr>
            <w:tcW w:w="1200" w:type="dxa"/>
            <w:shd w:val="clear" w:color="auto" w:fill="auto"/>
            <w:noWrap/>
            <w:vAlign w:val="bottom"/>
            <w:hideMark/>
          </w:tcPr>
          <w:p w14:paraId="78F1B562"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0.33913668</w:t>
            </w:r>
          </w:p>
        </w:tc>
      </w:tr>
      <w:tr w:rsidR="00D52297" w:rsidRPr="00D52297" w14:paraId="7E8DE5F4" w14:textId="77777777" w:rsidTr="00D52297">
        <w:trPr>
          <w:trHeight w:val="300"/>
        </w:trPr>
        <w:tc>
          <w:tcPr>
            <w:tcW w:w="4540" w:type="dxa"/>
            <w:shd w:val="clear" w:color="auto" w:fill="auto"/>
            <w:noWrap/>
            <w:vAlign w:val="bottom"/>
            <w:hideMark/>
          </w:tcPr>
          <w:p w14:paraId="00EA7FA0"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Carduus</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carlinoides</w:t>
            </w:r>
            <w:proofErr w:type="spellEnd"/>
          </w:p>
        </w:tc>
        <w:tc>
          <w:tcPr>
            <w:tcW w:w="1360" w:type="dxa"/>
            <w:shd w:val="clear" w:color="auto" w:fill="auto"/>
            <w:noWrap/>
            <w:vAlign w:val="bottom"/>
            <w:hideMark/>
          </w:tcPr>
          <w:p w14:paraId="3F2ECECE"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Carcar</w:t>
            </w:r>
            <w:proofErr w:type="spellEnd"/>
          </w:p>
        </w:tc>
        <w:tc>
          <w:tcPr>
            <w:tcW w:w="1200" w:type="dxa"/>
            <w:shd w:val="clear" w:color="auto" w:fill="auto"/>
            <w:noWrap/>
            <w:vAlign w:val="bottom"/>
            <w:hideMark/>
          </w:tcPr>
          <w:p w14:paraId="01C078BA"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0.66358154</w:t>
            </w:r>
          </w:p>
        </w:tc>
        <w:tc>
          <w:tcPr>
            <w:tcW w:w="1200" w:type="dxa"/>
            <w:shd w:val="clear" w:color="auto" w:fill="auto"/>
            <w:noWrap/>
            <w:vAlign w:val="bottom"/>
            <w:hideMark/>
          </w:tcPr>
          <w:p w14:paraId="4FE425E0"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-0.17465052</w:t>
            </w:r>
          </w:p>
        </w:tc>
      </w:tr>
      <w:tr w:rsidR="00D52297" w:rsidRPr="00D52297" w14:paraId="12E7C83F" w14:textId="77777777" w:rsidTr="00D52297">
        <w:trPr>
          <w:trHeight w:val="300"/>
        </w:trPr>
        <w:tc>
          <w:tcPr>
            <w:tcW w:w="4540" w:type="dxa"/>
            <w:shd w:val="clear" w:color="auto" w:fill="auto"/>
            <w:noWrap/>
            <w:vAlign w:val="bottom"/>
            <w:hideMark/>
          </w:tcPr>
          <w:p w14:paraId="24BBC1D8"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Carex</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ornithopoda</w:t>
            </w:r>
            <w:proofErr w:type="spellEnd"/>
          </w:p>
        </w:tc>
        <w:tc>
          <w:tcPr>
            <w:tcW w:w="1360" w:type="dxa"/>
            <w:shd w:val="clear" w:color="auto" w:fill="auto"/>
            <w:noWrap/>
            <w:vAlign w:val="bottom"/>
            <w:hideMark/>
          </w:tcPr>
          <w:p w14:paraId="52084D37"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Carorn</w:t>
            </w:r>
            <w:proofErr w:type="spellEnd"/>
          </w:p>
        </w:tc>
        <w:tc>
          <w:tcPr>
            <w:tcW w:w="1200" w:type="dxa"/>
            <w:shd w:val="clear" w:color="auto" w:fill="auto"/>
            <w:noWrap/>
            <w:vAlign w:val="bottom"/>
            <w:hideMark/>
          </w:tcPr>
          <w:p w14:paraId="23871757"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0.37664498</w:t>
            </w:r>
          </w:p>
        </w:tc>
        <w:tc>
          <w:tcPr>
            <w:tcW w:w="1200" w:type="dxa"/>
            <w:shd w:val="clear" w:color="auto" w:fill="auto"/>
            <w:noWrap/>
            <w:vAlign w:val="bottom"/>
            <w:hideMark/>
          </w:tcPr>
          <w:p w14:paraId="10972EB6"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0.13271975</w:t>
            </w:r>
          </w:p>
        </w:tc>
      </w:tr>
      <w:tr w:rsidR="00D52297" w:rsidRPr="00D52297" w14:paraId="7F8C00CF" w14:textId="77777777" w:rsidTr="00D52297">
        <w:trPr>
          <w:trHeight w:val="300"/>
        </w:trPr>
        <w:tc>
          <w:tcPr>
            <w:tcW w:w="4540" w:type="dxa"/>
            <w:shd w:val="clear" w:color="auto" w:fill="auto"/>
            <w:noWrap/>
            <w:vAlign w:val="bottom"/>
            <w:hideMark/>
          </w:tcPr>
          <w:p w14:paraId="60F9E157"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Carex</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pulicaris</w:t>
            </w:r>
            <w:proofErr w:type="spellEnd"/>
          </w:p>
        </w:tc>
        <w:tc>
          <w:tcPr>
            <w:tcW w:w="1360" w:type="dxa"/>
            <w:shd w:val="clear" w:color="auto" w:fill="auto"/>
            <w:noWrap/>
            <w:vAlign w:val="bottom"/>
            <w:hideMark/>
          </w:tcPr>
          <w:p w14:paraId="6D46B93E"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Carpul</w:t>
            </w:r>
            <w:proofErr w:type="spellEnd"/>
          </w:p>
        </w:tc>
        <w:tc>
          <w:tcPr>
            <w:tcW w:w="1200" w:type="dxa"/>
            <w:shd w:val="clear" w:color="auto" w:fill="auto"/>
            <w:noWrap/>
            <w:vAlign w:val="bottom"/>
            <w:hideMark/>
          </w:tcPr>
          <w:p w14:paraId="4D3D7C47"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0.58957326</w:t>
            </w:r>
          </w:p>
        </w:tc>
        <w:tc>
          <w:tcPr>
            <w:tcW w:w="1200" w:type="dxa"/>
            <w:shd w:val="clear" w:color="auto" w:fill="auto"/>
            <w:noWrap/>
            <w:vAlign w:val="bottom"/>
            <w:hideMark/>
          </w:tcPr>
          <w:p w14:paraId="4AD59A44"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0.25104494</w:t>
            </w:r>
          </w:p>
        </w:tc>
      </w:tr>
      <w:tr w:rsidR="00D52297" w:rsidRPr="00D52297" w14:paraId="52F60B8F" w14:textId="77777777" w:rsidTr="00D52297">
        <w:trPr>
          <w:trHeight w:val="300"/>
        </w:trPr>
        <w:tc>
          <w:tcPr>
            <w:tcW w:w="4540" w:type="dxa"/>
            <w:shd w:val="clear" w:color="auto" w:fill="auto"/>
            <w:noWrap/>
            <w:vAlign w:val="bottom"/>
            <w:hideMark/>
          </w:tcPr>
          <w:p w14:paraId="39080ACC"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Carex</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sempervirens</w:t>
            </w:r>
            <w:proofErr w:type="spellEnd"/>
          </w:p>
        </w:tc>
        <w:tc>
          <w:tcPr>
            <w:tcW w:w="1360" w:type="dxa"/>
            <w:shd w:val="clear" w:color="auto" w:fill="auto"/>
            <w:noWrap/>
            <w:vAlign w:val="bottom"/>
            <w:hideMark/>
          </w:tcPr>
          <w:p w14:paraId="049308DB"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Carsem</w:t>
            </w:r>
            <w:proofErr w:type="spellEnd"/>
          </w:p>
        </w:tc>
        <w:tc>
          <w:tcPr>
            <w:tcW w:w="1200" w:type="dxa"/>
            <w:shd w:val="clear" w:color="auto" w:fill="auto"/>
            <w:noWrap/>
            <w:vAlign w:val="bottom"/>
            <w:hideMark/>
          </w:tcPr>
          <w:p w14:paraId="17C77DBF"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-0.38531771</w:t>
            </w:r>
          </w:p>
        </w:tc>
        <w:tc>
          <w:tcPr>
            <w:tcW w:w="1200" w:type="dxa"/>
            <w:shd w:val="clear" w:color="auto" w:fill="auto"/>
            <w:noWrap/>
            <w:vAlign w:val="bottom"/>
            <w:hideMark/>
          </w:tcPr>
          <w:p w14:paraId="5B2FC71A"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0.22600719</w:t>
            </w:r>
          </w:p>
        </w:tc>
      </w:tr>
      <w:tr w:rsidR="00D52297" w:rsidRPr="00D52297" w14:paraId="301987FF" w14:textId="77777777" w:rsidTr="00D52297">
        <w:trPr>
          <w:trHeight w:val="300"/>
        </w:trPr>
        <w:tc>
          <w:tcPr>
            <w:tcW w:w="4540" w:type="dxa"/>
            <w:shd w:val="clear" w:color="auto" w:fill="auto"/>
            <w:noWrap/>
            <w:vAlign w:val="bottom"/>
            <w:hideMark/>
          </w:tcPr>
          <w:p w14:paraId="442641FE"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Cystopteris</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fragilis</w:t>
            </w:r>
            <w:proofErr w:type="spellEnd"/>
          </w:p>
        </w:tc>
        <w:tc>
          <w:tcPr>
            <w:tcW w:w="1360" w:type="dxa"/>
            <w:shd w:val="clear" w:color="auto" w:fill="auto"/>
            <w:noWrap/>
            <w:vAlign w:val="bottom"/>
            <w:hideMark/>
          </w:tcPr>
          <w:p w14:paraId="0ABE8D56"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Cysfra</w:t>
            </w:r>
            <w:proofErr w:type="spellEnd"/>
          </w:p>
        </w:tc>
        <w:tc>
          <w:tcPr>
            <w:tcW w:w="1200" w:type="dxa"/>
            <w:shd w:val="clear" w:color="auto" w:fill="auto"/>
            <w:noWrap/>
            <w:vAlign w:val="bottom"/>
            <w:hideMark/>
          </w:tcPr>
          <w:p w14:paraId="4B40CA79"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-0.14760722</w:t>
            </w:r>
          </w:p>
        </w:tc>
        <w:tc>
          <w:tcPr>
            <w:tcW w:w="1200" w:type="dxa"/>
            <w:shd w:val="clear" w:color="auto" w:fill="auto"/>
            <w:noWrap/>
            <w:vAlign w:val="bottom"/>
            <w:hideMark/>
          </w:tcPr>
          <w:p w14:paraId="0FA46092"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-0.35747592</w:t>
            </w:r>
          </w:p>
        </w:tc>
      </w:tr>
      <w:tr w:rsidR="00D52297" w:rsidRPr="00D52297" w14:paraId="5411B6E2" w14:textId="77777777" w:rsidTr="00D52297">
        <w:trPr>
          <w:trHeight w:val="300"/>
        </w:trPr>
        <w:tc>
          <w:tcPr>
            <w:tcW w:w="4540" w:type="dxa"/>
            <w:shd w:val="clear" w:color="auto" w:fill="auto"/>
            <w:noWrap/>
            <w:vAlign w:val="bottom"/>
            <w:hideMark/>
          </w:tcPr>
          <w:p w14:paraId="5E831C00"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Dethawia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splendens</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subsp</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cantabrica</w:t>
            </w:r>
            <w:proofErr w:type="spellEnd"/>
          </w:p>
        </w:tc>
        <w:tc>
          <w:tcPr>
            <w:tcW w:w="1360" w:type="dxa"/>
            <w:shd w:val="clear" w:color="auto" w:fill="auto"/>
            <w:noWrap/>
            <w:vAlign w:val="bottom"/>
            <w:hideMark/>
          </w:tcPr>
          <w:p w14:paraId="66D60816"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Detspl</w:t>
            </w:r>
            <w:proofErr w:type="spellEnd"/>
          </w:p>
        </w:tc>
        <w:tc>
          <w:tcPr>
            <w:tcW w:w="1200" w:type="dxa"/>
            <w:shd w:val="clear" w:color="auto" w:fill="auto"/>
            <w:noWrap/>
            <w:vAlign w:val="bottom"/>
            <w:hideMark/>
          </w:tcPr>
          <w:p w14:paraId="3C0116E6"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-0.40297643</w:t>
            </w:r>
          </w:p>
        </w:tc>
        <w:tc>
          <w:tcPr>
            <w:tcW w:w="1200" w:type="dxa"/>
            <w:shd w:val="clear" w:color="auto" w:fill="auto"/>
            <w:noWrap/>
            <w:vAlign w:val="bottom"/>
            <w:hideMark/>
          </w:tcPr>
          <w:p w14:paraId="10D84668"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0.07236984</w:t>
            </w:r>
          </w:p>
        </w:tc>
      </w:tr>
      <w:tr w:rsidR="00D52297" w:rsidRPr="00D52297" w14:paraId="1B33C694" w14:textId="77777777" w:rsidTr="00D52297">
        <w:trPr>
          <w:trHeight w:val="300"/>
        </w:trPr>
        <w:tc>
          <w:tcPr>
            <w:tcW w:w="4540" w:type="dxa"/>
            <w:shd w:val="clear" w:color="auto" w:fill="auto"/>
            <w:noWrap/>
            <w:vAlign w:val="bottom"/>
            <w:hideMark/>
          </w:tcPr>
          <w:p w14:paraId="46A1D14C"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r w:rsidRPr="00D52297">
              <w:rPr>
                <w:rFonts w:eastAsia="Times New Roman"/>
                <w:i/>
                <w:iCs/>
                <w:color w:val="000000"/>
                <w:sz w:val="16"/>
                <w:szCs w:val="16"/>
                <w:lang w:val="es-ES" w:eastAsia="es-ES"/>
              </w:rPr>
              <w:t xml:space="preserve">Draba </w:t>
            </w:r>
            <w:proofErr w:type="spellStart"/>
            <w:r w:rsidRPr="00D52297">
              <w:rPr>
                <w:rFonts w:eastAsia="Times New Roman"/>
                <w:i/>
                <w:iCs/>
                <w:color w:val="000000"/>
                <w:sz w:val="16"/>
                <w:szCs w:val="16"/>
                <w:lang w:val="es-ES" w:eastAsia="es-ES"/>
              </w:rPr>
              <w:t>dedeana</w:t>
            </w:r>
            <w:proofErr w:type="spellEnd"/>
          </w:p>
        </w:tc>
        <w:tc>
          <w:tcPr>
            <w:tcW w:w="1360" w:type="dxa"/>
            <w:shd w:val="clear" w:color="auto" w:fill="auto"/>
            <w:noWrap/>
            <w:vAlign w:val="bottom"/>
            <w:hideMark/>
          </w:tcPr>
          <w:p w14:paraId="48E7183E"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Draded</w:t>
            </w:r>
            <w:proofErr w:type="spellEnd"/>
          </w:p>
        </w:tc>
        <w:tc>
          <w:tcPr>
            <w:tcW w:w="1200" w:type="dxa"/>
            <w:shd w:val="clear" w:color="auto" w:fill="auto"/>
            <w:noWrap/>
            <w:vAlign w:val="bottom"/>
            <w:hideMark/>
          </w:tcPr>
          <w:p w14:paraId="6499CEE0"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-0.43467822</w:t>
            </w:r>
          </w:p>
        </w:tc>
        <w:tc>
          <w:tcPr>
            <w:tcW w:w="1200" w:type="dxa"/>
            <w:shd w:val="clear" w:color="auto" w:fill="auto"/>
            <w:noWrap/>
            <w:vAlign w:val="bottom"/>
            <w:hideMark/>
          </w:tcPr>
          <w:p w14:paraId="7BA244BB"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0.49376216</w:t>
            </w:r>
          </w:p>
        </w:tc>
      </w:tr>
      <w:tr w:rsidR="00D52297" w:rsidRPr="00D52297" w14:paraId="68AE151D" w14:textId="77777777" w:rsidTr="00D52297">
        <w:trPr>
          <w:trHeight w:val="300"/>
        </w:trPr>
        <w:tc>
          <w:tcPr>
            <w:tcW w:w="4540" w:type="dxa"/>
            <w:shd w:val="clear" w:color="auto" w:fill="auto"/>
            <w:noWrap/>
            <w:vAlign w:val="bottom"/>
            <w:hideMark/>
          </w:tcPr>
          <w:p w14:paraId="2C55CCFF"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Erigeron</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alpinus</w:t>
            </w:r>
            <w:proofErr w:type="spellEnd"/>
          </w:p>
        </w:tc>
        <w:tc>
          <w:tcPr>
            <w:tcW w:w="1360" w:type="dxa"/>
            <w:shd w:val="clear" w:color="auto" w:fill="auto"/>
            <w:noWrap/>
            <w:vAlign w:val="bottom"/>
            <w:hideMark/>
          </w:tcPr>
          <w:p w14:paraId="72A61313"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Erialp</w:t>
            </w:r>
            <w:proofErr w:type="spellEnd"/>
          </w:p>
        </w:tc>
        <w:tc>
          <w:tcPr>
            <w:tcW w:w="1200" w:type="dxa"/>
            <w:shd w:val="clear" w:color="auto" w:fill="auto"/>
            <w:noWrap/>
            <w:vAlign w:val="bottom"/>
            <w:hideMark/>
          </w:tcPr>
          <w:p w14:paraId="6836A1D5"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0.10832918</w:t>
            </w:r>
          </w:p>
        </w:tc>
        <w:tc>
          <w:tcPr>
            <w:tcW w:w="1200" w:type="dxa"/>
            <w:shd w:val="clear" w:color="auto" w:fill="auto"/>
            <w:noWrap/>
            <w:vAlign w:val="bottom"/>
            <w:hideMark/>
          </w:tcPr>
          <w:p w14:paraId="12EB51CE"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0.22171564</w:t>
            </w:r>
          </w:p>
        </w:tc>
      </w:tr>
      <w:tr w:rsidR="00D52297" w:rsidRPr="00D52297" w14:paraId="328E1FD8" w14:textId="77777777" w:rsidTr="00D52297">
        <w:trPr>
          <w:trHeight w:val="300"/>
        </w:trPr>
        <w:tc>
          <w:tcPr>
            <w:tcW w:w="4540" w:type="dxa"/>
            <w:shd w:val="clear" w:color="auto" w:fill="auto"/>
            <w:noWrap/>
            <w:vAlign w:val="bottom"/>
            <w:hideMark/>
          </w:tcPr>
          <w:p w14:paraId="796CEC19"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Eryngium</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bourgatii</w:t>
            </w:r>
            <w:proofErr w:type="spellEnd"/>
          </w:p>
        </w:tc>
        <w:tc>
          <w:tcPr>
            <w:tcW w:w="1360" w:type="dxa"/>
            <w:shd w:val="clear" w:color="auto" w:fill="auto"/>
            <w:noWrap/>
            <w:vAlign w:val="bottom"/>
            <w:hideMark/>
          </w:tcPr>
          <w:p w14:paraId="62AA70DE"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Erybou</w:t>
            </w:r>
            <w:proofErr w:type="spellEnd"/>
          </w:p>
        </w:tc>
        <w:tc>
          <w:tcPr>
            <w:tcW w:w="1200" w:type="dxa"/>
            <w:shd w:val="clear" w:color="auto" w:fill="auto"/>
            <w:noWrap/>
            <w:vAlign w:val="bottom"/>
            <w:hideMark/>
          </w:tcPr>
          <w:p w14:paraId="3FB8E32B"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-0.18389075</w:t>
            </w:r>
          </w:p>
        </w:tc>
        <w:tc>
          <w:tcPr>
            <w:tcW w:w="1200" w:type="dxa"/>
            <w:shd w:val="clear" w:color="auto" w:fill="auto"/>
            <w:noWrap/>
            <w:vAlign w:val="bottom"/>
            <w:hideMark/>
          </w:tcPr>
          <w:p w14:paraId="32EFBF64"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0.21969489</w:t>
            </w:r>
          </w:p>
        </w:tc>
      </w:tr>
      <w:tr w:rsidR="00D52297" w:rsidRPr="00D52297" w14:paraId="4C3DDF2D" w14:textId="77777777" w:rsidTr="00D52297">
        <w:trPr>
          <w:trHeight w:val="300"/>
        </w:trPr>
        <w:tc>
          <w:tcPr>
            <w:tcW w:w="4540" w:type="dxa"/>
            <w:shd w:val="clear" w:color="auto" w:fill="auto"/>
            <w:noWrap/>
            <w:vAlign w:val="bottom"/>
            <w:hideMark/>
          </w:tcPr>
          <w:p w14:paraId="11686402"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Euphorbia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pyrenaica</w:t>
            </w:r>
            <w:proofErr w:type="spellEnd"/>
          </w:p>
        </w:tc>
        <w:tc>
          <w:tcPr>
            <w:tcW w:w="1360" w:type="dxa"/>
            <w:shd w:val="clear" w:color="auto" w:fill="auto"/>
            <w:noWrap/>
            <w:vAlign w:val="bottom"/>
            <w:hideMark/>
          </w:tcPr>
          <w:p w14:paraId="6CD15F97"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Euppyr</w:t>
            </w:r>
            <w:proofErr w:type="spellEnd"/>
          </w:p>
        </w:tc>
        <w:tc>
          <w:tcPr>
            <w:tcW w:w="1200" w:type="dxa"/>
            <w:shd w:val="clear" w:color="auto" w:fill="auto"/>
            <w:noWrap/>
            <w:vAlign w:val="bottom"/>
            <w:hideMark/>
          </w:tcPr>
          <w:p w14:paraId="374D0CE8"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-0.41246197</w:t>
            </w:r>
          </w:p>
        </w:tc>
        <w:tc>
          <w:tcPr>
            <w:tcW w:w="1200" w:type="dxa"/>
            <w:shd w:val="clear" w:color="auto" w:fill="auto"/>
            <w:noWrap/>
            <w:vAlign w:val="bottom"/>
            <w:hideMark/>
          </w:tcPr>
          <w:p w14:paraId="21F4ED3C"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-0.09036552</w:t>
            </w:r>
          </w:p>
        </w:tc>
      </w:tr>
      <w:tr w:rsidR="00D52297" w:rsidRPr="00D52297" w14:paraId="7C228AB4" w14:textId="77777777" w:rsidTr="00D52297">
        <w:trPr>
          <w:trHeight w:val="300"/>
        </w:trPr>
        <w:tc>
          <w:tcPr>
            <w:tcW w:w="4540" w:type="dxa"/>
            <w:shd w:val="clear" w:color="auto" w:fill="auto"/>
            <w:noWrap/>
            <w:vAlign w:val="bottom"/>
            <w:hideMark/>
          </w:tcPr>
          <w:p w14:paraId="7CA7AD04"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Euphrasia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salisburgensis</w:t>
            </w:r>
            <w:proofErr w:type="spellEnd"/>
          </w:p>
        </w:tc>
        <w:tc>
          <w:tcPr>
            <w:tcW w:w="1360" w:type="dxa"/>
            <w:shd w:val="clear" w:color="auto" w:fill="auto"/>
            <w:noWrap/>
            <w:vAlign w:val="bottom"/>
            <w:hideMark/>
          </w:tcPr>
          <w:p w14:paraId="47A57354"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Eupsal</w:t>
            </w:r>
            <w:proofErr w:type="spellEnd"/>
          </w:p>
        </w:tc>
        <w:tc>
          <w:tcPr>
            <w:tcW w:w="1200" w:type="dxa"/>
            <w:shd w:val="clear" w:color="auto" w:fill="auto"/>
            <w:noWrap/>
            <w:vAlign w:val="bottom"/>
            <w:hideMark/>
          </w:tcPr>
          <w:p w14:paraId="3146478A"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-0.22463362</w:t>
            </w:r>
          </w:p>
        </w:tc>
        <w:tc>
          <w:tcPr>
            <w:tcW w:w="1200" w:type="dxa"/>
            <w:shd w:val="clear" w:color="auto" w:fill="auto"/>
            <w:noWrap/>
            <w:vAlign w:val="bottom"/>
            <w:hideMark/>
          </w:tcPr>
          <w:p w14:paraId="703353CB"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-0.34160941</w:t>
            </w:r>
          </w:p>
        </w:tc>
      </w:tr>
      <w:tr w:rsidR="00D52297" w:rsidRPr="00D52297" w14:paraId="2F6EDBD6" w14:textId="77777777" w:rsidTr="00D52297">
        <w:trPr>
          <w:trHeight w:val="300"/>
        </w:trPr>
        <w:tc>
          <w:tcPr>
            <w:tcW w:w="4540" w:type="dxa"/>
            <w:shd w:val="clear" w:color="auto" w:fill="auto"/>
            <w:noWrap/>
            <w:vAlign w:val="bottom"/>
            <w:hideMark/>
          </w:tcPr>
          <w:p w14:paraId="54301440"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Festuca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glacialis</w:t>
            </w:r>
            <w:proofErr w:type="spellEnd"/>
          </w:p>
        </w:tc>
        <w:tc>
          <w:tcPr>
            <w:tcW w:w="1360" w:type="dxa"/>
            <w:shd w:val="clear" w:color="auto" w:fill="auto"/>
            <w:noWrap/>
            <w:vAlign w:val="bottom"/>
            <w:hideMark/>
          </w:tcPr>
          <w:p w14:paraId="5385B4A3"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Fesgla</w:t>
            </w:r>
            <w:proofErr w:type="spellEnd"/>
          </w:p>
        </w:tc>
        <w:tc>
          <w:tcPr>
            <w:tcW w:w="1200" w:type="dxa"/>
            <w:shd w:val="clear" w:color="auto" w:fill="auto"/>
            <w:noWrap/>
            <w:vAlign w:val="bottom"/>
            <w:hideMark/>
          </w:tcPr>
          <w:p w14:paraId="4B6FC5CE"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0.70335011</w:t>
            </w:r>
          </w:p>
        </w:tc>
        <w:tc>
          <w:tcPr>
            <w:tcW w:w="1200" w:type="dxa"/>
            <w:shd w:val="clear" w:color="auto" w:fill="auto"/>
            <w:noWrap/>
            <w:vAlign w:val="bottom"/>
            <w:hideMark/>
          </w:tcPr>
          <w:p w14:paraId="1A043B97"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0.10426121</w:t>
            </w:r>
          </w:p>
        </w:tc>
      </w:tr>
      <w:tr w:rsidR="00D52297" w:rsidRPr="00D52297" w14:paraId="71BEAD40" w14:textId="77777777" w:rsidTr="00D52297">
        <w:trPr>
          <w:trHeight w:val="300"/>
        </w:trPr>
        <w:tc>
          <w:tcPr>
            <w:tcW w:w="4540" w:type="dxa"/>
            <w:shd w:val="clear" w:color="auto" w:fill="auto"/>
            <w:noWrap/>
            <w:vAlign w:val="bottom"/>
            <w:hideMark/>
          </w:tcPr>
          <w:p w14:paraId="4AF45B43"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Festuca</w:t>
            </w:r>
            <w:proofErr w:type="spellEnd"/>
            <w:r w:rsidRPr="00D52297">
              <w:rPr>
                <w:rFonts w:eastAsia="Times New Roman"/>
                <w:i/>
                <w:iCs/>
                <w:color w:val="000000"/>
                <w:sz w:val="16"/>
                <w:szCs w:val="16"/>
                <w:lang w:val="es-ES" w:eastAsia="es-ES"/>
              </w:rPr>
              <w:t xml:space="preserve"> gr. rubra</w:t>
            </w:r>
          </w:p>
        </w:tc>
        <w:tc>
          <w:tcPr>
            <w:tcW w:w="1360" w:type="dxa"/>
            <w:shd w:val="clear" w:color="auto" w:fill="auto"/>
            <w:noWrap/>
            <w:vAlign w:val="bottom"/>
            <w:hideMark/>
          </w:tcPr>
          <w:p w14:paraId="1B5DEDDD"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Fesrub</w:t>
            </w:r>
            <w:proofErr w:type="spellEnd"/>
          </w:p>
        </w:tc>
        <w:tc>
          <w:tcPr>
            <w:tcW w:w="1200" w:type="dxa"/>
            <w:shd w:val="clear" w:color="auto" w:fill="auto"/>
            <w:noWrap/>
            <w:vAlign w:val="bottom"/>
            <w:hideMark/>
          </w:tcPr>
          <w:p w14:paraId="7D7AE690"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-0.07073091</w:t>
            </w:r>
          </w:p>
        </w:tc>
        <w:tc>
          <w:tcPr>
            <w:tcW w:w="1200" w:type="dxa"/>
            <w:shd w:val="clear" w:color="auto" w:fill="auto"/>
            <w:noWrap/>
            <w:vAlign w:val="bottom"/>
            <w:hideMark/>
          </w:tcPr>
          <w:p w14:paraId="6EEC13C0"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0.39051504</w:t>
            </w:r>
          </w:p>
        </w:tc>
      </w:tr>
      <w:tr w:rsidR="00D52297" w:rsidRPr="00D52297" w14:paraId="5F4935E8" w14:textId="77777777" w:rsidTr="00D52297">
        <w:trPr>
          <w:trHeight w:val="300"/>
        </w:trPr>
        <w:tc>
          <w:tcPr>
            <w:tcW w:w="4540" w:type="dxa"/>
            <w:shd w:val="clear" w:color="auto" w:fill="auto"/>
            <w:noWrap/>
            <w:vAlign w:val="bottom"/>
            <w:hideMark/>
          </w:tcPr>
          <w:p w14:paraId="3B095DDF"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Festuca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hystrix</w:t>
            </w:r>
            <w:proofErr w:type="spellEnd"/>
          </w:p>
        </w:tc>
        <w:tc>
          <w:tcPr>
            <w:tcW w:w="1360" w:type="dxa"/>
            <w:shd w:val="clear" w:color="auto" w:fill="auto"/>
            <w:noWrap/>
            <w:vAlign w:val="bottom"/>
            <w:hideMark/>
          </w:tcPr>
          <w:p w14:paraId="716303F5"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Feshys</w:t>
            </w:r>
            <w:proofErr w:type="spellEnd"/>
          </w:p>
        </w:tc>
        <w:tc>
          <w:tcPr>
            <w:tcW w:w="1200" w:type="dxa"/>
            <w:shd w:val="clear" w:color="auto" w:fill="auto"/>
            <w:noWrap/>
            <w:vAlign w:val="bottom"/>
            <w:hideMark/>
          </w:tcPr>
          <w:p w14:paraId="7E9BC6EF"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-0.39802784</w:t>
            </w:r>
          </w:p>
        </w:tc>
        <w:tc>
          <w:tcPr>
            <w:tcW w:w="1200" w:type="dxa"/>
            <w:shd w:val="clear" w:color="auto" w:fill="auto"/>
            <w:noWrap/>
            <w:vAlign w:val="bottom"/>
            <w:hideMark/>
          </w:tcPr>
          <w:p w14:paraId="392BC59F"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-0.24144864</w:t>
            </w:r>
          </w:p>
        </w:tc>
      </w:tr>
      <w:tr w:rsidR="00D52297" w:rsidRPr="00D52297" w14:paraId="3679B06E" w14:textId="77777777" w:rsidTr="00D52297">
        <w:trPr>
          <w:trHeight w:val="300"/>
        </w:trPr>
        <w:tc>
          <w:tcPr>
            <w:tcW w:w="4540" w:type="dxa"/>
            <w:shd w:val="clear" w:color="auto" w:fill="auto"/>
            <w:noWrap/>
            <w:vAlign w:val="bottom"/>
            <w:hideMark/>
          </w:tcPr>
          <w:p w14:paraId="16A5FA9F"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Festuca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picoeuropeana</w:t>
            </w:r>
            <w:proofErr w:type="spellEnd"/>
          </w:p>
        </w:tc>
        <w:tc>
          <w:tcPr>
            <w:tcW w:w="1360" w:type="dxa"/>
            <w:shd w:val="clear" w:color="auto" w:fill="auto"/>
            <w:noWrap/>
            <w:vAlign w:val="bottom"/>
            <w:hideMark/>
          </w:tcPr>
          <w:p w14:paraId="788C6A78"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Fespic</w:t>
            </w:r>
            <w:proofErr w:type="spellEnd"/>
          </w:p>
        </w:tc>
        <w:tc>
          <w:tcPr>
            <w:tcW w:w="1200" w:type="dxa"/>
            <w:shd w:val="clear" w:color="auto" w:fill="auto"/>
            <w:noWrap/>
            <w:vAlign w:val="bottom"/>
            <w:hideMark/>
          </w:tcPr>
          <w:p w14:paraId="3DDD6D16"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-0.24077199</w:t>
            </w:r>
          </w:p>
        </w:tc>
        <w:tc>
          <w:tcPr>
            <w:tcW w:w="1200" w:type="dxa"/>
            <w:shd w:val="clear" w:color="auto" w:fill="auto"/>
            <w:noWrap/>
            <w:vAlign w:val="bottom"/>
            <w:hideMark/>
          </w:tcPr>
          <w:p w14:paraId="72AEC99E"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-0.37138493</w:t>
            </w:r>
          </w:p>
        </w:tc>
      </w:tr>
      <w:tr w:rsidR="00D52297" w:rsidRPr="00D52297" w14:paraId="601453CE" w14:textId="77777777" w:rsidTr="00D52297">
        <w:trPr>
          <w:trHeight w:val="300"/>
        </w:trPr>
        <w:tc>
          <w:tcPr>
            <w:tcW w:w="4540" w:type="dxa"/>
            <w:shd w:val="clear" w:color="auto" w:fill="auto"/>
            <w:noWrap/>
            <w:vAlign w:val="bottom"/>
            <w:hideMark/>
          </w:tcPr>
          <w:p w14:paraId="75723384"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Galium</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pumilum</w:t>
            </w:r>
            <w:proofErr w:type="spellEnd"/>
          </w:p>
        </w:tc>
        <w:tc>
          <w:tcPr>
            <w:tcW w:w="1360" w:type="dxa"/>
            <w:shd w:val="clear" w:color="auto" w:fill="auto"/>
            <w:noWrap/>
            <w:vAlign w:val="bottom"/>
            <w:hideMark/>
          </w:tcPr>
          <w:p w14:paraId="392F3AB3"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Galpum</w:t>
            </w:r>
            <w:proofErr w:type="spellEnd"/>
          </w:p>
        </w:tc>
        <w:tc>
          <w:tcPr>
            <w:tcW w:w="1200" w:type="dxa"/>
            <w:shd w:val="clear" w:color="auto" w:fill="auto"/>
            <w:noWrap/>
            <w:vAlign w:val="bottom"/>
            <w:hideMark/>
          </w:tcPr>
          <w:p w14:paraId="63EBC6A8"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0.05775293</w:t>
            </w:r>
          </w:p>
        </w:tc>
        <w:tc>
          <w:tcPr>
            <w:tcW w:w="1200" w:type="dxa"/>
            <w:shd w:val="clear" w:color="auto" w:fill="auto"/>
            <w:noWrap/>
            <w:vAlign w:val="bottom"/>
            <w:hideMark/>
          </w:tcPr>
          <w:p w14:paraId="67310EDE"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0.62816766</w:t>
            </w:r>
          </w:p>
        </w:tc>
      </w:tr>
      <w:tr w:rsidR="00D52297" w:rsidRPr="00D52297" w14:paraId="478B979F" w14:textId="77777777" w:rsidTr="00D52297">
        <w:trPr>
          <w:trHeight w:val="300"/>
        </w:trPr>
        <w:tc>
          <w:tcPr>
            <w:tcW w:w="4540" w:type="dxa"/>
            <w:shd w:val="clear" w:color="auto" w:fill="auto"/>
            <w:noWrap/>
            <w:vAlign w:val="bottom"/>
            <w:hideMark/>
          </w:tcPr>
          <w:p w14:paraId="06DFFB07"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Galium</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pyrenaicum</w:t>
            </w:r>
            <w:proofErr w:type="spellEnd"/>
          </w:p>
        </w:tc>
        <w:tc>
          <w:tcPr>
            <w:tcW w:w="1360" w:type="dxa"/>
            <w:shd w:val="clear" w:color="auto" w:fill="auto"/>
            <w:noWrap/>
            <w:vAlign w:val="bottom"/>
            <w:hideMark/>
          </w:tcPr>
          <w:p w14:paraId="59ADF250"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Galpyr</w:t>
            </w:r>
            <w:proofErr w:type="spellEnd"/>
          </w:p>
        </w:tc>
        <w:tc>
          <w:tcPr>
            <w:tcW w:w="1200" w:type="dxa"/>
            <w:shd w:val="clear" w:color="auto" w:fill="auto"/>
            <w:noWrap/>
            <w:vAlign w:val="bottom"/>
            <w:hideMark/>
          </w:tcPr>
          <w:p w14:paraId="0135DECD"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0.07784597</w:t>
            </w:r>
          </w:p>
        </w:tc>
        <w:tc>
          <w:tcPr>
            <w:tcW w:w="1200" w:type="dxa"/>
            <w:shd w:val="clear" w:color="auto" w:fill="auto"/>
            <w:noWrap/>
            <w:vAlign w:val="bottom"/>
            <w:hideMark/>
          </w:tcPr>
          <w:p w14:paraId="0AB11BFE"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-0.62731841</w:t>
            </w:r>
          </w:p>
        </w:tc>
      </w:tr>
      <w:tr w:rsidR="00D52297" w:rsidRPr="00D52297" w14:paraId="34E618EB" w14:textId="77777777" w:rsidTr="00D52297">
        <w:trPr>
          <w:trHeight w:val="300"/>
        </w:trPr>
        <w:tc>
          <w:tcPr>
            <w:tcW w:w="4540" w:type="dxa"/>
            <w:shd w:val="clear" w:color="auto" w:fill="auto"/>
            <w:noWrap/>
            <w:vAlign w:val="bottom"/>
            <w:hideMark/>
          </w:tcPr>
          <w:p w14:paraId="51448484"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r w:rsidRPr="00D52297">
              <w:rPr>
                <w:rFonts w:eastAsia="Times New Roman"/>
                <w:i/>
                <w:iCs/>
                <w:color w:val="000000"/>
                <w:sz w:val="16"/>
                <w:szCs w:val="16"/>
                <w:lang w:val="es-ES" w:eastAsia="es-ES"/>
              </w:rPr>
              <w:t xml:space="preserve">Genista </w:t>
            </w:r>
            <w:proofErr w:type="spellStart"/>
            <w:r w:rsidRPr="00D52297">
              <w:rPr>
                <w:rFonts w:eastAsia="Times New Roman"/>
                <w:i/>
                <w:iCs/>
                <w:color w:val="000000"/>
                <w:sz w:val="16"/>
                <w:szCs w:val="16"/>
                <w:lang w:val="es-ES" w:eastAsia="es-ES"/>
              </w:rPr>
              <w:t>legionensis</w:t>
            </w:r>
            <w:proofErr w:type="spellEnd"/>
          </w:p>
        </w:tc>
        <w:tc>
          <w:tcPr>
            <w:tcW w:w="1360" w:type="dxa"/>
            <w:shd w:val="clear" w:color="auto" w:fill="auto"/>
            <w:noWrap/>
            <w:vAlign w:val="bottom"/>
            <w:hideMark/>
          </w:tcPr>
          <w:p w14:paraId="4C9CA4B4"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Genleg</w:t>
            </w:r>
            <w:proofErr w:type="spellEnd"/>
          </w:p>
        </w:tc>
        <w:tc>
          <w:tcPr>
            <w:tcW w:w="1200" w:type="dxa"/>
            <w:shd w:val="clear" w:color="auto" w:fill="auto"/>
            <w:noWrap/>
            <w:vAlign w:val="bottom"/>
            <w:hideMark/>
          </w:tcPr>
          <w:p w14:paraId="306764AF"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-0.59950319</w:t>
            </w:r>
          </w:p>
        </w:tc>
        <w:tc>
          <w:tcPr>
            <w:tcW w:w="1200" w:type="dxa"/>
            <w:shd w:val="clear" w:color="auto" w:fill="auto"/>
            <w:noWrap/>
            <w:vAlign w:val="bottom"/>
            <w:hideMark/>
          </w:tcPr>
          <w:p w14:paraId="098E5882"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-0.08017966</w:t>
            </w:r>
          </w:p>
        </w:tc>
      </w:tr>
      <w:tr w:rsidR="00D52297" w:rsidRPr="00D52297" w14:paraId="41FB2C9F" w14:textId="77777777" w:rsidTr="00D52297">
        <w:trPr>
          <w:trHeight w:val="300"/>
        </w:trPr>
        <w:tc>
          <w:tcPr>
            <w:tcW w:w="4540" w:type="dxa"/>
            <w:shd w:val="clear" w:color="auto" w:fill="auto"/>
            <w:noWrap/>
            <w:vAlign w:val="bottom"/>
            <w:hideMark/>
          </w:tcPr>
          <w:p w14:paraId="7A56B0DB"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Gentiana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nivalis</w:t>
            </w:r>
            <w:proofErr w:type="spellEnd"/>
          </w:p>
        </w:tc>
        <w:tc>
          <w:tcPr>
            <w:tcW w:w="1360" w:type="dxa"/>
            <w:shd w:val="clear" w:color="auto" w:fill="auto"/>
            <w:noWrap/>
            <w:vAlign w:val="bottom"/>
            <w:hideMark/>
          </w:tcPr>
          <w:p w14:paraId="6ACBB851"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Genniv</w:t>
            </w:r>
            <w:proofErr w:type="spellEnd"/>
          </w:p>
        </w:tc>
        <w:tc>
          <w:tcPr>
            <w:tcW w:w="1200" w:type="dxa"/>
            <w:shd w:val="clear" w:color="auto" w:fill="auto"/>
            <w:noWrap/>
            <w:vAlign w:val="bottom"/>
            <w:hideMark/>
          </w:tcPr>
          <w:p w14:paraId="246AF7E2"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0.14433934</w:t>
            </w:r>
          </w:p>
        </w:tc>
        <w:tc>
          <w:tcPr>
            <w:tcW w:w="1200" w:type="dxa"/>
            <w:shd w:val="clear" w:color="auto" w:fill="auto"/>
            <w:noWrap/>
            <w:vAlign w:val="bottom"/>
            <w:hideMark/>
          </w:tcPr>
          <w:p w14:paraId="36B467B4"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0.08736727</w:t>
            </w:r>
          </w:p>
        </w:tc>
      </w:tr>
      <w:tr w:rsidR="00D52297" w:rsidRPr="00D52297" w14:paraId="45E55A8F" w14:textId="77777777" w:rsidTr="00D52297">
        <w:trPr>
          <w:trHeight w:val="300"/>
        </w:trPr>
        <w:tc>
          <w:tcPr>
            <w:tcW w:w="4540" w:type="dxa"/>
            <w:shd w:val="clear" w:color="auto" w:fill="auto"/>
            <w:noWrap/>
            <w:vAlign w:val="bottom"/>
            <w:hideMark/>
          </w:tcPr>
          <w:p w14:paraId="5BEBAD7F"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Gentiana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verna</w:t>
            </w:r>
            <w:proofErr w:type="spellEnd"/>
          </w:p>
        </w:tc>
        <w:tc>
          <w:tcPr>
            <w:tcW w:w="1360" w:type="dxa"/>
            <w:shd w:val="clear" w:color="auto" w:fill="auto"/>
            <w:noWrap/>
            <w:vAlign w:val="bottom"/>
            <w:hideMark/>
          </w:tcPr>
          <w:p w14:paraId="7B6BC3E4"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Genver</w:t>
            </w:r>
            <w:proofErr w:type="spellEnd"/>
          </w:p>
        </w:tc>
        <w:tc>
          <w:tcPr>
            <w:tcW w:w="1200" w:type="dxa"/>
            <w:shd w:val="clear" w:color="auto" w:fill="auto"/>
            <w:noWrap/>
            <w:vAlign w:val="bottom"/>
            <w:hideMark/>
          </w:tcPr>
          <w:p w14:paraId="7046EB1A"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-0.37209895</w:t>
            </w:r>
          </w:p>
        </w:tc>
        <w:tc>
          <w:tcPr>
            <w:tcW w:w="1200" w:type="dxa"/>
            <w:shd w:val="clear" w:color="auto" w:fill="auto"/>
            <w:noWrap/>
            <w:vAlign w:val="bottom"/>
            <w:hideMark/>
          </w:tcPr>
          <w:p w14:paraId="6BB62639"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0.08123781</w:t>
            </w:r>
          </w:p>
        </w:tc>
      </w:tr>
      <w:tr w:rsidR="00D52297" w:rsidRPr="00D52297" w14:paraId="56C2F805" w14:textId="77777777" w:rsidTr="00D52297">
        <w:trPr>
          <w:trHeight w:val="300"/>
        </w:trPr>
        <w:tc>
          <w:tcPr>
            <w:tcW w:w="4540" w:type="dxa"/>
            <w:shd w:val="clear" w:color="auto" w:fill="auto"/>
            <w:noWrap/>
            <w:vAlign w:val="bottom"/>
            <w:hideMark/>
          </w:tcPr>
          <w:p w14:paraId="0ACFF18D"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Gentianella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campestris</w:t>
            </w:r>
            <w:proofErr w:type="spellEnd"/>
          </w:p>
        </w:tc>
        <w:tc>
          <w:tcPr>
            <w:tcW w:w="1360" w:type="dxa"/>
            <w:shd w:val="clear" w:color="auto" w:fill="auto"/>
            <w:noWrap/>
            <w:vAlign w:val="bottom"/>
            <w:hideMark/>
          </w:tcPr>
          <w:p w14:paraId="66725A47"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Gencam</w:t>
            </w:r>
            <w:proofErr w:type="spellEnd"/>
          </w:p>
        </w:tc>
        <w:tc>
          <w:tcPr>
            <w:tcW w:w="1200" w:type="dxa"/>
            <w:shd w:val="clear" w:color="auto" w:fill="auto"/>
            <w:noWrap/>
            <w:vAlign w:val="bottom"/>
            <w:hideMark/>
          </w:tcPr>
          <w:p w14:paraId="4BFE4E81"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-0.29402477</w:t>
            </w:r>
          </w:p>
        </w:tc>
        <w:tc>
          <w:tcPr>
            <w:tcW w:w="1200" w:type="dxa"/>
            <w:shd w:val="clear" w:color="auto" w:fill="auto"/>
            <w:noWrap/>
            <w:vAlign w:val="bottom"/>
            <w:hideMark/>
          </w:tcPr>
          <w:p w14:paraId="7616763D"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0.03083168</w:t>
            </w:r>
          </w:p>
        </w:tc>
      </w:tr>
      <w:tr w:rsidR="00D52297" w:rsidRPr="00D52297" w14:paraId="1D583763" w14:textId="77777777" w:rsidTr="00D52297">
        <w:trPr>
          <w:trHeight w:val="300"/>
        </w:trPr>
        <w:tc>
          <w:tcPr>
            <w:tcW w:w="4540" w:type="dxa"/>
            <w:shd w:val="clear" w:color="auto" w:fill="auto"/>
            <w:noWrap/>
            <w:vAlign w:val="bottom"/>
            <w:hideMark/>
          </w:tcPr>
          <w:p w14:paraId="10B1CD62"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Gnaphalium</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hoppeanum</w:t>
            </w:r>
            <w:proofErr w:type="spellEnd"/>
          </w:p>
        </w:tc>
        <w:tc>
          <w:tcPr>
            <w:tcW w:w="1360" w:type="dxa"/>
            <w:shd w:val="clear" w:color="auto" w:fill="auto"/>
            <w:noWrap/>
            <w:vAlign w:val="bottom"/>
            <w:hideMark/>
          </w:tcPr>
          <w:p w14:paraId="1020DBDB"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Gnahop</w:t>
            </w:r>
            <w:proofErr w:type="spellEnd"/>
          </w:p>
        </w:tc>
        <w:tc>
          <w:tcPr>
            <w:tcW w:w="1200" w:type="dxa"/>
            <w:shd w:val="clear" w:color="auto" w:fill="auto"/>
            <w:noWrap/>
            <w:vAlign w:val="bottom"/>
            <w:hideMark/>
          </w:tcPr>
          <w:p w14:paraId="579F1D53"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0.36306039</w:t>
            </w:r>
          </w:p>
        </w:tc>
        <w:tc>
          <w:tcPr>
            <w:tcW w:w="1200" w:type="dxa"/>
            <w:shd w:val="clear" w:color="auto" w:fill="auto"/>
            <w:noWrap/>
            <w:vAlign w:val="bottom"/>
            <w:hideMark/>
          </w:tcPr>
          <w:p w14:paraId="0E34DEE9"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0.37459588</w:t>
            </w:r>
          </w:p>
        </w:tc>
      </w:tr>
      <w:tr w:rsidR="00D52297" w:rsidRPr="00D52297" w14:paraId="72435B9B" w14:textId="77777777" w:rsidTr="00D52297">
        <w:trPr>
          <w:trHeight w:val="300"/>
        </w:trPr>
        <w:tc>
          <w:tcPr>
            <w:tcW w:w="4540" w:type="dxa"/>
            <w:shd w:val="clear" w:color="auto" w:fill="auto"/>
            <w:noWrap/>
            <w:vAlign w:val="bottom"/>
            <w:hideMark/>
          </w:tcPr>
          <w:p w14:paraId="5C5180EB"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Gypsophila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repens</w:t>
            </w:r>
            <w:proofErr w:type="spellEnd"/>
          </w:p>
        </w:tc>
        <w:tc>
          <w:tcPr>
            <w:tcW w:w="1360" w:type="dxa"/>
            <w:shd w:val="clear" w:color="auto" w:fill="auto"/>
            <w:noWrap/>
            <w:vAlign w:val="bottom"/>
            <w:hideMark/>
          </w:tcPr>
          <w:p w14:paraId="3DCB9ACD"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Gyprep</w:t>
            </w:r>
            <w:proofErr w:type="spellEnd"/>
          </w:p>
        </w:tc>
        <w:tc>
          <w:tcPr>
            <w:tcW w:w="1200" w:type="dxa"/>
            <w:shd w:val="clear" w:color="auto" w:fill="auto"/>
            <w:noWrap/>
            <w:vAlign w:val="bottom"/>
            <w:hideMark/>
          </w:tcPr>
          <w:p w14:paraId="46FE85BC"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-0.41713995</w:t>
            </w:r>
          </w:p>
        </w:tc>
        <w:tc>
          <w:tcPr>
            <w:tcW w:w="1200" w:type="dxa"/>
            <w:shd w:val="clear" w:color="auto" w:fill="auto"/>
            <w:noWrap/>
            <w:vAlign w:val="bottom"/>
            <w:hideMark/>
          </w:tcPr>
          <w:p w14:paraId="2D5D6047"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-0.18485794</w:t>
            </w:r>
          </w:p>
        </w:tc>
      </w:tr>
      <w:tr w:rsidR="00D52297" w:rsidRPr="00D52297" w14:paraId="451BDDB6" w14:textId="77777777" w:rsidTr="00D52297">
        <w:trPr>
          <w:trHeight w:val="300"/>
        </w:trPr>
        <w:tc>
          <w:tcPr>
            <w:tcW w:w="4540" w:type="dxa"/>
            <w:shd w:val="clear" w:color="auto" w:fill="auto"/>
            <w:noWrap/>
            <w:vAlign w:val="bottom"/>
            <w:hideMark/>
          </w:tcPr>
          <w:p w14:paraId="1D1E4505"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Helianthemum</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apenninum</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subsp</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cantabricum</w:t>
            </w:r>
            <w:proofErr w:type="spellEnd"/>
          </w:p>
        </w:tc>
        <w:tc>
          <w:tcPr>
            <w:tcW w:w="1360" w:type="dxa"/>
            <w:shd w:val="clear" w:color="auto" w:fill="auto"/>
            <w:noWrap/>
            <w:vAlign w:val="bottom"/>
            <w:hideMark/>
          </w:tcPr>
          <w:p w14:paraId="2D4A8019"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Helcan</w:t>
            </w:r>
            <w:proofErr w:type="spellEnd"/>
          </w:p>
        </w:tc>
        <w:tc>
          <w:tcPr>
            <w:tcW w:w="1200" w:type="dxa"/>
            <w:shd w:val="clear" w:color="auto" w:fill="auto"/>
            <w:noWrap/>
            <w:vAlign w:val="bottom"/>
            <w:hideMark/>
          </w:tcPr>
          <w:p w14:paraId="1E210A2A"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-0.24673604</w:t>
            </w:r>
          </w:p>
        </w:tc>
        <w:tc>
          <w:tcPr>
            <w:tcW w:w="1200" w:type="dxa"/>
            <w:shd w:val="clear" w:color="auto" w:fill="auto"/>
            <w:noWrap/>
            <w:vAlign w:val="bottom"/>
            <w:hideMark/>
          </w:tcPr>
          <w:p w14:paraId="748FA0E1"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0.53550255</w:t>
            </w:r>
          </w:p>
        </w:tc>
      </w:tr>
      <w:tr w:rsidR="00D52297" w:rsidRPr="00D52297" w14:paraId="0847FAEB" w14:textId="77777777" w:rsidTr="00D52297">
        <w:trPr>
          <w:trHeight w:val="300"/>
        </w:trPr>
        <w:tc>
          <w:tcPr>
            <w:tcW w:w="4540" w:type="dxa"/>
            <w:shd w:val="clear" w:color="auto" w:fill="auto"/>
            <w:noWrap/>
            <w:vAlign w:val="bottom"/>
            <w:hideMark/>
          </w:tcPr>
          <w:p w14:paraId="59156043"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Helianthemum</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apenninum</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subsp</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urrielense</w:t>
            </w:r>
            <w:proofErr w:type="spellEnd"/>
          </w:p>
        </w:tc>
        <w:tc>
          <w:tcPr>
            <w:tcW w:w="1360" w:type="dxa"/>
            <w:shd w:val="clear" w:color="auto" w:fill="auto"/>
            <w:noWrap/>
            <w:vAlign w:val="bottom"/>
            <w:hideMark/>
          </w:tcPr>
          <w:p w14:paraId="241ADFAE"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Helurr</w:t>
            </w:r>
            <w:proofErr w:type="spellEnd"/>
          </w:p>
        </w:tc>
        <w:tc>
          <w:tcPr>
            <w:tcW w:w="1200" w:type="dxa"/>
            <w:shd w:val="clear" w:color="auto" w:fill="auto"/>
            <w:noWrap/>
            <w:vAlign w:val="bottom"/>
            <w:hideMark/>
          </w:tcPr>
          <w:p w14:paraId="3603DAEC"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0.245896</w:t>
            </w:r>
          </w:p>
        </w:tc>
        <w:tc>
          <w:tcPr>
            <w:tcW w:w="1200" w:type="dxa"/>
            <w:shd w:val="clear" w:color="auto" w:fill="auto"/>
            <w:noWrap/>
            <w:vAlign w:val="bottom"/>
            <w:hideMark/>
          </w:tcPr>
          <w:p w14:paraId="4CF258DD"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0.20158793</w:t>
            </w:r>
          </w:p>
        </w:tc>
      </w:tr>
      <w:tr w:rsidR="00D52297" w:rsidRPr="00D52297" w14:paraId="6B92653B" w14:textId="77777777" w:rsidTr="00D52297">
        <w:trPr>
          <w:trHeight w:val="300"/>
        </w:trPr>
        <w:tc>
          <w:tcPr>
            <w:tcW w:w="4540" w:type="dxa"/>
            <w:shd w:val="clear" w:color="auto" w:fill="auto"/>
            <w:noWrap/>
            <w:vAlign w:val="bottom"/>
            <w:hideMark/>
          </w:tcPr>
          <w:p w14:paraId="4C71BAAC"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lastRenderedPageBreak/>
              <w:t>Helianthemum</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canum</w:t>
            </w:r>
            <w:proofErr w:type="spellEnd"/>
          </w:p>
        </w:tc>
        <w:tc>
          <w:tcPr>
            <w:tcW w:w="1360" w:type="dxa"/>
            <w:shd w:val="clear" w:color="auto" w:fill="auto"/>
            <w:noWrap/>
            <w:vAlign w:val="bottom"/>
            <w:hideMark/>
          </w:tcPr>
          <w:p w14:paraId="42134641"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Helcan</w:t>
            </w:r>
            <w:proofErr w:type="spellEnd"/>
          </w:p>
        </w:tc>
        <w:tc>
          <w:tcPr>
            <w:tcW w:w="1200" w:type="dxa"/>
            <w:shd w:val="clear" w:color="auto" w:fill="auto"/>
            <w:noWrap/>
            <w:vAlign w:val="bottom"/>
            <w:hideMark/>
          </w:tcPr>
          <w:p w14:paraId="787B096C"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-0.36110367</w:t>
            </w:r>
          </w:p>
        </w:tc>
        <w:tc>
          <w:tcPr>
            <w:tcW w:w="1200" w:type="dxa"/>
            <w:shd w:val="clear" w:color="auto" w:fill="auto"/>
            <w:noWrap/>
            <w:vAlign w:val="bottom"/>
            <w:hideMark/>
          </w:tcPr>
          <w:p w14:paraId="23255DF6"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-0.14829857</w:t>
            </w:r>
          </w:p>
        </w:tc>
      </w:tr>
      <w:tr w:rsidR="00D52297" w:rsidRPr="00D52297" w14:paraId="59F41C28" w14:textId="77777777" w:rsidTr="00D52297">
        <w:trPr>
          <w:trHeight w:val="300"/>
        </w:trPr>
        <w:tc>
          <w:tcPr>
            <w:tcW w:w="4540" w:type="dxa"/>
            <w:shd w:val="clear" w:color="auto" w:fill="auto"/>
            <w:noWrap/>
            <w:vAlign w:val="bottom"/>
            <w:hideMark/>
          </w:tcPr>
          <w:p w14:paraId="6A42717B"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Helictotrichon</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sedenense</w:t>
            </w:r>
            <w:proofErr w:type="spellEnd"/>
          </w:p>
        </w:tc>
        <w:tc>
          <w:tcPr>
            <w:tcW w:w="1360" w:type="dxa"/>
            <w:shd w:val="clear" w:color="auto" w:fill="auto"/>
            <w:noWrap/>
            <w:vAlign w:val="bottom"/>
            <w:hideMark/>
          </w:tcPr>
          <w:p w14:paraId="12086F00"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Helsed</w:t>
            </w:r>
            <w:proofErr w:type="spellEnd"/>
          </w:p>
        </w:tc>
        <w:tc>
          <w:tcPr>
            <w:tcW w:w="1200" w:type="dxa"/>
            <w:shd w:val="clear" w:color="auto" w:fill="auto"/>
            <w:noWrap/>
            <w:vAlign w:val="bottom"/>
            <w:hideMark/>
          </w:tcPr>
          <w:p w14:paraId="68971B61"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0.11271417</w:t>
            </w:r>
          </w:p>
        </w:tc>
        <w:tc>
          <w:tcPr>
            <w:tcW w:w="1200" w:type="dxa"/>
            <w:shd w:val="clear" w:color="auto" w:fill="auto"/>
            <w:noWrap/>
            <w:vAlign w:val="bottom"/>
            <w:hideMark/>
          </w:tcPr>
          <w:p w14:paraId="080243EA"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-0.36558285</w:t>
            </w:r>
          </w:p>
        </w:tc>
      </w:tr>
      <w:tr w:rsidR="00D52297" w:rsidRPr="00D52297" w14:paraId="1E6BB0D5" w14:textId="77777777" w:rsidTr="00D52297">
        <w:trPr>
          <w:trHeight w:val="300"/>
        </w:trPr>
        <w:tc>
          <w:tcPr>
            <w:tcW w:w="4540" w:type="dxa"/>
            <w:shd w:val="clear" w:color="auto" w:fill="auto"/>
            <w:noWrap/>
            <w:vAlign w:val="bottom"/>
            <w:hideMark/>
          </w:tcPr>
          <w:p w14:paraId="04E9148F"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r w:rsidRPr="00D52297">
              <w:rPr>
                <w:rFonts w:eastAsia="Times New Roman"/>
                <w:i/>
                <w:iCs/>
                <w:color w:val="000000"/>
                <w:sz w:val="16"/>
                <w:szCs w:val="16"/>
                <w:lang w:val="es-ES" w:eastAsia="es-ES"/>
              </w:rPr>
              <w:t>Herniaria glabra</w:t>
            </w:r>
          </w:p>
        </w:tc>
        <w:tc>
          <w:tcPr>
            <w:tcW w:w="1360" w:type="dxa"/>
            <w:shd w:val="clear" w:color="auto" w:fill="auto"/>
            <w:noWrap/>
            <w:vAlign w:val="bottom"/>
            <w:hideMark/>
          </w:tcPr>
          <w:p w14:paraId="7CC6663F"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Hergla</w:t>
            </w:r>
            <w:proofErr w:type="spellEnd"/>
          </w:p>
        </w:tc>
        <w:tc>
          <w:tcPr>
            <w:tcW w:w="1200" w:type="dxa"/>
            <w:shd w:val="clear" w:color="auto" w:fill="auto"/>
            <w:noWrap/>
            <w:vAlign w:val="bottom"/>
            <w:hideMark/>
          </w:tcPr>
          <w:p w14:paraId="624D76D8"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0.24357241</w:t>
            </w:r>
          </w:p>
        </w:tc>
        <w:tc>
          <w:tcPr>
            <w:tcW w:w="1200" w:type="dxa"/>
            <w:shd w:val="clear" w:color="auto" w:fill="auto"/>
            <w:noWrap/>
            <w:vAlign w:val="bottom"/>
            <w:hideMark/>
          </w:tcPr>
          <w:p w14:paraId="50D53554"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0.27885013</w:t>
            </w:r>
          </w:p>
        </w:tc>
      </w:tr>
      <w:tr w:rsidR="00D52297" w:rsidRPr="00D52297" w14:paraId="495C25E8" w14:textId="77777777" w:rsidTr="00D52297">
        <w:trPr>
          <w:trHeight w:val="300"/>
        </w:trPr>
        <w:tc>
          <w:tcPr>
            <w:tcW w:w="4540" w:type="dxa"/>
            <w:shd w:val="clear" w:color="auto" w:fill="auto"/>
            <w:noWrap/>
            <w:vAlign w:val="bottom"/>
            <w:hideMark/>
          </w:tcPr>
          <w:p w14:paraId="246BA2A3"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Hippocrepis</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comosa</w:t>
            </w:r>
            <w:proofErr w:type="spellEnd"/>
          </w:p>
        </w:tc>
        <w:tc>
          <w:tcPr>
            <w:tcW w:w="1360" w:type="dxa"/>
            <w:shd w:val="clear" w:color="auto" w:fill="auto"/>
            <w:noWrap/>
            <w:vAlign w:val="bottom"/>
            <w:hideMark/>
          </w:tcPr>
          <w:p w14:paraId="504B1716"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Hipcom</w:t>
            </w:r>
            <w:proofErr w:type="spellEnd"/>
          </w:p>
        </w:tc>
        <w:tc>
          <w:tcPr>
            <w:tcW w:w="1200" w:type="dxa"/>
            <w:shd w:val="clear" w:color="auto" w:fill="auto"/>
            <w:noWrap/>
            <w:vAlign w:val="bottom"/>
            <w:hideMark/>
          </w:tcPr>
          <w:p w14:paraId="6BC198F5"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-0.28729515</w:t>
            </w:r>
          </w:p>
        </w:tc>
        <w:tc>
          <w:tcPr>
            <w:tcW w:w="1200" w:type="dxa"/>
            <w:shd w:val="clear" w:color="auto" w:fill="auto"/>
            <w:noWrap/>
            <w:vAlign w:val="bottom"/>
            <w:hideMark/>
          </w:tcPr>
          <w:p w14:paraId="7D15D368"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0.32971575</w:t>
            </w:r>
          </w:p>
        </w:tc>
      </w:tr>
      <w:tr w:rsidR="00D52297" w:rsidRPr="00D52297" w14:paraId="3BF6A645" w14:textId="77777777" w:rsidTr="00D52297">
        <w:trPr>
          <w:trHeight w:val="300"/>
        </w:trPr>
        <w:tc>
          <w:tcPr>
            <w:tcW w:w="4540" w:type="dxa"/>
            <w:shd w:val="clear" w:color="auto" w:fill="auto"/>
            <w:noWrap/>
            <w:vAlign w:val="bottom"/>
            <w:hideMark/>
          </w:tcPr>
          <w:p w14:paraId="6F270920"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Hornungia</w:t>
            </w:r>
            <w:proofErr w:type="spellEnd"/>
            <w:r w:rsidRPr="00D52297">
              <w:rPr>
                <w:rFonts w:eastAsia="Times New Roman"/>
                <w:i/>
                <w:iCs/>
                <w:color w:val="000000"/>
                <w:sz w:val="16"/>
                <w:szCs w:val="16"/>
                <w:lang w:val="es-ES" w:eastAsia="es-ES"/>
              </w:rPr>
              <w:t xml:space="preserve"> alpina</w:t>
            </w:r>
          </w:p>
        </w:tc>
        <w:tc>
          <w:tcPr>
            <w:tcW w:w="1360" w:type="dxa"/>
            <w:shd w:val="clear" w:color="auto" w:fill="auto"/>
            <w:noWrap/>
            <w:vAlign w:val="bottom"/>
            <w:hideMark/>
          </w:tcPr>
          <w:p w14:paraId="4795F448"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Horalp</w:t>
            </w:r>
            <w:proofErr w:type="spellEnd"/>
          </w:p>
        </w:tc>
        <w:tc>
          <w:tcPr>
            <w:tcW w:w="1200" w:type="dxa"/>
            <w:shd w:val="clear" w:color="auto" w:fill="auto"/>
            <w:noWrap/>
            <w:vAlign w:val="bottom"/>
            <w:hideMark/>
          </w:tcPr>
          <w:p w14:paraId="5EC9381C"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-0.13351775</w:t>
            </w:r>
          </w:p>
        </w:tc>
        <w:tc>
          <w:tcPr>
            <w:tcW w:w="1200" w:type="dxa"/>
            <w:shd w:val="clear" w:color="auto" w:fill="auto"/>
            <w:noWrap/>
            <w:vAlign w:val="bottom"/>
            <w:hideMark/>
          </w:tcPr>
          <w:p w14:paraId="687A6EB9"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0.47141159</w:t>
            </w:r>
          </w:p>
        </w:tc>
      </w:tr>
      <w:tr w:rsidR="00D52297" w:rsidRPr="00D52297" w14:paraId="6D5779CB" w14:textId="77777777" w:rsidTr="00D52297">
        <w:trPr>
          <w:trHeight w:val="300"/>
        </w:trPr>
        <w:tc>
          <w:tcPr>
            <w:tcW w:w="4540" w:type="dxa"/>
            <w:shd w:val="clear" w:color="auto" w:fill="auto"/>
            <w:noWrap/>
            <w:vAlign w:val="bottom"/>
            <w:hideMark/>
          </w:tcPr>
          <w:p w14:paraId="00557099"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Iberis</w:t>
            </w:r>
            <w:proofErr w:type="spellEnd"/>
            <w:r w:rsidRPr="00D52297">
              <w:rPr>
                <w:rFonts w:eastAsia="Times New Roman"/>
                <w:i/>
                <w:iCs/>
                <w:color w:val="000000"/>
                <w:sz w:val="16"/>
                <w:szCs w:val="16"/>
                <w:lang w:val="es-ES" w:eastAsia="es-ES"/>
              </w:rPr>
              <w:t xml:space="preserve"> carnosa</w:t>
            </w:r>
          </w:p>
        </w:tc>
        <w:tc>
          <w:tcPr>
            <w:tcW w:w="1360" w:type="dxa"/>
            <w:shd w:val="clear" w:color="auto" w:fill="auto"/>
            <w:noWrap/>
            <w:vAlign w:val="bottom"/>
            <w:hideMark/>
          </w:tcPr>
          <w:p w14:paraId="68CD54A7"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Ibecar</w:t>
            </w:r>
            <w:proofErr w:type="spellEnd"/>
          </w:p>
        </w:tc>
        <w:tc>
          <w:tcPr>
            <w:tcW w:w="1200" w:type="dxa"/>
            <w:shd w:val="clear" w:color="auto" w:fill="auto"/>
            <w:noWrap/>
            <w:vAlign w:val="bottom"/>
            <w:hideMark/>
          </w:tcPr>
          <w:p w14:paraId="283577EB"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0.46144181</w:t>
            </w:r>
          </w:p>
        </w:tc>
        <w:tc>
          <w:tcPr>
            <w:tcW w:w="1200" w:type="dxa"/>
            <w:shd w:val="clear" w:color="auto" w:fill="auto"/>
            <w:noWrap/>
            <w:vAlign w:val="bottom"/>
            <w:hideMark/>
          </w:tcPr>
          <w:p w14:paraId="26462DCB"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-0.36236435</w:t>
            </w:r>
          </w:p>
        </w:tc>
      </w:tr>
      <w:tr w:rsidR="00D52297" w:rsidRPr="00D52297" w14:paraId="770DEB02" w14:textId="77777777" w:rsidTr="00D52297">
        <w:trPr>
          <w:trHeight w:val="300"/>
        </w:trPr>
        <w:tc>
          <w:tcPr>
            <w:tcW w:w="4540" w:type="dxa"/>
            <w:shd w:val="clear" w:color="auto" w:fill="auto"/>
            <w:noWrap/>
            <w:vAlign w:val="bottom"/>
            <w:hideMark/>
          </w:tcPr>
          <w:p w14:paraId="4FE851AA"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Jacobaea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boissieri</w:t>
            </w:r>
            <w:proofErr w:type="spellEnd"/>
          </w:p>
        </w:tc>
        <w:tc>
          <w:tcPr>
            <w:tcW w:w="1360" w:type="dxa"/>
            <w:shd w:val="clear" w:color="auto" w:fill="auto"/>
            <w:noWrap/>
            <w:vAlign w:val="bottom"/>
            <w:hideMark/>
          </w:tcPr>
          <w:p w14:paraId="1E91B669"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Jacboi</w:t>
            </w:r>
            <w:proofErr w:type="spellEnd"/>
          </w:p>
        </w:tc>
        <w:tc>
          <w:tcPr>
            <w:tcW w:w="1200" w:type="dxa"/>
            <w:shd w:val="clear" w:color="auto" w:fill="auto"/>
            <w:noWrap/>
            <w:vAlign w:val="bottom"/>
            <w:hideMark/>
          </w:tcPr>
          <w:p w14:paraId="570F90D7"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-0.1924265</w:t>
            </w:r>
          </w:p>
        </w:tc>
        <w:tc>
          <w:tcPr>
            <w:tcW w:w="1200" w:type="dxa"/>
            <w:shd w:val="clear" w:color="auto" w:fill="auto"/>
            <w:noWrap/>
            <w:vAlign w:val="bottom"/>
            <w:hideMark/>
          </w:tcPr>
          <w:p w14:paraId="0B3478E0"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-0.73282049</w:t>
            </w:r>
          </w:p>
        </w:tc>
      </w:tr>
      <w:tr w:rsidR="00D52297" w:rsidRPr="00D52297" w14:paraId="1EA2821C" w14:textId="77777777" w:rsidTr="00D52297">
        <w:trPr>
          <w:trHeight w:val="300"/>
        </w:trPr>
        <w:tc>
          <w:tcPr>
            <w:tcW w:w="4540" w:type="dxa"/>
            <w:shd w:val="clear" w:color="auto" w:fill="auto"/>
            <w:noWrap/>
            <w:vAlign w:val="bottom"/>
            <w:hideMark/>
          </w:tcPr>
          <w:p w14:paraId="6BFDB06C"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Jasione</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cavanillesii</w:t>
            </w:r>
            <w:proofErr w:type="spellEnd"/>
          </w:p>
        </w:tc>
        <w:tc>
          <w:tcPr>
            <w:tcW w:w="1360" w:type="dxa"/>
            <w:shd w:val="clear" w:color="auto" w:fill="auto"/>
            <w:noWrap/>
            <w:vAlign w:val="bottom"/>
            <w:hideMark/>
          </w:tcPr>
          <w:p w14:paraId="7E661372"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Jascav</w:t>
            </w:r>
            <w:proofErr w:type="spellEnd"/>
          </w:p>
        </w:tc>
        <w:tc>
          <w:tcPr>
            <w:tcW w:w="1200" w:type="dxa"/>
            <w:shd w:val="clear" w:color="auto" w:fill="auto"/>
            <w:noWrap/>
            <w:vAlign w:val="bottom"/>
            <w:hideMark/>
          </w:tcPr>
          <w:p w14:paraId="2D04F221"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0.57937134</w:t>
            </w:r>
          </w:p>
        </w:tc>
        <w:tc>
          <w:tcPr>
            <w:tcW w:w="1200" w:type="dxa"/>
            <w:shd w:val="clear" w:color="auto" w:fill="auto"/>
            <w:noWrap/>
            <w:vAlign w:val="bottom"/>
            <w:hideMark/>
          </w:tcPr>
          <w:p w14:paraId="31C99D41"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-0.1176246</w:t>
            </w:r>
          </w:p>
        </w:tc>
      </w:tr>
      <w:tr w:rsidR="00D52297" w:rsidRPr="00D52297" w14:paraId="20D2B73C" w14:textId="77777777" w:rsidTr="00D52297">
        <w:trPr>
          <w:trHeight w:val="300"/>
        </w:trPr>
        <w:tc>
          <w:tcPr>
            <w:tcW w:w="4540" w:type="dxa"/>
            <w:shd w:val="clear" w:color="auto" w:fill="auto"/>
            <w:noWrap/>
            <w:vAlign w:val="bottom"/>
            <w:hideMark/>
          </w:tcPr>
          <w:p w14:paraId="5B662830"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Jurinea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humilis</w:t>
            </w:r>
            <w:proofErr w:type="spellEnd"/>
          </w:p>
        </w:tc>
        <w:tc>
          <w:tcPr>
            <w:tcW w:w="1360" w:type="dxa"/>
            <w:shd w:val="clear" w:color="auto" w:fill="auto"/>
            <w:noWrap/>
            <w:vAlign w:val="bottom"/>
            <w:hideMark/>
          </w:tcPr>
          <w:p w14:paraId="7920A63B"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Jurhum</w:t>
            </w:r>
            <w:proofErr w:type="spellEnd"/>
          </w:p>
        </w:tc>
        <w:tc>
          <w:tcPr>
            <w:tcW w:w="1200" w:type="dxa"/>
            <w:shd w:val="clear" w:color="auto" w:fill="auto"/>
            <w:noWrap/>
            <w:vAlign w:val="bottom"/>
            <w:hideMark/>
          </w:tcPr>
          <w:p w14:paraId="74961BBE"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-0.49422318</w:t>
            </w:r>
          </w:p>
        </w:tc>
        <w:tc>
          <w:tcPr>
            <w:tcW w:w="1200" w:type="dxa"/>
            <w:shd w:val="clear" w:color="auto" w:fill="auto"/>
            <w:noWrap/>
            <w:vAlign w:val="bottom"/>
            <w:hideMark/>
          </w:tcPr>
          <w:p w14:paraId="3DB34108"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0.11829457</w:t>
            </w:r>
          </w:p>
        </w:tc>
      </w:tr>
      <w:tr w:rsidR="00D52297" w:rsidRPr="00D52297" w14:paraId="3BC469FD" w14:textId="77777777" w:rsidTr="00D52297">
        <w:trPr>
          <w:trHeight w:val="300"/>
        </w:trPr>
        <w:tc>
          <w:tcPr>
            <w:tcW w:w="4540" w:type="dxa"/>
            <w:shd w:val="clear" w:color="auto" w:fill="auto"/>
            <w:noWrap/>
            <w:vAlign w:val="bottom"/>
            <w:hideMark/>
          </w:tcPr>
          <w:p w14:paraId="4ECC3EC8"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Kobresia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myosuroides</w:t>
            </w:r>
            <w:proofErr w:type="spellEnd"/>
          </w:p>
        </w:tc>
        <w:tc>
          <w:tcPr>
            <w:tcW w:w="1360" w:type="dxa"/>
            <w:shd w:val="clear" w:color="auto" w:fill="auto"/>
            <w:noWrap/>
            <w:vAlign w:val="bottom"/>
            <w:hideMark/>
          </w:tcPr>
          <w:p w14:paraId="0C914B29"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Kobmyo</w:t>
            </w:r>
            <w:proofErr w:type="spellEnd"/>
          </w:p>
        </w:tc>
        <w:tc>
          <w:tcPr>
            <w:tcW w:w="1200" w:type="dxa"/>
            <w:shd w:val="clear" w:color="auto" w:fill="auto"/>
            <w:noWrap/>
            <w:vAlign w:val="bottom"/>
            <w:hideMark/>
          </w:tcPr>
          <w:p w14:paraId="3CFD28D4"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-0.44449408</w:t>
            </w:r>
          </w:p>
        </w:tc>
        <w:tc>
          <w:tcPr>
            <w:tcW w:w="1200" w:type="dxa"/>
            <w:shd w:val="clear" w:color="auto" w:fill="auto"/>
            <w:noWrap/>
            <w:vAlign w:val="bottom"/>
            <w:hideMark/>
          </w:tcPr>
          <w:p w14:paraId="57142B0D"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-0.33052187</w:t>
            </w:r>
          </w:p>
        </w:tc>
      </w:tr>
      <w:tr w:rsidR="00D52297" w:rsidRPr="00D52297" w14:paraId="2CADCC49" w14:textId="77777777" w:rsidTr="00D52297">
        <w:trPr>
          <w:trHeight w:val="300"/>
        </w:trPr>
        <w:tc>
          <w:tcPr>
            <w:tcW w:w="4540" w:type="dxa"/>
            <w:shd w:val="clear" w:color="auto" w:fill="auto"/>
            <w:noWrap/>
            <w:vAlign w:val="bottom"/>
            <w:hideMark/>
          </w:tcPr>
          <w:p w14:paraId="7922E7B2"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Koeleria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vallesiana</w:t>
            </w:r>
            <w:proofErr w:type="spellEnd"/>
          </w:p>
        </w:tc>
        <w:tc>
          <w:tcPr>
            <w:tcW w:w="1360" w:type="dxa"/>
            <w:shd w:val="clear" w:color="auto" w:fill="auto"/>
            <w:noWrap/>
            <w:vAlign w:val="bottom"/>
            <w:hideMark/>
          </w:tcPr>
          <w:p w14:paraId="4B1FA13B"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Koeval</w:t>
            </w:r>
            <w:proofErr w:type="spellEnd"/>
          </w:p>
        </w:tc>
        <w:tc>
          <w:tcPr>
            <w:tcW w:w="1200" w:type="dxa"/>
            <w:shd w:val="clear" w:color="auto" w:fill="auto"/>
            <w:noWrap/>
            <w:vAlign w:val="bottom"/>
            <w:hideMark/>
          </w:tcPr>
          <w:p w14:paraId="17794128"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-0.17264968</w:t>
            </w:r>
          </w:p>
        </w:tc>
        <w:tc>
          <w:tcPr>
            <w:tcW w:w="1200" w:type="dxa"/>
            <w:shd w:val="clear" w:color="auto" w:fill="auto"/>
            <w:noWrap/>
            <w:vAlign w:val="bottom"/>
            <w:hideMark/>
          </w:tcPr>
          <w:p w14:paraId="21C56483"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0.28080103</w:t>
            </w:r>
          </w:p>
        </w:tc>
      </w:tr>
      <w:tr w:rsidR="00D52297" w:rsidRPr="00D52297" w14:paraId="6896CBC5" w14:textId="77777777" w:rsidTr="00D52297">
        <w:trPr>
          <w:trHeight w:val="300"/>
        </w:trPr>
        <w:tc>
          <w:tcPr>
            <w:tcW w:w="4540" w:type="dxa"/>
            <w:shd w:val="clear" w:color="auto" w:fill="auto"/>
            <w:noWrap/>
            <w:vAlign w:val="bottom"/>
            <w:hideMark/>
          </w:tcPr>
          <w:p w14:paraId="2282C611"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r w:rsidRPr="00D52297">
              <w:rPr>
                <w:rFonts w:eastAsia="Times New Roman"/>
                <w:i/>
                <w:iCs/>
                <w:color w:val="000000"/>
                <w:sz w:val="16"/>
                <w:szCs w:val="16"/>
                <w:lang w:val="es-ES" w:eastAsia="es-ES"/>
              </w:rPr>
              <w:t>Linaria alpina</w:t>
            </w:r>
          </w:p>
        </w:tc>
        <w:tc>
          <w:tcPr>
            <w:tcW w:w="1360" w:type="dxa"/>
            <w:shd w:val="clear" w:color="auto" w:fill="auto"/>
            <w:noWrap/>
            <w:vAlign w:val="bottom"/>
            <w:hideMark/>
          </w:tcPr>
          <w:p w14:paraId="0DF540D6"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Linalp</w:t>
            </w:r>
            <w:proofErr w:type="spellEnd"/>
          </w:p>
        </w:tc>
        <w:tc>
          <w:tcPr>
            <w:tcW w:w="1200" w:type="dxa"/>
            <w:shd w:val="clear" w:color="auto" w:fill="auto"/>
            <w:noWrap/>
            <w:vAlign w:val="bottom"/>
            <w:hideMark/>
          </w:tcPr>
          <w:p w14:paraId="14C5103C"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0.37222351</w:t>
            </w:r>
          </w:p>
        </w:tc>
        <w:tc>
          <w:tcPr>
            <w:tcW w:w="1200" w:type="dxa"/>
            <w:shd w:val="clear" w:color="auto" w:fill="auto"/>
            <w:noWrap/>
            <w:vAlign w:val="bottom"/>
            <w:hideMark/>
          </w:tcPr>
          <w:p w14:paraId="670C9401"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0.12164061</w:t>
            </w:r>
          </w:p>
        </w:tc>
      </w:tr>
      <w:tr w:rsidR="00D52297" w:rsidRPr="00D52297" w14:paraId="6543027A" w14:textId="77777777" w:rsidTr="00D52297">
        <w:trPr>
          <w:trHeight w:val="300"/>
        </w:trPr>
        <w:tc>
          <w:tcPr>
            <w:tcW w:w="4540" w:type="dxa"/>
            <w:shd w:val="clear" w:color="auto" w:fill="auto"/>
            <w:noWrap/>
            <w:vAlign w:val="bottom"/>
            <w:hideMark/>
          </w:tcPr>
          <w:p w14:paraId="7C14237F"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r w:rsidRPr="00D52297">
              <w:rPr>
                <w:rFonts w:eastAsia="Times New Roman"/>
                <w:i/>
                <w:iCs/>
                <w:color w:val="000000"/>
                <w:sz w:val="16"/>
                <w:szCs w:val="16"/>
                <w:lang w:val="es-ES" w:eastAsia="es-ES"/>
              </w:rPr>
              <w:t xml:space="preserve">Lotus </w:t>
            </w:r>
            <w:proofErr w:type="spellStart"/>
            <w:r w:rsidRPr="00D52297">
              <w:rPr>
                <w:rFonts w:eastAsia="Times New Roman"/>
                <w:i/>
                <w:iCs/>
                <w:color w:val="000000"/>
                <w:sz w:val="16"/>
                <w:szCs w:val="16"/>
                <w:lang w:val="es-ES" w:eastAsia="es-ES"/>
              </w:rPr>
              <w:t>corniculatus</w:t>
            </w:r>
            <w:proofErr w:type="spellEnd"/>
          </w:p>
        </w:tc>
        <w:tc>
          <w:tcPr>
            <w:tcW w:w="1360" w:type="dxa"/>
            <w:shd w:val="clear" w:color="auto" w:fill="auto"/>
            <w:noWrap/>
            <w:vAlign w:val="bottom"/>
            <w:hideMark/>
          </w:tcPr>
          <w:p w14:paraId="2BA2C4A9"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Lotcor</w:t>
            </w:r>
            <w:proofErr w:type="spellEnd"/>
          </w:p>
        </w:tc>
        <w:tc>
          <w:tcPr>
            <w:tcW w:w="1200" w:type="dxa"/>
            <w:shd w:val="clear" w:color="auto" w:fill="auto"/>
            <w:noWrap/>
            <w:vAlign w:val="bottom"/>
            <w:hideMark/>
          </w:tcPr>
          <w:p w14:paraId="1E5F553F"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-0.25730487</w:t>
            </w:r>
          </w:p>
        </w:tc>
        <w:tc>
          <w:tcPr>
            <w:tcW w:w="1200" w:type="dxa"/>
            <w:shd w:val="clear" w:color="auto" w:fill="auto"/>
            <w:noWrap/>
            <w:vAlign w:val="bottom"/>
            <w:hideMark/>
          </w:tcPr>
          <w:p w14:paraId="4A562129"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0.270113</w:t>
            </w:r>
          </w:p>
        </w:tc>
      </w:tr>
      <w:tr w:rsidR="00D52297" w:rsidRPr="00D52297" w14:paraId="16F897A2" w14:textId="77777777" w:rsidTr="00D52297">
        <w:trPr>
          <w:trHeight w:val="300"/>
        </w:trPr>
        <w:tc>
          <w:tcPr>
            <w:tcW w:w="4540" w:type="dxa"/>
            <w:shd w:val="clear" w:color="auto" w:fill="auto"/>
            <w:noWrap/>
            <w:vAlign w:val="bottom"/>
            <w:hideMark/>
          </w:tcPr>
          <w:p w14:paraId="56C2E154"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r w:rsidRPr="00D52297">
              <w:rPr>
                <w:rFonts w:eastAsia="Times New Roman"/>
                <w:i/>
                <w:iCs/>
                <w:color w:val="000000"/>
                <w:sz w:val="16"/>
                <w:szCs w:val="16"/>
                <w:lang w:val="es-ES" w:eastAsia="es-ES"/>
              </w:rPr>
              <w:t xml:space="preserve">Luzula </w:t>
            </w:r>
            <w:proofErr w:type="spellStart"/>
            <w:r w:rsidRPr="00D52297">
              <w:rPr>
                <w:rFonts w:eastAsia="Times New Roman"/>
                <w:i/>
                <w:iCs/>
                <w:color w:val="000000"/>
                <w:sz w:val="16"/>
                <w:szCs w:val="16"/>
                <w:lang w:val="es-ES" w:eastAsia="es-ES"/>
              </w:rPr>
              <w:t>pediformis</w:t>
            </w:r>
            <w:proofErr w:type="spellEnd"/>
          </w:p>
        </w:tc>
        <w:tc>
          <w:tcPr>
            <w:tcW w:w="1360" w:type="dxa"/>
            <w:shd w:val="clear" w:color="auto" w:fill="auto"/>
            <w:noWrap/>
            <w:vAlign w:val="bottom"/>
            <w:hideMark/>
          </w:tcPr>
          <w:p w14:paraId="0D4B39A5"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Luzped</w:t>
            </w:r>
            <w:proofErr w:type="spellEnd"/>
          </w:p>
        </w:tc>
        <w:tc>
          <w:tcPr>
            <w:tcW w:w="1200" w:type="dxa"/>
            <w:shd w:val="clear" w:color="auto" w:fill="auto"/>
            <w:noWrap/>
            <w:vAlign w:val="bottom"/>
            <w:hideMark/>
          </w:tcPr>
          <w:p w14:paraId="19EF3886"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0.06005125</w:t>
            </w:r>
          </w:p>
        </w:tc>
        <w:tc>
          <w:tcPr>
            <w:tcW w:w="1200" w:type="dxa"/>
            <w:shd w:val="clear" w:color="auto" w:fill="auto"/>
            <w:noWrap/>
            <w:vAlign w:val="bottom"/>
            <w:hideMark/>
          </w:tcPr>
          <w:p w14:paraId="09582E65"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0.54201188</w:t>
            </w:r>
          </w:p>
        </w:tc>
      </w:tr>
      <w:tr w:rsidR="00D52297" w:rsidRPr="00D52297" w14:paraId="1DBD4980" w14:textId="77777777" w:rsidTr="00D52297">
        <w:trPr>
          <w:trHeight w:val="300"/>
        </w:trPr>
        <w:tc>
          <w:tcPr>
            <w:tcW w:w="4540" w:type="dxa"/>
            <w:shd w:val="clear" w:color="auto" w:fill="auto"/>
            <w:noWrap/>
            <w:vAlign w:val="bottom"/>
            <w:hideMark/>
          </w:tcPr>
          <w:p w14:paraId="59DDEB81"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Minuartia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verna</w:t>
            </w:r>
            <w:proofErr w:type="spellEnd"/>
          </w:p>
        </w:tc>
        <w:tc>
          <w:tcPr>
            <w:tcW w:w="1360" w:type="dxa"/>
            <w:shd w:val="clear" w:color="auto" w:fill="auto"/>
            <w:noWrap/>
            <w:vAlign w:val="bottom"/>
            <w:hideMark/>
          </w:tcPr>
          <w:p w14:paraId="31A0A2E9"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Minver</w:t>
            </w:r>
            <w:proofErr w:type="spellEnd"/>
          </w:p>
        </w:tc>
        <w:tc>
          <w:tcPr>
            <w:tcW w:w="1200" w:type="dxa"/>
            <w:shd w:val="clear" w:color="auto" w:fill="auto"/>
            <w:noWrap/>
            <w:vAlign w:val="bottom"/>
            <w:hideMark/>
          </w:tcPr>
          <w:p w14:paraId="7A967F76"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-0.14282894</w:t>
            </w:r>
          </w:p>
        </w:tc>
        <w:tc>
          <w:tcPr>
            <w:tcW w:w="1200" w:type="dxa"/>
            <w:shd w:val="clear" w:color="auto" w:fill="auto"/>
            <w:noWrap/>
            <w:vAlign w:val="bottom"/>
            <w:hideMark/>
          </w:tcPr>
          <w:p w14:paraId="7AA4C242"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-0.18459774</w:t>
            </w:r>
          </w:p>
        </w:tc>
      </w:tr>
      <w:tr w:rsidR="00D52297" w:rsidRPr="00D52297" w14:paraId="23ED1B15" w14:textId="77777777" w:rsidTr="00D52297">
        <w:trPr>
          <w:trHeight w:val="300"/>
        </w:trPr>
        <w:tc>
          <w:tcPr>
            <w:tcW w:w="4540" w:type="dxa"/>
            <w:shd w:val="clear" w:color="auto" w:fill="auto"/>
            <w:noWrap/>
            <w:vAlign w:val="bottom"/>
            <w:hideMark/>
          </w:tcPr>
          <w:p w14:paraId="01B98028"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Oxytropis</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neglecta</w:t>
            </w:r>
            <w:proofErr w:type="spellEnd"/>
          </w:p>
        </w:tc>
        <w:tc>
          <w:tcPr>
            <w:tcW w:w="1360" w:type="dxa"/>
            <w:shd w:val="clear" w:color="auto" w:fill="auto"/>
            <w:noWrap/>
            <w:vAlign w:val="bottom"/>
            <w:hideMark/>
          </w:tcPr>
          <w:p w14:paraId="44762B0A"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Oxyneg</w:t>
            </w:r>
            <w:proofErr w:type="spellEnd"/>
          </w:p>
        </w:tc>
        <w:tc>
          <w:tcPr>
            <w:tcW w:w="1200" w:type="dxa"/>
            <w:shd w:val="clear" w:color="auto" w:fill="auto"/>
            <w:noWrap/>
            <w:vAlign w:val="bottom"/>
            <w:hideMark/>
          </w:tcPr>
          <w:p w14:paraId="045DF46F"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-0.21519678</w:t>
            </w:r>
          </w:p>
        </w:tc>
        <w:tc>
          <w:tcPr>
            <w:tcW w:w="1200" w:type="dxa"/>
            <w:shd w:val="clear" w:color="auto" w:fill="auto"/>
            <w:noWrap/>
            <w:vAlign w:val="bottom"/>
            <w:hideMark/>
          </w:tcPr>
          <w:p w14:paraId="2376E99E"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-0.09516628</w:t>
            </w:r>
          </w:p>
        </w:tc>
      </w:tr>
      <w:tr w:rsidR="00D52297" w:rsidRPr="00D52297" w14:paraId="1766DBE8" w14:textId="77777777" w:rsidTr="00D52297">
        <w:trPr>
          <w:trHeight w:val="300"/>
        </w:trPr>
        <w:tc>
          <w:tcPr>
            <w:tcW w:w="4540" w:type="dxa"/>
            <w:shd w:val="clear" w:color="auto" w:fill="auto"/>
            <w:noWrap/>
            <w:vAlign w:val="bottom"/>
            <w:hideMark/>
          </w:tcPr>
          <w:p w14:paraId="5A34AF72"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Paronychia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kapela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subsp</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serpyllifolia</w:t>
            </w:r>
            <w:proofErr w:type="spellEnd"/>
          </w:p>
        </w:tc>
        <w:tc>
          <w:tcPr>
            <w:tcW w:w="1360" w:type="dxa"/>
            <w:shd w:val="clear" w:color="auto" w:fill="auto"/>
            <w:noWrap/>
            <w:vAlign w:val="bottom"/>
            <w:hideMark/>
          </w:tcPr>
          <w:p w14:paraId="323B98CF"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Parkap</w:t>
            </w:r>
            <w:proofErr w:type="spellEnd"/>
          </w:p>
        </w:tc>
        <w:tc>
          <w:tcPr>
            <w:tcW w:w="1200" w:type="dxa"/>
            <w:shd w:val="clear" w:color="auto" w:fill="auto"/>
            <w:noWrap/>
            <w:vAlign w:val="bottom"/>
            <w:hideMark/>
          </w:tcPr>
          <w:p w14:paraId="3362025C"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-0.36367437</w:t>
            </w:r>
          </w:p>
        </w:tc>
        <w:tc>
          <w:tcPr>
            <w:tcW w:w="1200" w:type="dxa"/>
            <w:shd w:val="clear" w:color="auto" w:fill="auto"/>
            <w:noWrap/>
            <w:vAlign w:val="bottom"/>
            <w:hideMark/>
          </w:tcPr>
          <w:p w14:paraId="52014FFF"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0.03166732</w:t>
            </w:r>
          </w:p>
        </w:tc>
      </w:tr>
      <w:tr w:rsidR="00D52297" w:rsidRPr="00D52297" w14:paraId="0831B874" w14:textId="77777777" w:rsidTr="00D52297">
        <w:trPr>
          <w:trHeight w:val="300"/>
        </w:trPr>
        <w:tc>
          <w:tcPr>
            <w:tcW w:w="4540" w:type="dxa"/>
            <w:shd w:val="clear" w:color="auto" w:fill="auto"/>
            <w:noWrap/>
            <w:vAlign w:val="bottom"/>
            <w:hideMark/>
          </w:tcPr>
          <w:p w14:paraId="600F06D5"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Pedicularis</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pyrenaica</w:t>
            </w:r>
            <w:proofErr w:type="spellEnd"/>
          </w:p>
        </w:tc>
        <w:tc>
          <w:tcPr>
            <w:tcW w:w="1360" w:type="dxa"/>
            <w:shd w:val="clear" w:color="auto" w:fill="auto"/>
            <w:noWrap/>
            <w:vAlign w:val="bottom"/>
            <w:hideMark/>
          </w:tcPr>
          <w:p w14:paraId="3B85F205"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Pedpyr</w:t>
            </w:r>
            <w:proofErr w:type="spellEnd"/>
          </w:p>
        </w:tc>
        <w:tc>
          <w:tcPr>
            <w:tcW w:w="1200" w:type="dxa"/>
            <w:shd w:val="clear" w:color="auto" w:fill="auto"/>
            <w:noWrap/>
            <w:vAlign w:val="bottom"/>
            <w:hideMark/>
          </w:tcPr>
          <w:p w14:paraId="1CA27F16"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-0.46045857</w:t>
            </w:r>
          </w:p>
        </w:tc>
        <w:tc>
          <w:tcPr>
            <w:tcW w:w="1200" w:type="dxa"/>
            <w:shd w:val="clear" w:color="auto" w:fill="auto"/>
            <w:noWrap/>
            <w:vAlign w:val="bottom"/>
            <w:hideMark/>
          </w:tcPr>
          <w:p w14:paraId="20F23D98"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-0.0387913</w:t>
            </w:r>
          </w:p>
        </w:tc>
      </w:tr>
      <w:tr w:rsidR="00D52297" w:rsidRPr="00D52297" w14:paraId="0FB671AA" w14:textId="77777777" w:rsidTr="00D52297">
        <w:trPr>
          <w:trHeight w:val="300"/>
        </w:trPr>
        <w:tc>
          <w:tcPr>
            <w:tcW w:w="4540" w:type="dxa"/>
            <w:shd w:val="clear" w:color="auto" w:fill="auto"/>
            <w:noWrap/>
            <w:vAlign w:val="bottom"/>
            <w:hideMark/>
          </w:tcPr>
          <w:p w14:paraId="767DF182"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Phyteuma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orbiculare</w:t>
            </w:r>
            <w:proofErr w:type="spellEnd"/>
          </w:p>
        </w:tc>
        <w:tc>
          <w:tcPr>
            <w:tcW w:w="1360" w:type="dxa"/>
            <w:shd w:val="clear" w:color="auto" w:fill="auto"/>
            <w:noWrap/>
            <w:vAlign w:val="bottom"/>
            <w:hideMark/>
          </w:tcPr>
          <w:p w14:paraId="58A71158"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Phyorb</w:t>
            </w:r>
            <w:proofErr w:type="spellEnd"/>
          </w:p>
        </w:tc>
        <w:tc>
          <w:tcPr>
            <w:tcW w:w="1200" w:type="dxa"/>
            <w:shd w:val="clear" w:color="auto" w:fill="auto"/>
            <w:noWrap/>
            <w:vAlign w:val="bottom"/>
            <w:hideMark/>
          </w:tcPr>
          <w:p w14:paraId="1C514665"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-0.53012903</w:t>
            </w:r>
          </w:p>
        </w:tc>
        <w:tc>
          <w:tcPr>
            <w:tcW w:w="1200" w:type="dxa"/>
            <w:shd w:val="clear" w:color="auto" w:fill="auto"/>
            <w:noWrap/>
            <w:vAlign w:val="bottom"/>
            <w:hideMark/>
          </w:tcPr>
          <w:p w14:paraId="750659F8"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0.19782045</w:t>
            </w:r>
          </w:p>
        </w:tc>
      </w:tr>
      <w:tr w:rsidR="00D52297" w:rsidRPr="00D52297" w14:paraId="4E63C4A2" w14:textId="77777777" w:rsidTr="00D52297">
        <w:trPr>
          <w:trHeight w:val="300"/>
        </w:trPr>
        <w:tc>
          <w:tcPr>
            <w:tcW w:w="4540" w:type="dxa"/>
            <w:shd w:val="clear" w:color="auto" w:fill="auto"/>
            <w:noWrap/>
            <w:vAlign w:val="bottom"/>
            <w:hideMark/>
          </w:tcPr>
          <w:p w14:paraId="65332FE4"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Pilosella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officinarum</w:t>
            </w:r>
            <w:proofErr w:type="spellEnd"/>
          </w:p>
        </w:tc>
        <w:tc>
          <w:tcPr>
            <w:tcW w:w="1360" w:type="dxa"/>
            <w:shd w:val="clear" w:color="auto" w:fill="auto"/>
            <w:noWrap/>
            <w:vAlign w:val="bottom"/>
            <w:hideMark/>
          </w:tcPr>
          <w:p w14:paraId="77C13350"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Piloff</w:t>
            </w:r>
            <w:proofErr w:type="spellEnd"/>
          </w:p>
        </w:tc>
        <w:tc>
          <w:tcPr>
            <w:tcW w:w="1200" w:type="dxa"/>
            <w:shd w:val="clear" w:color="auto" w:fill="auto"/>
            <w:noWrap/>
            <w:vAlign w:val="bottom"/>
            <w:hideMark/>
          </w:tcPr>
          <w:p w14:paraId="49DA7D12"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-0.33275803</w:t>
            </w:r>
          </w:p>
        </w:tc>
        <w:tc>
          <w:tcPr>
            <w:tcW w:w="1200" w:type="dxa"/>
            <w:shd w:val="clear" w:color="auto" w:fill="auto"/>
            <w:noWrap/>
            <w:vAlign w:val="bottom"/>
            <w:hideMark/>
          </w:tcPr>
          <w:p w14:paraId="5DFD02DD"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0.05725185</w:t>
            </w:r>
          </w:p>
        </w:tc>
      </w:tr>
      <w:tr w:rsidR="00D52297" w:rsidRPr="00D52297" w14:paraId="32E1EA86" w14:textId="77777777" w:rsidTr="00D52297">
        <w:trPr>
          <w:trHeight w:val="300"/>
        </w:trPr>
        <w:tc>
          <w:tcPr>
            <w:tcW w:w="4540" w:type="dxa"/>
            <w:shd w:val="clear" w:color="auto" w:fill="auto"/>
            <w:noWrap/>
            <w:vAlign w:val="bottom"/>
            <w:hideMark/>
          </w:tcPr>
          <w:p w14:paraId="647B475A"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Plantago</w:t>
            </w:r>
            <w:proofErr w:type="spellEnd"/>
            <w:r w:rsidRPr="00D52297">
              <w:rPr>
                <w:rFonts w:eastAsia="Times New Roman"/>
                <w:i/>
                <w:iCs/>
                <w:color w:val="000000"/>
                <w:sz w:val="16"/>
                <w:szCs w:val="16"/>
                <w:lang w:val="es-ES" w:eastAsia="es-ES"/>
              </w:rPr>
              <w:t xml:space="preserve"> alpina</w:t>
            </w:r>
          </w:p>
        </w:tc>
        <w:tc>
          <w:tcPr>
            <w:tcW w:w="1360" w:type="dxa"/>
            <w:shd w:val="clear" w:color="auto" w:fill="auto"/>
            <w:noWrap/>
            <w:vAlign w:val="bottom"/>
            <w:hideMark/>
          </w:tcPr>
          <w:p w14:paraId="686D32FE"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Plaalp</w:t>
            </w:r>
            <w:proofErr w:type="spellEnd"/>
          </w:p>
        </w:tc>
        <w:tc>
          <w:tcPr>
            <w:tcW w:w="1200" w:type="dxa"/>
            <w:shd w:val="clear" w:color="auto" w:fill="auto"/>
            <w:noWrap/>
            <w:vAlign w:val="bottom"/>
            <w:hideMark/>
          </w:tcPr>
          <w:p w14:paraId="404A184F"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-0.07503951</w:t>
            </w:r>
          </w:p>
        </w:tc>
        <w:tc>
          <w:tcPr>
            <w:tcW w:w="1200" w:type="dxa"/>
            <w:shd w:val="clear" w:color="auto" w:fill="auto"/>
            <w:noWrap/>
            <w:vAlign w:val="bottom"/>
            <w:hideMark/>
          </w:tcPr>
          <w:p w14:paraId="759366F6"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0.30626518</w:t>
            </w:r>
          </w:p>
        </w:tc>
      </w:tr>
      <w:tr w:rsidR="00D52297" w:rsidRPr="00D52297" w14:paraId="21C771DA" w14:textId="77777777" w:rsidTr="00D52297">
        <w:trPr>
          <w:trHeight w:val="300"/>
        </w:trPr>
        <w:tc>
          <w:tcPr>
            <w:tcW w:w="4540" w:type="dxa"/>
            <w:shd w:val="clear" w:color="auto" w:fill="auto"/>
            <w:noWrap/>
            <w:vAlign w:val="bottom"/>
            <w:hideMark/>
          </w:tcPr>
          <w:p w14:paraId="1FEED399"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r w:rsidRPr="00D52297">
              <w:rPr>
                <w:rFonts w:eastAsia="Times New Roman"/>
                <w:i/>
                <w:iCs/>
                <w:color w:val="000000"/>
                <w:sz w:val="16"/>
                <w:szCs w:val="16"/>
                <w:lang w:val="es-ES" w:eastAsia="es-ES"/>
              </w:rPr>
              <w:t>Poa alpina</w:t>
            </w:r>
          </w:p>
        </w:tc>
        <w:tc>
          <w:tcPr>
            <w:tcW w:w="1360" w:type="dxa"/>
            <w:shd w:val="clear" w:color="auto" w:fill="auto"/>
            <w:noWrap/>
            <w:vAlign w:val="bottom"/>
            <w:hideMark/>
          </w:tcPr>
          <w:p w14:paraId="283861E9"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Poaalp</w:t>
            </w:r>
            <w:proofErr w:type="spellEnd"/>
          </w:p>
        </w:tc>
        <w:tc>
          <w:tcPr>
            <w:tcW w:w="1200" w:type="dxa"/>
            <w:shd w:val="clear" w:color="auto" w:fill="auto"/>
            <w:noWrap/>
            <w:vAlign w:val="bottom"/>
            <w:hideMark/>
          </w:tcPr>
          <w:p w14:paraId="1610EC82"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0.17499679</w:t>
            </w:r>
          </w:p>
        </w:tc>
        <w:tc>
          <w:tcPr>
            <w:tcW w:w="1200" w:type="dxa"/>
            <w:shd w:val="clear" w:color="auto" w:fill="auto"/>
            <w:noWrap/>
            <w:vAlign w:val="bottom"/>
            <w:hideMark/>
          </w:tcPr>
          <w:p w14:paraId="224DE7EF"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0.52416381</w:t>
            </w:r>
          </w:p>
        </w:tc>
      </w:tr>
      <w:tr w:rsidR="00D52297" w:rsidRPr="00D52297" w14:paraId="57EBD800" w14:textId="77777777" w:rsidTr="00D52297">
        <w:trPr>
          <w:trHeight w:val="300"/>
        </w:trPr>
        <w:tc>
          <w:tcPr>
            <w:tcW w:w="4540" w:type="dxa"/>
            <w:shd w:val="clear" w:color="auto" w:fill="auto"/>
            <w:noWrap/>
            <w:vAlign w:val="bottom"/>
            <w:hideMark/>
          </w:tcPr>
          <w:p w14:paraId="7B676A3E"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r w:rsidRPr="00D52297">
              <w:rPr>
                <w:rFonts w:eastAsia="Times New Roman"/>
                <w:i/>
                <w:iCs/>
                <w:color w:val="000000"/>
                <w:sz w:val="16"/>
                <w:szCs w:val="16"/>
                <w:lang w:val="es-ES" w:eastAsia="es-ES"/>
              </w:rPr>
              <w:t xml:space="preserve">Potentilla </w:t>
            </w:r>
            <w:proofErr w:type="spellStart"/>
            <w:r w:rsidRPr="00D52297">
              <w:rPr>
                <w:rFonts w:eastAsia="Times New Roman"/>
                <w:i/>
                <w:iCs/>
                <w:color w:val="000000"/>
                <w:sz w:val="16"/>
                <w:szCs w:val="16"/>
                <w:lang w:val="es-ES" w:eastAsia="es-ES"/>
              </w:rPr>
              <w:t>crantzii</w:t>
            </w:r>
            <w:proofErr w:type="spellEnd"/>
          </w:p>
        </w:tc>
        <w:tc>
          <w:tcPr>
            <w:tcW w:w="1360" w:type="dxa"/>
            <w:shd w:val="clear" w:color="auto" w:fill="auto"/>
            <w:noWrap/>
            <w:vAlign w:val="bottom"/>
            <w:hideMark/>
          </w:tcPr>
          <w:p w14:paraId="4963D99D"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Potcra</w:t>
            </w:r>
            <w:proofErr w:type="spellEnd"/>
          </w:p>
        </w:tc>
        <w:tc>
          <w:tcPr>
            <w:tcW w:w="1200" w:type="dxa"/>
            <w:shd w:val="clear" w:color="auto" w:fill="auto"/>
            <w:noWrap/>
            <w:vAlign w:val="bottom"/>
            <w:hideMark/>
          </w:tcPr>
          <w:p w14:paraId="16A03713"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-0.24968586</w:t>
            </w:r>
          </w:p>
        </w:tc>
        <w:tc>
          <w:tcPr>
            <w:tcW w:w="1200" w:type="dxa"/>
            <w:shd w:val="clear" w:color="auto" w:fill="auto"/>
            <w:noWrap/>
            <w:vAlign w:val="bottom"/>
            <w:hideMark/>
          </w:tcPr>
          <w:p w14:paraId="1B6DA1FB"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0.28787799</w:t>
            </w:r>
          </w:p>
        </w:tc>
      </w:tr>
      <w:tr w:rsidR="00D52297" w:rsidRPr="00D52297" w14:paraId="26AF87A1" w14:textId="77777777" w:rsidTr="00D52297">
        <w:trPr>
          <w:trHeight w:val="300"/>
        </w:trPr>
        <w:tc>
          <w:tcPr>
            <w:tcW w:w="4540" w:type="dxa"/>
            <w:shd w:val="clear" w:color="auto" w:fill="auto"/>
            <w:noWrap/>
            <w:vAlign w:val="bottom"/>
            <w:hideMark/>
          </w:tcPr>
          <w:p w14:paraId="0DCA4C39"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Ranunculus</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carinthiacus</w:t>
            </w:r>
            <w:proofErr w:type="spellEnd"/>
          </w:p>
        </w:tc>
        <w:tc>
          <w:tcPr>
            <w:tcW w:w="1360" w:type="dxa"/>
            <w:shd w:val="clear" w:color="auto" w:fill="auto"/>
            <w:noWrap/>
            <w:vAlign w:val="bottom"/>
            <w:hideMark/>
          </w:tcPr>
          <w:p w14:paraId="24DAE07B" w14:textId="77777777" w:rsidR="00D52297" w:rsidRPr="00D52297" w:rsidRDefault="00D52297" w:rsidP="00D52297">
            <w:pPr>
              <w:spacing w:before="0" w:after="0" w:line="240" w:lineRule="auto"/>
              <w:jc w:val="left"/>
              <w:rPr>
                <w:rFonts w:eastAsia="Times New Roman"/>
                <w:color w:val="000000"/>
                <w:sz w:val="16"/>
                <w:szCs w:val="16"/>
                <w:lang w:val="es-ES" w:eastAsia="es-ES"/>
              </w:rPr>
            </w:pPr>
            <w:r w:rsidRPr="00D52297">
              <w:rPr>
                <w:rFonts w:eastAsia="Times New Roman"/>
                <w:color w:val="000000"/>
                <w:sz w:val="16"/>
                <w:szCs w:val="16"/>
                <w:lang w:val="es-ES" w:eastAsia="es-ES"/>
              </w:rPr>
              <w:t>Rancar</w:t>
            </w:r>
          </w:p>
        </w:tc>
        <w:tc>
          <w:tcPr>
            <w:tcW w:w="1200" w:type="dxa"/>
            <w:shd w:val="clear" w:color="auto" w:fill="auto"/>
            <w:noWrap/>
            <w:vAlign w:val="bottom"/>
            <w:hideMark/>
          </w:tcPr>
          <w:p w14:paraId="7BE283E1"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0.08426838</w:t>
            </w:r>
          </w:p>
        </w:tc>
        <w:tc>
          <w:tcPr>
            <w:tcW w:w="1200" w:type="dxa"/>
            <w:shd w:val="clear" w:color="auto" w:fill="auto"/>
            <w:noWrap/>
            <w:vAlign w:val="bottom"/>
            <w:hideMark/>
          </w:tcPr>
          <w:p w14:paraId="3BEA4D98"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0.40420889</w:t>
            </w:r>
          </w:p>
        </w:tc>
      </w:tr>
      <w:tr w:rsidR="00D52297" w:rsidRPr="00D52297" w14:paraId="15FE4DE9" w14:textId="77777777" w:rsidTr="00D52297">
        <w:trPr>
          <w:trHeight w:val="300"/>
        </w:trPr>
        <w:tc>
          <w:tcPr>
            <w:tcW w:w="4540" w:type="dxa"/>
            <w:shd w:val="clear" w:color="auto" w:fill="auto"/>
            <w:noWrap/>
            <w:vAlign w:val="bottom"/>
            <w:hideMark/>
          </w:tcPr>
          <w:p w14:paraId="36F2E2F0"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Ranunculus</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parnassiifolius</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subsp</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favargeri</w:t>
            </w:r>
            <w:proofErr w:type="spellEnd"/>
          </w:p>
        </w:tc>
        <w:tc>
          <w:tcPr>
            <w:tcW w:w="1360" w:type="dxa"/>
            <w:shd w:val="clear" w:color="auto" w:fill="auto"/>
            <w:noWrap/>
            <w:vAlign w:val="bottom"/>
            <w:hideMark/>
          </w:tcPr>
          <w:p w14:paraId="1EF8D48D"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Ranpar</w:t>
            </w:r>
            <w:proofErr w:type="spellEnd"/>
          </w:p>
        </w:tc>
        <w:tc>
          <w:tcPr>
            <w:tcW w:w="1200" w:type="dxa"/>
            <w:shd w:val="clear" w:color="auto" w:fill="auto"/>
            <w:noWrap/>
            <w:vAlign w:val="bottom"/>
            <w:hideMark/>
          </w:tcPr>
          <w:p w14:paraId="4AFEE403"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0.25504086</w:t>
            </w:r>
          </w:p>
        </w:tc>
        <w:tc>
          <w:tcPr>
            <w:tcW w:w="1200" w:type="dxa"/>
            <w:shd w:val="clear" w:color="auto" w:fill="auto"/>
            <w:noWrap/>
            <w:vAlign w:val="bottom"/>
            <w:hideMark/>
          </w:tcPr>
          <w:p w14:paraId="2F7E292C"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-0.48631208</w:t>
            </w:r>
          </w:p>
        </w:tc>
      </w:tr>
      <w:tr w:rsidR="00D52297" w:rsidRPr="00D52297" w14:paraId="7076307A" w14:textId="77777777" w:rsidTr="00D52297">
        <w:trPr>
          <w:trHeight w:val="300"/>
        </w:trPr>
        <w:tc>
          <w:tcPr>
            <w:tcW w:w="4540" w:type="dxa"/>
            <w:shd w:val="clear" w:color="auto" w:fill="auto"/>
            <w:noWrap/>
            <w:vAlign w:val="bottom"/>
            <w:hideMark/>
          </w:tcPr>
          <w:p w14:paraId="57FF9DB6"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Salix</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breviserrata</w:t>
            </w:r>
            <w:proofErr w:type="spellEnd"/>
          </w:p>
        </w:tc>
        <w:tc>
          <w:tcPr>
            <w:tcW w:w="1360" w:type="dxa"/>
            <w:shd w:val="clear" w:color="auto" w:fill="auto"/>
            <w:noWrap/>
            <w:vAlign w:val="bottom"/>
            <w:hideMark/>
          </w:tcPr>
          <w:p w14:paraId="0452468F"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Salbre</w:t>
            </w:r>
            <w:proofErr w:type="spellEnd"/>
          </w:p>
        </w:tc>
        <w:tc>
          <w:tcPr>
            <w:tcW w:w="1200" w:type="dxa"/>
            <w:shd w:val="clear" w:color="auto" w:fill="auto"/>
            <w:noWrap/>
            <w:vAlign w:val="bottom"/>
            <w:hideMark/>
          </w:tcPr>
          <w:p w14:paraId="63697D97"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0.2215869</w:t>
            </w:r>
          </w:p>
        </w:tc>
        <w:tc>
          <w:tcPr>
            <w:tcW w:w="1200" w:type="dxa"/>
            <w:shd w:val="clear" w:color="auto" w:fill="auto"/>
            <w:noWrap/>
            <w:vAlign w:val="bottom"/>
            <w:hideMark/>
          </w:tcPr>
          <w:p w14:paraId="6103F90C"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-0.67289038</w:t>
            </w:r>
          </w:p>
        </w:tc>
      </w:tr>
      <w:tr w:rsidR="00D52297" w:rsidRPr="00D52297" w14:paraId="001C1D24" w14:textId="77777777" w:rsidTr="00D52297">
        <w:trPr>
          <w:trHeight w:val="300"/>
        </w:trPr>
        <w:tc>
          <w:tcPr>
            <w:tcW w:w="4540" w:type="dxa"/>
            <w:shd w:val="clear" w:color="auto" w:fill="auto"/>
            <w:noWrap/>
            <w:vAlign w:val="bottom"/>
            <w:hideMark/>
          </w:tcPr>
          <w:p w14:paraId="012EA07A"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Saxifraga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conifera</w:t>
            </w:r>
            <w:proofErr w:type="spellEnd"/>
          </w:p>
        </w:tc>
        <w:tc>
          <w:tcPr>
            <w:tcW w:w="1360" w:type="dxa"/>
            <w:shd w:val="clear" w:color="auto" w:fill="auto"/>
            <w:noWrap/>
            <w:vAlign w:val="bottom"/>
            <w:hideMark/>
          </w:tcPr>
          <w:p w14:paraId="74CF0803"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Saxcon</w:t>
            </w:r>
            <w:proofErr w:type="spellEnd"/>
          </w:p>
        </w:tc>
        <w:tc>
          <w:tcPr>
            <w:tcW w:w="1200" w:type="dxa"/>
            <w:shd w:val="clear" w:color="auto" w:fill="auto"/>
            <w:noWrap/>
            <w:vAlign w:val="bottom"/>
            <w:hideMark/>
          </w:tcPr>
          <w:p w14:paraId="457354ED"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-0.06149894</w:t>
            </w:r>
          </w:p>
        </w:tc>
        <w:tc>
          <w:tcPr>
            <w:tcW w:w="1200" w:type="dxa"/>
            <w:shd w:val="clear" w:color="auto" w:fill="auto"/>
            <w:noWrap/>
            <w:vAlign w:val="bottom"/>
            <w:hideMark/>
          </w:tcPr>
          <w:p w14:paraId="748DD472"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0.23007927</w:t>
            </w:r>
          </w:p>
        </w:tc>
      </w:tr>
      <w:tr w:rsidR="00D52297" w:rsidRPr="00D52297" w14:paraId="2E6B16A1" w14:textId="77777777" w:rsidTr="00D52297">
        <w:trPr>
          <w:trHeight w:val="300"/>
        </w:trPr>
        <w:tc>
          <w:tcPr>
            <w:tcW w:w="4540" w:type="dxa"/>
            <w:shd w:val="clear" w:color="auto" w:fill="auto"/>
            <w:noWrap/>
            <w:vAlign w:val="bottom"/>
            <w:hideMark/>
          </w:tcPr>
          <w:p w14:paraId="5196AE24"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Saxifraga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oppositifolia</w:t>
            </w:r>
            <w:proofErr w:type="spellEnd"/>
          </w:p>
        </w:tc>
        <w:tc>
          <w:tcPr>
            <w:tcW w:w="1360" w:type="dxa"/>
            <w:shd w:val="clear" w:color="auto" w:fill="auto"/>
            <w:noWrap/>
            <w:vAlign w:val="bottom"/>
            <w:hideMark/>
          </w:tcPr>
          <w:p w14:paraId="1CA38089"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Saxopp</w:t>
            </w:r>
            <w:proofErr w:type="spellEnd"/>
          </w:p>
        </w:tc>
        <w:tc>
          <w:tcPr>
            <w:tcW w:w="1200" w:type="dxa"/>
            <w:shd w:val="clear" w:color="auto" w:fill="auto"/>
            <w:noWrap/>
            <w:vAlign w:val="bottom"/>
            <w:hideMark/>
          </w:tcPr>
          <w:p w14:paraId="4786C762"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0.26347407</w:t>
            </w:r>
          </w:p>
        </w:tc>
        <w:tc>
          <w:tcPr>
            <w:tcW w:w="1200" w:type="dxa"/>
            <w:shd w:val="clear" w:color="auto" w:fill="auto"/>
            <w:noWrap/>
            <w:vAlign w:val="bottom"/>
            <w:hideMark/>
          </w:tcPr>
          <w:p w14:paraId="189BDC9C"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-0.75611155</w:t>
            </w:r>
          </w:p>
        </w:tc>
      </w:tr>
      <w:tr w:rsidR="00D52297" w:rsidRPr="00D52297" w14:paraId="0231681F" w14:textId="77777777" w:rsidTr="00D52297">
        <w:trPr>
          <w:trHeight w:val="300"/>
        </w:trPr>
        <w:tc>
          <w:tcPr>
            <w:tcW w:w="4540" w:type="dxa"/>
            <w:shd w:val="clear" w:color="auto" w:fill="auto"/>
            <w:noWrap/>
            <w:vAlign w:val="bottom"/>
            <w:hideMark/>
          </w:tcPr>
          <w:p w14:paraId="5D4FDCAD"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Saxifraga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paniculata</w:t>
            </w:r>
            <w:proofErr w:type="spellEnd"/>
          </w:p>
        </w:tc>
        <w:tc>
          <w:tcPr>
            <w:tcW w:w="1360" w:type="dxa"/>
            <w:shd w:val="clear" w:color="auto" w:fill="auto"/>
            <w:noWrap/>
            <w:vAlign w:val="bottom"/>
            <w:hideMark/>
          </w:tcPr>
          <w:p w14:paraId="5BD1CFE8"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Saxpan</w:t>
            </w:r>
            <w:proofErr w:type="spellEnd"/>
          </w:p>
        </w:tc>
        <w:tc>
          <w:tcPr>
            <w:tcW w:w="1200" w:type="dxa"/>
            <w:shd w:val="clear" w:color="auto" w:fill="auto"/>
            <w:noWrap/>
            <w:vAlign w:val="bottom"/>
            <w:hideMark/>
          </w:tcPr>
          <w:p w14:paraId="1B21E92D"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0.17472814</w:t>
            </w:r>
          </w:p>
        </w:tc>
        <w:tc>
          <w:tcPr>
            <w:tcW w:w="1200" w:type="dxa"/>
            <w:shd w:val="clear" w:color="auto" w:fill="auto"/>
            <w:noWrap/>
            <w:vAlign w:val="bottom"/>
            <w:hideMark/>
          </w:tcPr>
          <w:p w14:paraId="7EFB1A6B"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0.20689849</w:t>
            </w:r>
          </w:p>
        </w:tc>
      </w:tr>
      <w:tr w:rsidR="00D52297" w:rsidRPr="00D52297" w14:paraId="74196582" w14:textId="77777777" w:rsidTr="00D52297">
        <w:trPr>
          <w:trHeight w:val="300"/>
        </w:trPr>
        <w:tc>
          <w:tcPr>
            <w:tcW w:w="4540" w:type="dxa"/>
            <w:shd w:val="clear" w:color="auto" w:fill="auto"/>
            <w:noWrap/>
            <w:vAlign w:val="bottom"/>
            <w:hideMark/>
          </w:tcPr>
          <w:p w14:paraId="3C741A72"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Scilla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verna</w:t>
            </w:r>
            <w:proofErr w:type="spellEnd"/>
          </w:p>
        </w:tc>
        <w:tc>
          <w:tcPr>
            <w:tcW w:w="1360" w:type="dxa"/>
            <w:shd w:val="clear" w:color="auto" w:fill="auto"/>
            <w:noWrap/>
            <w:vAlign w:val="bottom"/>
            <w:hideMark/>
          </w:tcPr>
          <w:p w14:paraId="4D274F32"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Sciver</w:t>
            </w:r>
            <w:proofErr w:type="spellEnd"/>
          </w:p>
        </w:tc>
        <w:tc>
          <w:tcPr>
            <w:tcW w:w="1200" w:type="dxa"/>
            <w:shd w:val="clear" w:color="auto" w:fill="auto"/>
            <w:noWrap/>
            <w:vAlign w:val="bottom"/>
            <w:hideMark/>
          </w:tcPr>
          <w:p w14:paraId="78162274"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-0.31485349</w:t>
            </w:r>
          </w:p>
        </w:tc>
        <w:tc>
          <w:tcPr>
            <w:tcW w:w="1200" w:type="dxa"/>
            <w:shd w:val="clear" w:color="auto" w:fill="auto"/>
            <w:noWrap/>
            <w:vAlign w:val="bottom"/>
            <w:hideMark/>
          </w:tcPr>
          <w:p w14:paraId="0434AE8F"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0.24837992</w:t>
            </w:r>
          </w:p>
        </w:tc>
      </w:tr>
      <w:tr w:rsidR="00D52297" w:rsidRPr="00D52297" w14:paraId="3FCDB3CE" w14:textId="77777777" w:rsidTr="00D52297">
        <w:trPr>
          <w:trHeight w:val="300"/>
        </w:trPr>
        <w:tc>
          <w:tcPr>
            <w:tcW w:w="4540" w:type="dxa"/>
            <w:shd w:val="clear" w:color="auto" w:fill="auto"/>
            <w:noWrap/>
            <w:vAlign w:val="bottom"/>
            <w:hideMark/>
          </w:tcPr>
          <w:p w14:paraId="0D5829F6"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Sedum</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album</w:t>
            </w:r>
            <w:proofErr w:type="spellEnd"/>
          </w:p>
        </w:tc>
        <w:tc>
          <w:tcPr>
            <w:tcW w:w="1360" w:type="dxa"/>
            <w:shd w:val="clear" w:color="auto" w:fill="auto"/>
            <w:noWrap/>
            <w:vAlign w:val="bottom"/>
            <w:hideMark/>
          </w:tcPr>
          <w:p w14:paraId="0A4E6E0E"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Sedalb</w:t>
            </w:r>
            <w:proofErr w:type="spellEnd"/>
          </w:p>
        </w:tc>
        <w:tc>
          <w:tcPr>
            <w:tcW w:w="1200" w:type="dxa"/>
            <w:shd w:val="clear" w:color="auto" w:fill="auto"/>
            <w:noWrap/>
            <w:vAlign w:val="bottom"/>
            <w:hideMark/>
          </w:tcPr>
          <w:p w14:paraId="7DE0BE96"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-0.01947289</w:t>
            </w:r>
          </w:p>
        </w:tc>
        <w:tc>
          <w:tcPr>
            <w:tcW w:w="1200" w:type="dxa"/>
            <w:shd w:val="clear" w:color="auto" w:fill="auto"/>
            <w:noWrap/>
            <w:vAlign w:val="bottom"/>
            <w:hideMark/>
          </w:tcPr>
          <w:p w14:paraId="31FC86D7"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0.36454999</w:t>
            </w:r>
          </w:p>
        </w:tc>
      </w:tr>
      <w:tr w:rsidR="00D52297" w:rsidRPr="00D52297" w14:paraId="1F97C8F2" w14:textId="77777777" w:rsidTr="00D52297">
        <w:trPr>
          <w:trHeight w:val="300"/>
        </w:trPr>
        <w:tc>
          <w:tcPr>
            <w:tcW w:w="4540" w:type="dxa"/>
            <w:shd w:val="clear" w:color="auto" w:fill="auto"/>
            <w:noWrap/>
            <w:vAlign w:val="bottom"/>
            <w:hideMark/>
          </w:tcPr>
          <w:p w14:paraId="5177CD89"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Sedum</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atratum</w:t>
            </w:r>
            <w:proofErr w:type="spellEnd"/>
          </w:p>
        </w:tc>
        <w:tc>
          <w:tcPr>
            <w:tcW w:w="1360" w:type="dxa"/>
            <w:shd w:val="clear" w:color="auto" w:fill="auto"/>
            <w:noWrap/>
            <w:vAlign w:val="bottom"/>
            <w:hideMark/>
          </w:tcPr>
          <w:p w14:paraId="7C14E997"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Sedatr</w:t>
            </w:r>
            <w:proofErr w:type="spellEnd"/>
          </w:p>
        </w:tc>
        <w:tc>
          <w:tcPr>
            <w:tcW w:w="1200" w:type="dxa"/>
            <w:shd w:val="clear" w:color="auto" w:fill="auto"/>
            <w:noWrap/>
            <w:vAlign w:val="bottom"/>
            <w:hideMark/>
          </w:tcPr>
          <w:p w14:paraId="49524A7A"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0.3383434</w:t>
            </w:r>
          </w:p>
        </w:tc>
        <w:tc>
          <w:tcPr>
            <w:tcW w:w="1200" w:type="dxa"/>
            <w:shd w:val="clear" w:color="auto" w:fill="auto"/>
            <w:noWrap/>
            <w:vAlign w:val="bottom"/>
            <w:hideMark/>
          </w:tcPr>
          <w:p w14:paraId="750017A3"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-0.09301587</w:t>
            </w:r>
          </w:p>
        </w:tc>
      </w:tr>
      <w:tr w:rsidR="00D52297" w:rsidRPr="00D52297" w14:paraId="7FD69725" w14:textId="77777777" w:rsidTr="00D52297">
        <w:trPr>
          <w:trHeight w:val="300"/>
        </w:trPr>
        <w:tc>
          <w:tcPr>
            <w:tcW w:w="4540" w:type="dxa"/>
            <w:shd w:val="clear" w:color="auto" w:fill="auto"/>
            <w:noWrap/>
            <w:vAlign w:val="bottom"/>
            <w:hideMark/>
          </w:tcPr>
          <w:p w14:paraId="1D04A1CA"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Sempervivum</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vicentei</w:t>
            </w:r>
            <w:proofErr w:type="spellEnd"/>
          </w:p>
        </w:tc>
        <w:tc>
          <w:tcPr>
            <w:tcW w:w="1360" w:type="dxa"/>
            <w:shd w:val="clear" w:color="auto" w:fill="auto"/>
            <w:noWrap/>
            <w:vAlign w:val="bottom"/>
            <w:hideMark/>
          </w:tcPr>
          <w:p w14:paraId="55BF8CDC"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Semvic</w:t>
            </w:r>
            <w:proofErr w:type="spellEnd"/>
          </w:p>
        </w:tc>
        <w:tc>
          <w:tcPr>
            <w:tcW w:w="1200" w:type="dxa"/>
            <w:shd w:val="clear" w:color="auto" w:fill="auto"/>
            <w:noWrap/>
            <w:vAlign w:val="bottom"/>
            <w:hideMark/>
          </w:tcPr>
          <w:p w14:paraId="308BC2E4"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-0.32351823</w:t>
            </w:r>
          </w:p>
        </w:tc>
        <w:tc>
          <w:tcPr>
            <w:tcW w:w="1200" w:type="dxa"/>
            <w:shd w:val="clear" w:color="auto" w:fill="auto"/>
            <w:noWrap/>
            <w:vAlign w:val="bottom"/>
            <w:hideMark/>
          </w:tcPr>
          <w:p w14:paraId="7CC07F0A"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0.15798158</w:t>
            </w:r>
          </w:p>
        </w:tc>
      </w:tr>
      <w:tr w:rsidR="00D52297" w:rsidRPr="00D52297" w14:paraId="45B63F4A" w14:textId="77777777" w:rsidTr="00D52297">
        <w:trPr>
          <w:trHeight w:val="300"/>
        </w:trPr>
        <w:tc>
          <w:tcPr>
            <w:tcW w:w="4540" w:type="dxa"/>
            <w:shd w:val="clear" w:color="auto" w:fill="auto"/>
            <w:noWrap/>
            <w:vAlign w:val="bottom"/>
            <w:hideMark/>
          </w:tcPr>
          <w:p w14:paraId="667151A9"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r w:rsidRPr="00D52297">
              <w:rPr>
                <w:rFonts w:eastAsia="Times New Roman"/>
                <w:i/>
                <w:iCs/>
                <w:color w:val="000000"/>
                <w:sz w:val="16"/>
                <w:szCs w:val="16"/>
                <w:lang w:val="es-ES" w:eastAsia="es-ES"/>
              </w:rPr>
              <w:t xml:space="preserve">Silene </w:t>
            </w:r>
            <w:proofErr w:type="spellStart"/>
            <w:r w:rsidRPr="00D52297">
              <w:rPr>
                <w:rFonts w:eastAsia="Times New Roman"/>
                <w:i/>
                <w:iCs/>
                <w:color w:val="000000"/>
                <w:sz w:val="16"/>
                <w:szCs w:val="16"/>
                <w:lang w:val="es-ES" w:eastAsia="es-ES"/>
              </w:rPr>
              <w:t>acaulis</w:t>
            </w:r>
            <w:proofErr w:type="spellEnd"/>
          </w:p>
        </w:tc>
        <w:tc>
          <w:tcPr>
            <w:tcW w:w="1360" w:type="dxa"/>
            <w:shd w:val="clear" w:color="auto" w:fill="auto"/>
            <w:noWrap/>
            <w:vAlign w:val="bottom"/>
            <w:hideMark/>
          </w:tcPr>
          <w:p w14:paraId="2456BDE7"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Silaca</w:t>
            </w:r>
            <w:proofErr w:type="spellEnd"/>
          </w:p>
        </w:tc>
        <w:tc>
          <w:tcPr>
            <w:tcW w:w="1200" w:type="dxa"/>
            <w:shd w:val="clear" w:color="auto" w:fill="auto"/>
            <w:noWrap/>
            <w:vAlign w:val="bottom"/>
            <w:hideMark/>
          </w:tcPr>
          <w:p w14:paraId="2EC003E9"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0.54757546</w:t>
            </w:r>
          </w:p>
        </w:tc>
        <w:tc>
          <w:tcPr>
            <w:tcW w:w="1200" w:type="dxa"/>
            <w:shd w:val="clear" w:color="auto" w:fill="auto"/>
            <w:noWrap/>
            <w:vAlign w:val="bottom"/>
            <w:hideMark/>
          </w:tcPr>
          <w:p w14:paraId="1762D5F1"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-0.05851618</w:t>
            </w:r>
          </w:p>
        </w:tc>
      </w:tr>
      <w:tr w:rsidR="00D52297" w:rsidRPr="00D52297" w14:paraId="66C87FB4" w14:textId="77777777" w:rsidTr="00D52297">
        <w:trPr>
          <w:trHeight w:val="300"/>
        </w:trPr>
        <w:tc>
          <w:tcPr>
            <w:tcW w:w="4540" w:type="dxa"/>
            <w:shd w:val="clear" w:color="auto" w:fill="auto"/>
            <w:noWrap/>
            <w:vAlign w:val="bottom"/>
            <w:hideMark/>
          </w:tcPr>
          <w:p w14:paraId="7BA6D152"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r w:rsidRPr="00D52297">
              <w:rPr>
                <w:rFonts w:eastAsia="Times New Roman"/>
                <w:i/>
                <w:iCs/>
                <w:color w:val="000000"/>
                <w:sz w:val="16"/>
                <w:szCs w:val="16"/>
                <w:lang w:val="es-ES" w:eastAsia="es-ES"/>
              </w:rPr>
              <w:t xml:space="preserve">Silene </w:t>
            </w:r>
            <w:proofErr w:type="spellStart"/>
            <w:r w:rsidRPr="00D52297">
              <w:rPr>
                <w:rFonts w:eastAsia="Times New Roman"/>
                <w:i/>
                <w:iCs/>
                <w:color w:val="000000"/>
                <w:sz w:val="16"/>
                <w:szCs w:val="16"/>
                <w:lang w:val="es-ES" w:eastAsia="es-ES"/>
              </w:rPr>
              <w:t>ciliata</w:t>
            </w:r>
            <w:proofErr w:type="spellEnd"/>
          </w:p>
        </w:tc>
        <w:tc>
          <w:tcPr>
            <w:tcW w:w="1360" w:type="dxa"/>
            <w:shd w:val="clear" w:color="auto" w:fill="auto"/>
            <w:noWrap/>
            <w:vAlign w:val="bottom"/>
            <w:hideMark/>
          </w:tcPr>
          <w:p w14:paraId="49B93604"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Silcil</w:t>
            </w:r>
            <w:proofErr w:type="spellEnd"/>
          </w:p>
        </w:tc>
        <w:tc>
          <w:tcPr>
            <w:tcW w:w="1200" w:type="dxa"/>
            <w:shd w:val="clear" w:color="auto" w:fill="auto"/>
            <w:noWrap/>
            <w:vAlign w:val="bottom"/>
            <w:hideMark/>
          </w:tcPr>
          <w:p w14:paraId="615A21C6"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0.3222897</w:t>
            </w:r>
          </w:p>
        </w:tc>
        <w:tc>
          <w:tcPr>
            <w:tcW w:w="1200" w:type="dxa"/>
            <w:shd w:val="clear" w:color="auto" w:fill="auto"/>
            <w:noWrap/>
            <w:vAlign w:val="bottom"/>
            <w:hideMark/>
          </w:tcPr>
          <w:p w14:paraId="59CE9F77"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0.1622936</w:t>
            </w:r>
          </w:p>
        </w:tc>
      </w:tr>
      <w:tr w:rsidR="00D52297" w:rsidRPr="00D52297" w14:paraId="4BA258A4" w14:textId="77777777" w:rsidTr="00D52297">
        <w:trPr>
          <w:trHeight w:val="300"/>
        </w:trPr>
        <w:tc>
          <w:tcPr>
            <w:tcW w:w="4540" w:type="dxa"/>
            <w:shd w:val="clear" w:color="auto" w:fill="auto"/>
            <w:noWrap/>
            <w:vAlign w:val="bottom"/>
            <w:hideMark/>
          </w:tcPr>
          <w:p w14:paraId="34D816AD"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Teucrium</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pyrenaicum</w:t>
            </w:r>
            <w:proofErr w:type="spellEnd"/>
          </w:p>
        </w:tc>
        <w:tc>
          <w:tcPr>
            <w:tcW w:w="1360" w:type="dxa"/>
            <w:shd w:val="clear" w:color="auto" w:fill="auto"/>
            <w:noWrap/>
            <w:vAlign w:val="bottom"/>
            <w:hideMark/>
          </w:tcPr>
          <w:p w14:paraId="60EAAF1B"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Teupyr</w:t>
            </w:r>
            <w:proofErr w:type="spellEnd"/>
          </w:p>
        </w:tc>
        <w:tc>
          <w:tcPr>
            <w:tcW w:w="1200" w:type="dxa"/>
            <w:shd w:val="clear" w:color="auto" w:fill="auto"/>
            <w:noWrap/>
            <w:vAlign w:val="bottom"/>
            <w:hideMark/>
          </w:tcPr>
          <w:p w14:paraId="264C8ADB"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-0.65936597</w:t>
            </w:r>
          </w:p>
        </w:tc>
        <w:tc>
          <w:tcPr>
            <w:tcW w:w="1200" w:type="dxa"/>
            <w:shd w:val="clear" w:color="auto" w:fill="auto"/>
            <w:noWrap/>
            <w:vAlign w:val="bottom"/>
            <w:hideMark/>
          </w:tcPr>
          <w:p w14:paraId="6177CA8C"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-0.12521348</w:t>
            </w:r>
          </w:p>
        </w:tc>
      </w:tr>
      <w:tr w:rsidR="00D52297" w:rsidRPr="00D52297" w14:paraId="40555135" w14:textId="77777777" w:rsidTr="00D52297">
        <w:trPr>
          <w:trHeight w:val="300"/>
        </w:trPr>
        <w:tc>
          <w:tcPr>
            <w:tcW w:w="4540" w:type="dxa"/>
            <w:shd w:val="clear" w:color="auto" w:fill="auto"/>
            <w:noWrap/>
            <w:vAlign w:val="bottom"/>
            <w:hideMark/>
          </w:tcPr>
          <w:p w14:paraId="2E2F681E"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Thesium</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pyrenaicum</w:t>
            </w:r>
            <w:proofErr w:type="spellEnd"/>
          </w:p>
        </w:tc>
        <w:tc>
          <w:tcPr>
            <w:tcW w:w="1360" w:type="dxa"/>
            <w:shd w:val="clear" w:color="auto" w:fill="auto"/>
            <w:noWrap/>
            <w:vAlign w:val="bottom"/>
            <w:hideMark/>
          </w:tcPr>
          <w:p w14:paraId="6BBA06E3"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Thepyr</w:t>
            </w:r>
            <w:proofErr w:type="spellEnd"/>
          </w:p>
        </w:tc>
        <w:tc>
          <w:tcPr>
            <w:tcW w:w="1200" w:type="dxa"/>
            <w:shd w:val="clear" w:color="auto" w:fill="auto"/>
            <w:noWrap/>
            <w:vAlign w:val="bottom"/>
            <w:hideMark/>
          </w:tcPr>
          <w:p w14:paraId="5AA710F3"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-0.62590247</w:t>
            </w:r>
          </w:p>
        </w:tc>
        <w:tc>
          <w:tcPr>
            <w:tcW w:w="1200" w:type="dxa"/>
            <w:shd w:val="clear" w:color="auto" w:fill="auto"/>
            <w:noWrap/>
            <w:vAlign w:val="bottom"/>
            <w:hideMark/>
          </w:tcPr>
          <w:p w14:paraId="56421610"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0.03910524</w:t>
            </w:r>
          </w:p>
        </w:tc>
      </w:tr>
      <w:tr w:rsidR="00D52297" w:rsidRPr="00D52297" w14:paraId="2453C310" w14:textId="77777777" w:rsidTr="00D52297">
        <w:trPr>
          <w:trHeight w:val="300"/>
        </w:trPr>
        <w:tc>
          <w:tcPr>
            <w:tcW w:w="4540" w:type="dxa"/>
            <w:shd w:val="clear" w:color="auto" w:fill="auto"/>
            <w:noWrap/>
            <w:vAlign w:val="bottom"/>
            <w:hideMark/>
          </w:tcPr>
          <w:p w14:paraId="24193F96"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Thymus</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praecox</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subsp</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ligusticus</w:t>
            </w:r>
            <w:proofErr w:type="spellEnd"/>
          </w:p>
        </w:tc>
        <w:tc>
          <w:tcPr>
            <w:tcW w:w="1360" w:type="dxa"/>
            <w:shd w:val="clear" w:color="auto" w:fill="auto"/>
            <w:noWrap/>
            <w:vAlign w:val="bottom"/>
            <w:hideMark/>
          </w:tcPr>
          <w:p w14:paraId="77A93574"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Thypra</w:t>
            </w:r>
            <w:proofErr w:type="spellEnd"/>
          </w:p>
        </w:tc>
        <w:tc>
          <w:tcPr>
            <w:tcW w:w="1200" w:type="dxa"/>
            <w:shd w:val="clear" w:color="auto" w:fill="auto"/>
            <w:noWrap/>
            <w:vAlign w:val="bottom"/>
            <w:hideMark/>
          </w:tcPr>
          <w:p w14:paraId="3174ACC9"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0.01181457</w:t>
            </w:r>
          </w:p>
        </w:tc>
        <w:tc>
          <w:tcPr>
            <w:tcW w:w="1200" w:type="dxa"/>
            <w:shd w:val="clear" w:color="auto" w:fill="auto"/>
            <w:noWrap/>
            <w:vAlign w:val="bottom"/>
            <w:hideMark/>
          </w:tcPr>
          <w:p w14:paraId="6415686B"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0.11542884</w:t>
            </w:r>
          </w:p>
        </w:tc>
      </w:tr>
      <w:tr w:rsidR="00D52297" w:rsidRPr="00D52297" w14:paraId="17B59818" w14:textId="77777777" w:rsidTr="00D52297">
        <w:trPr>
          <w:trHeight w:val="300"/>
        </w:trPr>
        <w:tc>
          <w:tcPr>
            <w:tcW w:w="4540" w:type="dxa"/>
            <w:shd w:val="clear" w:color="auto" w:fill="auto"/>
            <w:noWrap/>
            <w:vAlign w:val="bottom"/>
            <w:hideMark/>
          </w:tcPr>
          <w:p w14:paraId="3C6F0FC2"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proofErr w:type="spellStart"/>
            <w:r w:rsidRPr="00D52297">
              <w:rPr>
                <w:rFonts w:eastAsia="Times New Roman"/>
                <w:i/>
                <w:iCs/>
                <w:color w:val="000000"/>
                <w:sz w:val="16"/>
                <w:szCs w:val="16"/>
                <w:lang w:val="es-ES" w:eastAsia="es-ES"/>
              </w:rPr>
              <w:t>Veronica</w:t>
            </w:r>
            <w:proofErr w:type="spellEnd"/>
            <w:r w:rsidRPr="00D52297">
              <w:rPr>
                <w:rFonts w:eastAsia="Times New Roman"/>
                <w:i/>
                <w:iCs/>
                <w:color w:val="000000"/>
                <w:sz w:val="16"/>
                <w:szCs w:val="16"/>
                <w:lang w:val="es-ES" w:eastAsia="es-ES"/>
              </w:rPr>
              <w:t xml:space="preserve"> </w:t>
            </w:r>
            <w:proofErr w:type="spellStart"/>
            <w:r w:rsidRPr="00D52297">
              <w:rPr>
                <w:rFonts w:eastAsia="Times New Roman"/>
                <w:i/>
                <w:iCs/>
                <w:color w:val="000000"/>
                <w:sz w:val="16"/>
                <w:szCs w:val="16"/>
                <w:lang w:val="es-ES" w:eastAsia="es-ES"/>
              </w:rPr>
              <w:t>nummularia</w:t>
            </w:r>
            <w:proofErr w:type="spellEnd"/>
          </w:p>
        </w:tc>
        <w:tc>
          <w:tcPr>
            <w:tcW w:w="1360" w:type="dxa"/>
            <w:shd w:val="clear" w:color="auto" w:fill="auto"/>
            <w:noWrap/>
            <w:vAlign w:val="bottom"/>
            <w:hideMark/>
          </w:tcPr>
          <w:p w14:paraId="0BBC623E"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Vernum</w:t>
            </w:r>
            <w:proofErr w:type="spellEnd"/>
          </w:p>
        </w:tc>
        <w:tc>
          <w:tcPr>
            <w:tcW w:w="1200" w:type="dxa"/>
            <w:shd w:val="clear" w:color="auto" w:fill="auto"/>
            <w:noWrap/>
            <w:vAlign w:val="bottom"/>
            <w:hideMark/>
          </w:tcPr>
          <w:p w14:paraId="5511930E"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0.50973766</w:t>
            </w:r>
          </w:p>
        </w:tc>
        <w:tc>
          <w:tcPr>
            <w:tcW w:w="1200" w:type="dxa"/>
            <w:shd w:val="clear" w:color="auto" w:fill="auto"/>
            <w:noWrap/>
            <w:vAlign w:val="bottom"/>
            <w:hideMark/>
          </w:tcPr>
          <w:p w14:paraId="1E435236"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-0.24495923</w:t>
            </w:r>
          </w:p>
        </w:tc>
      </w:tr>
      <w:tr w:rsidR="00D52297" w:rsidRPr="00D52297" w14:paraId="683F107B" w14:textId="77777777" w:rsidTr="00D52297">
        <w:trPr>
          <w:trHeight w:val="300"/>
        </w:trPr>
        <w:tc>
          <w:tcPr>
            <w:tcW w:w="4540" w:type="dxa"/>
            <w:shd w:val="clear" w:color="auto" w:fill="auto"/>
            <w:noWrap/>
            <w:vAlign w:val="bottom"/>
            <w:hideMark/>
          </w:tcPr>
          <w:p w14:paraId="2C988638" w14:textId="77777777" w:rsidR="00D52297" w:rsidRPr="00D52297" w:rsidRDefault="00D52297" w:rsidP="00D52297">
            <w:pPr>
              <w:spacing w:before="0" w:after="0" w:line="240" w:lineRule="auto"/>
              <w:jc w:val="left"/>
              <w:rPr>
                <w:rFonts w:eastAsia="Times New Roman"/>
                <w:i/>
                <w:iCs/>
                <w:color w:val="000000"/>
                <w:sz w:val="16"/>
                <w:szCs w:val="16"/>
                <w:lang w:val="es-ES" w:eastAsia="es-ES"/>
              </w:rPr>
            </w:pPr>
            <w:r w:rsidRPr="00D52297">
              <w:rPr>
                <w:rFonts w:eastAsia="Times New Roman"/>
                <w:i/>
                <w:iCs/>
                <w:color w:val="000000"/>
                <w:sz w:val="16"/>
                <w:szCs w:val="16"/>
                <w:lang w:val="es-ES" w:eastAsia="es-ES"/>
              </w:rPr>
              <w:t xml:space="preserve">Viola </w:t>
            </w:r>
            <w:proofErr w:type="spellStart"/>
            <w:r w:rsidRPr="00D52297">
              <w:rPr>
                <w:rFonts w:eastAsia="Times New Roman"/>
                <w:i/>
                <w:iCs/>
                <w:color w:val="000000"/>
                <w:sz w:val="16"/>
                <w:szCs w:val="16"/>
                <w:lang w:val="es-ES" w:eastAsia="es-ES"/>
              </w:rPr>
              <w:t>rupestris</w:t>
            </w:r>
            <w:proofErr w:type="spellEnd"/>
          </w:p>
        </w:tc>
        <w:tc>
          <w:tcPr>
            <w:tcW w:w="1360" w:type="dxa"/>
            <w:shd w:val="clear" w:color="auto" w:fill="auto"/>
            <w:noWrap/>
            <w:vAlign w:val="bottom"/>
            <w:hideMark/>
          </w:tcPr>
          <w:p w14:paraId="7261E057" w14:textId="77777777" w:rsidR="00D52297" w:rsidRPr="00D52297" w:rsidRDefault="00D52297" w:rsidP="00D52297">
            <w:pPr>
              <w:spacing w:before="0" w:after="0" w:line="240" w:lineRule="auto"/>
              <w:jc w:val="left"/>
              <w:rPr>
                <w:rFonts w:eastAsia="Times New Roman"/>
                <w:color w:val="000000"/>
                <w:sz w:val="16"/>
                <w:szCs w:val="16"/>
                <w:lang w:val="es-ES" w:eastAsia="es-ES"/>
              </w:rPr>
            </w:pPr>
            <w:proofErr w:type="spellStart"/>
            <w:r w:rsidRPr="00D52297">
              <w:rPr>
                <w:rFonts w:eastAsia="Times New Roman"/>
                <w:color w:val="000000"/>
                <w:sz w:val="16"/>
                <w:szCs w:val="16"/>
                <w:lang w:val="es-ES" w:eastAsia="es-ES"/>
              </w:rPr>
              <w:t>Viorup</w:t>
            </w:r>
            <w:proofErr w:type="spellEnd"/>
          </w:p>
        </w:tc>
        <w:tc>
          <w:tcPr>
            <w:tcW w:w="1200" w:type="dxa"/>
            <w:shd w:val="clear" w:color="auto" w:fill="auto"/>
            <w:noWrap/>
            <w:vAlign w:val="bottom"/>
            <w:hideMark/>
          </w:tcPr>
          <w:p w14:paraId="2FE86D2E"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-0.2901378</w:t>
            </w:r>
          </w:p>
        </w:tc>
        <w:tc>
          <w:tcPr>
            <w:tcW w:w="1200" w:type="dxa"/>
            <w:shd w:val="clear" w:color="auto" w:fill="auto"/>
            <w:noWrap/>
            <w:vAlign w:val="bottom"/>
            <w:hideMark/>
          </w:tcPr>
          <w:p w14:paraId="02B1560E" w14:textId="77777777" w:rsidR="00D52297" w:rsidRPr="00D52297" w:rsidRDefault="00D52297" w:rsidP="00D52297">
            <w:pPr>
              <w:spacing w:before="0" w:after="0" w:line="240" w:lineRule="auto"/>
              <w:jc w:val="right"/>
              <w:rPr>
                <w:rFonts w:eastAsia="Times New Roman"/>
                <w:color w:val="000000"/>
                <w:sz w:val="16"/>
                <w:szCs w:val="16"/>
                <w:lang w:val="es-ES" w:eastAsia="es-ES"/>
              </w:rPr>
            </w:pPr>
            <w:r w:rsidRPr="00D52297">
              <w:rPr>
                <w:rFonts w:eastAsia="Times New Roman"/>
                <w:color w:val="000000"/>
                <w:sz w:val="16"/>
                <w:szCs w:val="16"/>
                <w:lang w:val="es-ES" w:eastAsia="es-ES"/>
              </w:rPr>
              <w:t>0.21205072</w:t>
            </w:r>
          </w:p>
        </w:tc>
      </w:tr>
    </w:tbl>
    <w:p w14:paraId="10216AB3" w14:textId="77777777" w:rsidR="00D52297" w:rsidRPr="00F67868" w:rsidRDefault="00D52297" w:rsidP="00F67868">
      <w:pPr>
        <w:pStyle w:val="Bibliografa"/>
      </w:pPr>
    </w:p>
    <w:sectPr w:rsidR="00D52297" w:rsidRPr="00F67868" w:rsidSect="00FC79D2">
      <w:footerReference w:type="default" r:id="rId24"/>
      <w:pgSz w:w="12240" w:h="15840"/>
      <w:pgMar w:top="1417" w:right="1701" w:bottom="1417" w:left="1701"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LARA ESPINOSA DEL ALBA" w:date="2023-05-03T13:18:00Z" w:initials="CEDA">
    <w:p w14:paraId="414409FC" w14:textId="43452CA9" w:rsidR="008F2D38" w:rsidRDefault="00D375B0" w:rsidP="00671D54">
      <w:pPr>
        <w:pStyle w:val="Textocomentario"/>
        <w:jc w:val="left"/>
      </w:pPr>
      <w:r>
        <w:rPr>
          <w:rStyle w:val="Refdecomentario"/>
        </w:rPr>
        <w:annotationRef/>
      </w:r>
      <w:r w:rsidR="008F2D38">
        <w:t>Can we really prevent extinctions? We can only monitor and maybe collect seeds for exsitu conservation purposes</w:t>
      </w:r>
    </w:p>
  </w:comment>
  <w:comment w:id="8" w:author="CLARA ESPINOSA DEL ALBA" w:date="2023-05-22T12:20:00Z" w:initials="CEDA">
    <w:p w14:paraId="51CC8FDC" w14:textId="77777777" w:rsidR="006A43A7" w:rsidRDefault="006A43A7" w:rsidP="002C20CF">
      <w:pPr>
        <w:pStyle w:val="Textocomentario"/>
        <w:jc w:val="left"/>
      </w:pPr>
      <w:r>
        <w:rPr>
          <w:rStyle w:val="Refdecomentario"/>
        </w:rPr>
        <w:annotationRef/>
      </w:r>
      <w:r>
        <w:t>En otros papers usan "shuffling"</w:t>
      </w:r>
    </w:p>
  </w:comment>
  <w:comment w:id="10" w:author="CLARA ESPINOSA DEL ALBA" w:date="2023-05-12T10:41:00Z" w:initials="CEDA">
    <w:p w14:paraId="0970E543" w14:textId="184279A5" w:rsidR="00F67E70" w:rsidRDefault="00F67E70" w:rsidP="00EB58C4">
      <w:pPr>
        <w:pStyle w:val="Textocomentario"/>
        <w:jc w:val="left"/>
      </w:pPr>
      <w:r>
        <w:rPr>
          <w:rStyle w:val="Refdecomentario"/>
        </w:rPr>
        <w:annotationRef/>
      </w:r>
      <w:r>
        <w:t>Mediterranean va siempre con Mayúscula?</w:t>
      </w:r>
    </w:p>
  </w:comment>
  <w:comment w:id="14" w:author="CLARA ESPINOSA DEL ALBA" w:date="2023-05-19T15:46:00Z" w:initials="CEDA">
    <w:p w14:paraId="107BE785" w14:textId="77777777" w:rsidR="00D10BEF" w:rsidRDefault="00D10BEF" w:rsidP="00256C13">
      <w:pPr>
        <w:pStyle w:val="Textocomentario"/>
        <w:jc w:val="left"/>
      </w:pPr>
      <w:r>
        <w:rPr>
          <w:rStyle w:val="Refdecomentario"/>
        </w:rPr>
        <w:annotationRef/>
      </w:r>
      <w:r>
        <w:t>We now calculated for all bioclimatic variables (table2)</w:t>
      </w:r>
    </w:p>
  </w:comment>
  <w:comment w:id="18" w:author="FRANCISCO DE BORJA JIMENEZ-ALFARO GONZALEZ" w:date="2023-04-13T18:33:00Z" w:initials="FDBJAG">
    <w:p w14:paraId="1528449E" w14:textId="6D8FC67A" w:rsidR="008946DB" w:rsidRDefault="008946DB" w:rsidP="00FB38B5">
      <w:pPr>
        <w:pStyle w:val="Textocomentario"/>
        <w:jc w:val="left"/>
      </w:pPr>
      <w:r>
        <w:rPr>
          <w:rStyle w:val="Refdecomentario"/>
        </w:rPr>
        <w:annotationRef/>
      </w:r>
      <w:r>
        <w:t>Confirmar cuáles eran</w:t>
      </w:r>
    </w:p>
  </w:comment>
  <w:comment w:id="19" w:author="CLARA ESPINOSA DEL ALBA" w:date="2023-05-11T13:10:00Z" w:initials="CEDA">
    <w:p w14:paraId="7384A13A" w14:textId="77777777" w:rsidR="0046618F" w:rsidRDefault="00CC4F58">
      <w:pPr>
        <w:pStyle w:val="Textocomentario"/>
        <w:jc w:val="left"/>
      </w:pPr>
      <w:r>
        <w:rPr>
          <w:rStyle w:val="Refdecomentario"/>
        </w:rPr>
        <w:annotationRef/>
      </w:r>
      <w:r w:rsidR="0046618F">
        <w:t>Euphrasia salisburgensis</w:t>
      </w:r>
    </w:p>
    <w:p w14:paraId="422A25BB" w14:textId="77777777" w:rsidR="0046618F" w:rsidRDefault="0046618F">
      <w:pPr>
        <w:pStyle w:val="Textocomentario"/>
        <w:jc w:val="left"/>
      </w:pPr>
      <w:r>
        <w:t>Gentiana nivalis</w:t>
      </w:r>
    </w:p>
    <w:p w14:paraId="65F653EB" w14:textId="77777777" w:rsidR="0046618F" w:rsidRDefault="0046618F">
      <w:pPr>
        <w:pStyle w:val="Textocomentario"/>
        <w:jc w:val="left"/>
      </w:pPr>
      <w:r>
        <w:t>Herniaria glabra</w:t>
      </w:r>
    </w:p>
    <w:p w14:paraId="35FE482C" w14:textId="77777777" w:rsidR="0046618F" w:rsidRDefault="0046618F">
      <w:pPr>
        <w:pStyle w:val="Textocomentario"/>
        <w:jc w:val="left"/>
      </w:pPr>
      <w:r>
        <w:t>Iberis carnosa</w:t>
      </w:r>
    </w:p>
    <w:p w14:paraId="1DAB1A27" w14:textId="77777777" w:rsidR="0046618F" w:rsidRDefault="0046618F" w:rsidP="00436234">
      <w:pPr>
        <w:pStyle w:val="Textocomentario"/>
        <w:jc w:val="left"/>
      </w:pPr>
      <w:r>
        <w:t>Sedum atratum</w:t>
      </w:r>
    </w:p>
  </w:comment>
  <w:comment w:id="23" w:author="CLARA ESPINOSA DEL ALBA" w:date="2023-05-18T18:04:00Z" w:initials="CEDA">
    <w:p w14:paraId="3834D6C2" w14:textId="77777777" w:rsidR="00304204" w:rsidRDefault="00834910" w:rsidP="008278F1">
      <w:pPr>
        <w:pStyle w:val="Textocomentario"/>
        <w:jc w:val="left"/>
      </w:pPr>
      <w:r>
        <w:rPr>
          <w:rStyle w:val="Refdecomentario"/>
        </w:rPr>
        <w:annotationRef/>
      </w:r>
      <w:r w:rsidR="00304204">
        <w:t>From 10 year temporal data  filtered. CHANGED!!</w:t>
      </w:r>
    </w:p>
  </w:comment>
  <w:comment w:id="25" w:author="CLARA ESPINOSA DEL ALBA" w:date="2023-05-05T15:45:00Z" w:initials="CEDA">
    <w:p w14:paraId="3F8E2416" w14:textId="291F3852" w:rsidR="003B68D0" w:rsidRDefault="003B68D0" w:rsidP="00C20863">
      <w:pPr>
        <w:pStyle w:val="Textocomentario"/>
        <w:jc w:val="left"/>
      </w:pPr>
      <w:r>
        <w:rPr>
          <w:rStyle w:val="Refdecomentario"/>
        </w:rPr>
        <w:annotationRef/>
      </w:r>
      <w:r>
        <w:t>No he encontrado esta referencia, salen otros años o bien otros coautores</w:t>
      </w:r>
    </w:p>
  </w:comment>
  <w:comment w:id="26" w:author="CLARA ESPINOSA DEL ALBA" w:date="2023-05-19T17:36:00Z" w:initials="CEDA">
    <w:p w14:paraId="1475AD67" w14:textId="77777777" w:rsidR="00D975B7" w:rsidRDefault="00D975B7" w:rsidP="00940877">
      <w:pPr>
        <w:pStyle w:val="Textocomentario"/>
        <w:jc w:val="left"/>
      </w:pPr>
      <w:r>
        <w:rPr>
          <w:rStyle w:val="Refdecomentario"/>
        </w:rPr>
        <w:annotationRef/>
      </w:r>
      <w:r>
        <w:t>Significant changes in species responses due to change of extreme climate (with no filtered data)</w:t>
      </w:r>
    </w:p>
  </w:comment>
  <w:comment w:id="29" w:author="CLARA ESPINOSA DEL ALBA" w:date="2023-05-11T13:46:00Z" w:initials="CEDA">
    <w:p w14:paraId="03AD7F3E" w14:textId="77777777" w:rsidR="006F36F2" w:rsidRDefault="0055370C" w:rsidP="00C6318E">
      <w:pPr>
        <w:pStyle w:val="Textocomentario"/>
        <w:jc w:val="left"/>
      </w:pPr>
      <w:r>
        <w:rPr>
          <w:rStyle w:val="Refdecomentario"/>
        </w:rPr>
        <w:annotationRef/>
      </w:r>
      <w:r w:rsidR="006F36F2">
        <w:t>Recalculate in we change amount of extinctions &lt;5% probability of occurrence and new extreme scenarios</w:t>
      </w:r>
    </w:p>
  </w:comment>
  <w:comment w:id="31" w:author="CLARA ESPINOSA DEL ALBA" w:date="2023-05-19T17:43:00Z" w:initials="CEDA">
    <w:p w14:paraId="09818C89" w14:textId="77777777" w:rsidR="009F7482" w:rsidRDefault="009F7482" w:rsidP="006726AB">
      <w:pPr>
        <w:pStyle w:val="Textocomentario"/>
        <w:jc w:val="left"/>
      </w:pPr>
      <w:r>
        <w:rPr>
          <w:rStyle w:val="Refdecomentario"/>
        </w:rPr>
        <w:annotationRef/>
      </w:r>
      <w:r>
        <w:t>Not anymore with the new scenarios</w:t>
      </w:r>
    </w:p>
  </w:comment>
  <w:comment w:id="38" w:author="CLARA ESPINOSA DEL ALBA" w:date="2023-05-05T15:39:00Z" w:initials="CEDA">
    <w:p w14:paraId="1EB657FB" w14:textId="7A159738" w:rsidR="00EE2DDF" w:rsidRDefault="00EE2DDF" w:rsidP="00BA39BC">
      <w:pPr>
        <w:pStyle w:val="Textocomentario"/>
        <w:jc w:val="left"/>
      </w:pPr>
      <w:r>
        <w:rPr>
          <w:rStyle w:val="Refdecomentario"/>
        </w:rPr>
        <w:annotationRef/>
      </w:r>
      <w:r>
        <w:t>Dónde iba esta referencia?</w:t>
      </w:r>
    </w:p>
  </w:comment>
  <w:comment w:id="41" w:author="FRANCISCO DE BORJA JIMENEZ-ALFARO GONZALEZ" w:date="2023-04-15T17:57:00Z" w:initials="FDBJAG">
    <w:p w14:paraId="60A25C3D" w14:textId="65C9CA5B" w:rsidR="002374C6" w:rsidRDefault="001A71E0" w:rsidP="009C2F9D">
      <w:pPr>
        <w:pStyle w:val="Textocomentario"/>
        <w:jc w:val="left"/>
      </w:pPr>
      <w:r>
        <w:rPr>
          <w:rStyle w:val="Refdecomentario"/>
        </w:rPr>
        <w:annotationRef/>
      </w:r>
      <w:r w:rsidR="002374C6">
        <w:t>Deberíamos usar un threshold del 95%, es decir asumiendo extinción con una probabilidad de &lt; 5%, en lugar de cero. No cambia el mensaje, pero habría que modificar la figura y el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4409FC" w15:done="0"/>
  <w15:commentEx w15:paraId="51CC8FDC" w15:done="0"/>
  <w15:commentEx w15:paraId="0970E543" w15:done="0"/>
  <w15:commentEx w15:paraId="107BE785" w15:done="0"/>
  <w15:commentEx w15:paraId="1528449E" w15:done="0"/>
  <w15:commentEx w15:paraId="1DAB1A27" w15:paraIdParent="1528449E" w15:done="0"/>
  <w15:commentEx w15:paraId="3834D6C2" w15:done="0"/>
  <w15:commentEx w15:paraId="3F8E2416" w15:done="0"/>
  <w15:commentEx w15:paraId="1475AD67" w15:done="0"/>
  <w15:commentEx w15:paraId="03AD7F3E" w15:done="0"/>
  <w15:commentEx w15:paraId="09818C89" w15:done="0"/>
  <w15:commentEx w15:paraId="1EB657FB" w15:done="0"/>
  <w15:commentEx w15:paraId="60A25C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CDD8F" w16cex:dateUtc="2023-05-03T11:18:00Z"/>
  <w16cex:commentExtensible w16cex:durableId="2815DC7E" w16cex:dateUtc="2023-05-22T10:20:00Z"/>
  <w16cex:commentExtensible w16cex:durableId="2808963F" w16cex:dateUtc="2023-05-12T08:41:00Z"/>
  <w16cex:commentExtensible w16cex:durableId="2812185A" w16cex:dateUtc="2023-05-19T13:46:00Z"/>
  <w16cex:commentExtensible w16cex:durableId="27E2C967" w16cex:dateUtc="2023-04-13T16:33:00Z"/>
  <w16cex:commentExtensible w16cex:durableId="280767B3" w16cex:dateUtc="2023-05-11T11:10:00Z"/>
  <w16cex:commentExtensible w16cex:durableId="2810E713" w16cex:dateUtc="2023-05-18T16:04:00Z"/>
  <w16cex:commentExtensible w16cex:durableId="27FFA333" w16cex:dateUtc="2023-05-05T13:45:00Z"/>
  <w16cex:commentExtensible w16cex:durableId="28123218" w16cex:dateUtc="2023-05-19T15:36:00Z"/>
  <w16cex:commentExtensible w16cex:durableId="28077019" w16cex:dateUtc="2023-05-11T11:46:00Z"/>
  <w16cex:commentExtensible w16cex:durableId="281233AF" w16cex:dateUtc="2023-05-19T15:43:00Z"/>
  <w16cex:commentExtensible w16cex:durableId="27FFA1C0" w16cex:dateUtc="2023-05-05T13:39:00Z"/>
  <w16cex:commentExtensible w16cex:durableId="27E56406" w16cex:dateUtc="2023-04-15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4409FC" w16cid:durableId="27FCDD8F"/>
  <w16cid:commentId w16cid:paraId="51CC8FDC" w16cid:durableId="2815DC7E"/>
  <w16cid:commentId w16cid:paraId="0970E543" w16cid:durableId="2808963F"/>
  <w16cid:commentId w16cid:paraId="107BE785" w16cid:durableId="2812185A"/>
  <w16cid:commentId w16cid:paraId="1528449E" w16cid:durableId="27E2C967"/>
  <w16cid:commentId w16cid:paraId="1DAB1A27" w16cid:durableId="280767B3"/>
  <w16cid:commentId w16cid:paraId="3834D6C2" w16cid:durableId="2810E713"/>
  <w16cid:commentId w16cid:paraId="3F8E2416" w16cid:durableId="27FFA333"/>
  <w16cid:commentId w16cid:paraId="1475AD67" w16cid:durableId="28123218"/>
  <w16cid:commentId w16cid:paraId="03AD7F3E" w16cid:durableId="28077019"/>
  <w16cid:commentId w16cid:paraId="09818C89" w16cid:durableId="281233AF"/>
  <w16cid:commentId w16cid:paraId="1EB657FB" w16cid:durableId="27FFA1C0"/>
  <w16cid:commentId w16cid:paraId="60A25C3D" w16cid:durableId="27E564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9DE00" w14:textId="77777777" w:rsidR="009408E4" w:rsidRDefault="009408E4" w:rsidP="000D52A8">
      <w:r>
        <w:separator/>
      </w:r>
    </w:p>
    <w:p w14:paraId="09067235" w14:textId="77777777" w:rsidR="009408E4" w:rsidRDefault="009408E4" w:rsidP="000D52A8"/>
  </w:endnote>
  <w:endnote w:type="continuationSeparator" w:id="0">
    <w:p w14:paraId="66AA5F94" w14:textId="77777777" w:rsidR="009408E4" w:rsidRDefault="009408E4" w:rsidP="000D52A8">
      <w:r>
        <w:continuationSeparator/>
      </w:r>
    </w:p>
    <w:p w14:paraId="3121ADE6" w14:textId="77777777" w:rsidR="009408E4" w:rsidRDefault="009408E4" w:rsidP="000D52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NeueLT Pro 45 Lt">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211200"/>
      <w:docPartObj>
        <w:docPartGallery w:val="Page Numbers (Bottom of Page)"/>
        <w:docPartUnique/>
      </w:docPartObj>
    </w:sdtPr>
    <w:sdtEndPr>
      <w:rPr>
        <w:noProof/>
      </w:rPr>
    </w:sdtEndPr>
    <w:sdtContent>
      <w:p w14:paraId="06CDA55E" w14:textId="217C7F30" w:rsidR="00B86CCD" w:rsidRDefault="004F1878" w:rsidP="00565C28">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FEE10" w14:textId="77777777" w:rsidR="009408E4" w:rsidRDefault="009408E4" w:rsidP="000D52A8">
      <w:r>
        <w:separator/>
      </w:r>
    </w:p>
    <w:p w14:paraId="730CA8B0" w14:textId="77777777" w:rsidR="009408E4" w:rsidRDefault="009408E4" w:rsidP="000D52A8"/>
  </w:footnote>
  <w:footnote w:type="continuationSeparator" w:id="0">
    <w:p w14:paraId="51EEE8FC" w14:textId="77777777" w:rsidR="009408E4" w:rsidRDefault="009408E4" w:rsidP="000D52A8">
      <w:r>
        <w:continuationSeparator/>
      </w:r>
    </w:p>
    <w:p w14:paraId="556CECA7" w14:textId="77777777" w:rsidR="009408E4" w:rsidRDefault="009408E4" w:rsidP="000D52A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A0B274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169050F5"/>
    <w:multiLevelType w:val="multilevel"/>
    <w:tmpl w:val="01A093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D1FFE"/>
    <w:multiLevelType w:val="multilevel"/>
    <w:tmpl w:val="F7E265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AE401"/>
    <w:multiLevelType w:val="multilevel"/>
    <w:tmpl w:val="444C918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2F9B0185"/>
    <w:multiLevelType w:val="multilevel"/>
    <w:tmpl w:val="1640F7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F8161B"/>
    <w:multiLevelType w:val="hybridMultilevel"/>
    <w:tmpl w:val="65FC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B31805"/>
    <w:multiLevelType w:val="multilevel"/>
    <w:tmpl w:val="4F7847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A2384D"/>
    <w:multiLevelType w:val="hybridMultilevel"/>
    <w:tmpl w:val="A40AA5A8"/>
    <w:lvl w:ilvl="0" w:tplc="05FCDDA6">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663EA5"/>
    <w:multiLevelType w:val="multilevel"/>
    <w:tmpl w:val="106C71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954B33"/>
    <w:multiLevelType w:val="multilevel"/>
    <w:tmpl w:val="45D42D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9C0A1B"/>
    <w:multiLevelType w:val="multilevel"/>
    <w:tmpl w:val="D1D20B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0240F3"/>
    <w:multiLevelType w:val="multilevel"/>
    <w:tmpl w:val="D41CD5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58429716">
    <w:abstractNumId w:val="3"/>
  </w:num>
  <w:num w:numId="2" w16cid:durableId="1267735231">
    <w:abstractNumId w:val="0"/>
  </w:num>
  <w:num w:numId="3" w16cid:durableId="1896623534">
    <w:abstractNumId w:val="0"/>
  </w:num>
  <w:num w:numId="4" w16cid:durableId="800655415">
    <w:abstractNumId w:val="0"/>
  </w:num>
  <w:num w:numId="5" w16cid:durableId="1607541791">
    <w:abstractNumId w:val="0"/>
  </w:num>
  <w:num w:numId="6" w16cid:durableId="518814850">
    <w:abstractNumId w:val="0"/>
  </w:num>
  <w:num w:numId="7" w16cid:durableId="28992041">
    <w:abstractNumId w:val="0"/>
  </w:num>
  <w:num w:numId="8" w16cid:durableId="1592162724">
    <w:abstractNumId w:val="0"/>
  </w:num>
  <w:num w:numId="9" w16cid:durableId="1928229063">
    <w:abstractNumId w:val="0"/>
  </w:num>
  <w:num w:numId="10" w16cid:durableId="228198729">
    <w:abstractNumId w:val="8"/>
  </w:num>
  <w:num w:numId="11" w16cid:durableId="1457993241">
    <w:abstractNumId w:val="9"/>
  </w:num>
  <w:num w:numId="12" w16cid:durableId="388767132">
    <w:abstractNumId w:val="4"/>
  </w:num>
  <w:num w:numId="13" w16cid:durableId="580138261">
    <w:abstractNumId w:val="6"/>
  </w:num>
  <w:num w:numId="14" w16cid:durableId="918712514">
    <w:abstractNumId w:val="2"/>
  </w:num>
  <w:num w:numId="15" w16cid:durableId="218632472">
    <w:abstractNumId w:val="10"/>
  </w:num>
  <w:num w:numId="16" w16cid:durableId="1753967004">
    <w:abstractNumId w:val="1"/>
  </w:num>
  <w:num w:numId="17" w16cid:durableId="1356494469">
    <w:abstractNumId w:val="11"/>
  </w:num>
  <w:num w:numId="18" w16cid:durableId="497427592">
    <w:abstractNumId w:val="5"/>
  </w:num>
  <w:num w:numId="19" w16cid:durableId="25578832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ESPINOSA DEL ALBA">
    <w15:presenceInfo w15:providerId="AD" w15:userId="S::espinosaclara@uniovi.es::56b0cbcd-66e9-4a2a-97b1-2aadcbcf6318"/>
  </w15:person>
  <w15:person w15:author="FRANCISCO DE BORJA JIMENEZ-ALFARO GONZALEZ">
    <w15:presenceInfo w15:providerId="AD" w15:userId="S::jimenezalfaro@uniovi.es::7a07debb-7299-4e3a-b4e7-bb63edf1c6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6DF"/>
    <w:rsid w:val="0000209F"/>
    <w:rsid w:val="00003F49"/>
    <w:rsid w:val="00004056"/>
    <w:rsid w:val="00004B0B"/>
    <w:rsid w:val="0000541C"/>
    <w:rsid w:val="00005432"/>
    <w:rsid w:val="000065B8"/>
    <w:rsid w:val="000066EF"/>
    <w:rsid w:val="000072C0"/>
    <w:rsid w:val="00007E99"/>
    <w:rsid w:val="00011A5F"/>
    <w:rsid w:val="00011C8B"/>
    <w:rsid w:val="000120CE"/>
    <w:rsid w:val="00013649"/>
    <w:rsid w:val="00014A4D"/>
    <w:rsid w:val="00015A56"/>
    <w:rsid w:val="00017D2C"/>
    <w:rsid w:val="00021B61"/>
    <w:rsid w:val="000226C5"/>
    <w:rsid w:val="000230E8"/>
    <w:rsid w:val="0002397E"/>
    <w:rsid w:val="000249B4"/>
    <w:rsid w:val="00024E29"/>
    <w:rsid w:val="00024F1A"/>
    <w:rsid w:val="00024F39"/>
    <w:rsid w:val="00025D62"/>
    <w:rsid w:val="00030AC8"/>
    <w:rsid w:val="00030DBE"/>
    <w:rsid w:val="000312EC"/>
    <w:rsid w:val="00031879"/>
    <w:rsid w:val="00031AED"/>
    <w:rsid w:val="00034247"/>
    <w:rsid w:val="00035158"/>
    <w:rsid w:val="00036E0F"/>
    <w:rsid w:val="00037834"/>
    <w:rsid w:val="00040966"/>
    <w:rsid w:val="00041265"/>
    <w:rsid w:val="00042319"/>
    <w:rsid w:val="000423E1"/>
    <w:rsid w:val="0004401C"/>
    <w:rsid w:val="00044486"/>
    <w:rsid w:val="00044F06"/>
    <w:rsid w:val="00047790"/>
    <w:rsid w:val="000503B6"/>
    <w:rsid w:val="000513BF"/>
    <w:rsid w:val="0005149C"/>
    <w:rsid w:val="00052836"/>
    <w:rsid w:val="0005355B"/>
    <w:rsid w:val="0005436A"/>
    <w:rsid w:val="00054926"/>
    <w:rsid w:val="0005521A"/>
    <w:rsid w:val="00055586"/>
    <w:rsid w:val="00055901"/>
    <w:rsid w:val="00055CE3"/>
    <w:rsid w:val="00056365"/>
    <w:rsid w:val="000567E9"/>
    <w:rsid w:val="00060757"/>
    <w:rsid w:val="00061067"/>
    <w:rsid w:val="000611FA"/>
    <w:rsid w:val="00062D87"/>
    <w:rsid w:val="00063047"/>
    <w:rsid w:val="00063633"/>
    <w:rsid w:val="0006375E"/>
    <w:rsid w:val="000648AE"/>
    <w:rsid w:val="00064913"/>
    <w:rsid w:val="0006567D"/>
    <w:rsid w:val="00065799"/>
    <w:rsid w:val="00065D65"/>
    <w:rsid w:val="00065DFC"/>
    <w:rsid w:val="00066308"/>
    <w:rsid w:val="00066322"/>
    <w:rsid w:val="000668E6"/>
    <w:rsid w:val="00066FE8"/>
    <w:rsid w:val="00067911"/>
    <w:rsid w:val="00071FAF"/>
    <w:rsid w:val="0007565E"/>
    <w:rsid w:val="0007580B"/>
    <w:rsid w:val="00076FD5"/>
    <w:rsid w:val="0008063C"/>
    <w:rsid w:val="00083CA8"/>
    <w:rsid w:val="000854B4"/>
    <w:rsid w:val="00086EDF"/>
    <w:rsid w:val="000876AC"/>
    <w:rsid w:val="00087DF2"/>
    <w:rsid w:val="00090775"/>
    <w:rsid w:val="00090BF4"/>
    <w:rsid w:val="00093943"/>
    <w:rsid w:val="00093C5D"/>
    <w:rsid w:val="00095074"/>
    <w:rsid w:val="0009616A"/>
    <w:rsid w:val="000978F7"/>
    <w:rsid w:val="000979ED"/>
    <w:rsid w:val="000A04E9"/>
    <w:rsid w:val="000A0E28"/>
    <w:rsid w:val="000A17E7"/>
    <w:rsid w:val="000A27FD"/>
    <w:rsid w:val="000A2E8E"/>
    <w:rsid w:val="000A3F72"/>
    <w:rsid w:val="000A4148"/>
    <w:rsid w:val="000A42A8"/>
    <w:rsid w:val="000A5535"/>
    <w:rsid w:val="000A7783"/>
    <w:rsid w:val="000A788C"/>
    <w:rsid w:val="000B036C"/>
    <w:rsid w:val="000B129C"/>
    <w:rsid w:val="000B1BEF"/>
    <w:rsid w:val="000B35E0"/>
    <w:rsid w:val="000B40C4"/>
    <w:rsid w:val="000B5AAC"/>
    <w:rsid w:val="000B691E"/>
    <w:rsid w:val="000B75BD"/>
    <w:rsid w:val="000C0068"/>
    <w:rsid w:val="000C2338"/>
    <w:rsid w:val="000C5077"/>
    <w:rsid w:val="000C6A7F"/>
    <w:rsid w:val="000C7BE2"/>
    <w:rsid w:val="000D0900"/>
    <w:rsid w:val="000D4370"/>
    <w:rsid w:val="000D5040"/>
    <w:rsid w:val="000D5106"/>
    <w:rsid w:val="000D52A8"/>
    <w:rsid w:val="000D6879"/>
    <w:rsid w:val="000E0F80"/>
    <w:rsid w:val="000E16BF"/>
    <w:rsid w:val="000E1D84"/>
    <w:rsid w:val="000E1F45"/>
    <w:rsid w:val="000E20A4"/>
    <w:rsid w:val="000E28DD"/>
    <w:rsid w:val="000E2AE6"/>
    <w:rsid w:val="000E2D3D"/>
    <w:rsid w:val="000E2E1F"/>
    <w:rsid w:val="000E4113"/>
    <w:rsid w:val="000E4E1B"/>
    <w:rsid w:val="000E57AD"/>
    <w:rsid w:val="000E5BB9"/>
    <w:rsid w:val="000E66A9"/>
    <w:rsid w:val="000E7305"/>
    <w:rsid w:val="000E74A0"/>
    <w:rsid w:val="000F03BB"/>
    <w:rsid w:val="000F0929"/>
    <w:rsid w:val="000F2DF6"/>
    <w:rsid w:val="000F3CDB"/>
    <w:rsid w:val="000F61FC"/>
    <w:rsid w:val="000F7242"/>
    <w:rsid w:val="000F73A4"/>
    <w:rsid w:val="000F7705"/>
    <w:rsid w:val="000F7748"/>
    <w:rsid w:val="000F7770"/>
    <w:rsid w:val="000F77C5"/>
    <w:rsid w:val="0010095D"/>
    <w:rsid w:val="00101E2D"/>
    <w:rsid w:val="00102356"/>
    <w:rsid w:val="00102BC6"/>
    <w:rsid w:val="00103151"/>
    <w:rsid w:val="00105CFA"/>
    <w:rsid w:val="00105D64"/>
    <w:rsid w:val="00107070"/>
    <w:rsid w:val="00107CDF"/>
    <w:rsid w:val="00107F78"/>
    <w:rsid w:val="00110145"/>
    <w:rsid w:val="001106E0"/>
    <w:rsid w:val="001113D7"/>
    <w:rsid w:val="001132E5"/>
    <w:rsid w:val="0011399A"/>
    <w:rsid w:val="00113D60"/>
    <w:rsid w:val="00114FAA"/>
    <w:rsid w:val="001151A5"/>
    <w:rsid w:val="0012376C"/>
    <w:rsid w:val="00123EBF"/>
    <w:rsid w:val="00125D45"/>
    <w:rsid w:val="00125FA5"/>
    <w:rsid w:val="00126894"/>
    <w:rsid w:val="00127C66"/>
    <w:rsid w:val="001301DE"/>
    <w:rsid w:val="00130FE8"/>
    <w:rsid w:val="001319EB"/>
    <w:rsid w:val="00132370"/>
    <w:rsid w:val="001333DC"/>
    <w:rsid w:val="0013472D"/>
    <w:rsid w:val="00134A52"/>
    <w:rsid w:val="00135985"/>
    <w:rsid w:val="001365B0"/>
    <w:rsid w:val="0013699F"/>
    <w:rsid w:val="00143104"/>
    <w:rsid w:val="00143A72"/>
    <w:rsid w:val="00143E47"/>
    <w:rsid w:val="00144C23"/>
    <w:rsid w:val="001455E8"/>
    <w:rsid w:val="001458F5"/>
    <w:rsid w:val="00145CD6"/>
    <w:rsid w:val="00146E1C"/>
    <w:rsid w:val="001477AC"/>
    <w:rsid w:val="00147929"/>
    <w:rsid w:val="0014792A"/>
    <w:rsid w:val="00147D4E"/>
    <w:rsid w:val="001506DD"/>
    <w:rsid w:val="00154FD5"/>
    <w:rsid w:val="001570B9"/>
    <w:rsid w:val="00157554"/>
    <w:rsid w:val="00160CAC"/>
    <w:rsid w:val="0016101C"/>
    <w:rsid w:val="001614D2"/>
    <w:rsid w:val="00161B31"/>
    <w:rsid w:val="00162981"/>
    <w:rsid w:val="00162C0B"/>
    <w:rsid w:val="00162E97"/>
    <w:rsid w:val="001630CA"/>
    <w:rsid w:val="00163330"/>
    <w:rsid w:val="0016335E"/>
    <w:rsid w:val="001635C6"/>
    <w:rsid w:val="00166FD5"/>
    <w:rsid w:val="001672C1"/>
    <w:rsid w:val="00170302"/>
    <w:rsid w:val="001713E8"/>
    <w:rsid w:val="00171F3B"/>
    <w:rsid w:val="00171FF7"/>
    <w:rsid w:val="00172182"/>
    <w:rsid w:val="00172FDF"/>
    <w:rsid w:val="00174806"/>
    <w:rsid w:val="001760B2"/>
    <w:rsid w:val="00180829"/>
    <w:rsid w:val="001822F2"/>
    <w:rsid w:val="00182E01"/>
    <w:rsid w:val="00183D4B"/>
    <w:rsid w:val="0018438C"/>
    <w:rsid w:val="00184772"/>
    <w:rsid w:val="0018576A"/>
    <w:rsid w:val="00185E1E"/>
    <w:rsid w:val="00186302"/>
    <w:rsid w:val="001866CF"/>
    <w:rsid w:val="00187A7E"/>
    <w:rsid w:val="00190821"/>
    <w:rsid w:val="00190AF3"/>
    <w:rsid w:val="00190BAC"/>
    <w:rsid w:val="00191436"/>
    <w:rsid w:val="001918EF"/>
    <w:rsid w:val="00192718"/>
    <w:rsid w:val="00193695"/>
    <w:rsid w:val="001979E7"/>
    <w:rsid w:val="001A0B3B"/>
    <w:rsid w:val="001A208F"/>
    <w:rsid w:val="001A2908"/>
    <w:rsid w:val="001A3239"/>
    <w:rsid w:val="001A3F2C"/>
    <w:rsid w:val="001A4802"/>
    <w:rsid w:val="001A5CBD"/>
    <w:rsid w:val="001A6077"/>
    <w:rsid w:val="001A71E0"/>
    <w:rsid w:val="001B01BF"/>
    <w:rsid w:val="001B14E9"/>
    <w:rsid w:val="001B2035"/>
    <w:rsid w:val="001B2CFC"/>
    <w:rsid w:val="001B3E95"/>
    <w:rsid w:val="001B4B90"/>
    <w:rsid w:val="001B5720"/>
    <w:rsid w:val="001B5E5B"/>
    <w:rsid w:val="001B5F97"/>
    <w:rsid w:val="001B63C6"/>
    <w:rsid w:val="001B6707"/>
    <w:rsid w:val="001B7003"/>
    <w:rsid w:val="001B7044"/>
    <w:rsid w:val="001B71B7"/>
    <w:rsid w:val="001B7C6F"/>
    <w:rsid w:val="001C2039"/>
    <w:rsid w:val="001C2168"/>
    <w:rsid w:val="001C4261"/>
    <w:rsid w:val="001C4715"/>
    <w:rsid w:val="001C5F42"/>
    <w:rsid w:val="001C6BA9"/>
    <w:rsid w:val="001D2D21"/>
    <w:rsid w:val="001D49D0"/>
    <w:rsid w:val="001D4AC7"/>
    <w:rsid w:val="001D4BFA"/>
    <w:rsid w:val="001D56DC"/>
    <w:rsid w:val="001D6229"/>
    <w:rsid w:val="001D6DE0"/>
    <w:rsid w:val="001E0BD6"/>
    <w:rsid w:val="001E255B"/>
    <w:rsid w:val="001E2EA8"/>
    <w:rsid w:val="001E3084"/>
    <w:rsid w:val="001E3302"/>
    <w:rsid w:val="001E34EB"/>
    <w:rsid w:val="001E3B98"/>
    <w:rsid w:val="001E4620"/>
    <w:rsid w:val="001E47A1"/>
    <w:rsid w:val="001E5B89"/>
    <w:rsid w:val="001E6070"/>
    <w:rsid w:val="001E6457"/>
    <w:rsid w:val="001E64C5"/>
    <w:rsid w:val="001E729F"/>
    <w:rsid w:val="001E73FB"/>
    <w:rsid w:val="001E780C"/>
    <w:rsid w:val="001F0955"/>
    <w:rsid w:val="001F09CE"/>
    <w:rsid w:val="001F0BF3"/>
    <w:rsid w:val="001F21D5"/>
    <w:rsid w:val="001F29F8"/>
    <w:rsid w:val="001F3122"/>
    <w:rsid w:val="001F32B5"/>
    <w:rsid w:val="001F3936"/>
    <w:rsid w:val="001F3D25"/>
    <w:rsid w:val="001F46F2"/>
    <w:rsid w:val="001F4A43"/>
    <w:rsid w:val="001F4D75"/>
    <w:rsid w:val="001F5EFC"/>
    <w:rsid w:val="001F6051"/>
    <w:rsid w:val="001F67D5"/>
    <w:rsid w:val="001F6CAC"/>
    <w:rsid w:val="001F7BA5"/>
    <w:rsid w:val="001F7D79"/>
    <w:rsid w:val="00200954"/>
    <w:rsid w:val="00200ECE"/>
    <w:rsid w:val="00201BA1"/>
    <w:rsid w:val="00201C43"/>
    <w:rsid w:val="00203B9A"/>
    <w:rsid w:val="00205771"/>
    <w:rsid w:val="002057E2"/>
    <w:rsid w:val="00205F0D"/>
    <w:rsid w:val="00205F11"/>
    <w:rsid w:val="00205FE5"/>
    <w:rsid w:val="002063BB"/>
    <w:rsid w:val="00207F1C"/>
    <w:rsid w:val="002107DD"/>
    <w:rsid w:val="00210B37"/>
    <w:rsid w:val="00211228"/>
    <w:rsid w:val="002119BD"/>
    <w:rsid w:val="002124EC"/>
    <w:rsid w:val="00212C11"/>
    <w:rsid w:val="002134E7"/>
    <w:rsid w:val="0021621C"/>
    <w:rsid w:val="0021640D"/>
    <w:rsid w:val="0021672A"/>
    <w:rsid w:val="00216E65"/>
    <w:rsid w:val="00217229"/>
    <w:rsid w:val="00217DC3"/>
    <w:rsid w:val="00217DD1"/>
    <w:rsid w:val="00220317"/>
    <w:rsid w:val="00220BC8"/>
    <w:rsid w:val="0022190F"/>
    <w:rsid w:val="00221C1A"/>
    <w:rsid w:val="00221E02"/>
    <w:rsid w:val="00223244"/>
    <w:rsid w:val="00223F2C"/>
    <w:rsid w:val="002241E1"/>
    <w:rsid w:val="00224EBC"/>
    <w:rsid w:val="00225C01"/>
    <w:rsid w:val="00226035"/>
    <w:rsid w:val="00227849"/>
    <w:rsid w:val="00227A8F"/>
    <w:rsid w:val="0023006B"/>
    <w:rsid w:val="00231051"/>
    <w:rsid w:val="00231722"/>
    <w:rsid w:val="00231D6C"/>
    <w:rsid w:val="002327A3"/>
    <w:rsid w:val="00233544"/>
    <w:rsid w:val="0023440C"/>
    <w:rsid w:val="0023494D"/>
    <w:rsid w:val="00234C63"/>
    <w:rsid w:val="002354AC"/>
    <w:rsid w:val="00235AB7"/>
    <w:rsid w:val="002360B6"/>
    <w:rsid w:val="00236A87"/>
    <w:rsid w:val="002374C6"/>
    <w:rsid w:val="00237517"/>
    <w:rsid w:val="00237D03"/>
    <w:rsid w:val="00241ACA"/>
    <w:rsid w:val="00244551"/>
    <w:rsid w:val="00244F93"/>
    <w:rsid w:val="00246838"/>
    <w:rsid w:val="00247E81"/>
    <w:rsid w:val="00250B7F"/>
    <w:rsid w:val="00250E37"/>
    <w:rsid w:val="00251113"/>
    <w:rsid w:val="00251722"/>
    <w:rsid w:val="00252EB2"/>
    <w:rsid w:val="00253265"/>
    <w:rsid w:val="00253942"/>
    <w:rsid w:val="00255786"/>
    <w:rsid w:val="00255C75"/>
    <w:rsid w:val="0025642B"/>
    <w:rsid w:val="002565B4"/>
    <w:rsid w:val="002601EA"/>
    <w:rsid w:val="0026080C"/>
    <w:rsid w:val="00261208"/>
    <w:rsid w:val="002617D9"/>
    <w:rsid w:val="00261D76"/>
    <w:rsid w:val="002629D1"/>
    <w:rsid w:val="0026335C"/>
    <w:rsid w:val="00264DAB"/>
    <w:rsid w:val="002652C8"/>
    <w:rsid w:val="00265B9E"/>
    <w:rsid w:val="00265BC2"/>
    <w:rsid w:val="00265D6D"/>
    <w:rsid w:val="002664BC"/>
    <w:rsid w:val="002667A6"/>
    <w:rsid w:val="0027043E"/>
    <w:rsid w:val="002707D3"/>
    <w:rsid w:val="00272A93"/>
    <w:rsid w:val="0027586C"/>
    <w:rsid w:val="00275A41"/>
    <w:rsid w:val="002762BF"/>
    <w:rsid w:val="00276AE5"/>
    <w:rsid w:val="00276EDC"/>
    <w:rsid w:val="002809FA"/>
    <w:rsid w:val="00280CCE"/>
    <w:rsid w:val="00282EAD"/>
    <w:rsid w:val="0028420A"/>
    <w:rsid w:val="002843A1"/>
    <w:rsid w:val="00284785"/>
    <w:rsid w:val="00286531"/>
    <w:rsid w:val="002867A9"/>
    <w:rsid w:val="002902B4"/>
    <w:rsid w:val="00290A12"/>
    <w:rsid w:val="0029339A"/>
    <w:rsid w:val="00293A68"/>
    <w:rsid w:val="002945A0"/>
    <w:rsid w:val="00294DC4"/>
    <w:rsid w:val="00295647"/>
    <w:rsid w:val="002957D5"/>
    <w:rsid w:val="00296EBD"/>
    <w:rsid w:val="002A04FF"/>
    <w:rsid w:val="002A0D83"/>
    <w:rsid w:val="002A17E1"/>
    <w:rsid w:val="002A1BC7"/>
    <w:rsid w:val="002A21A7"/>
    <w:rsid w:val="002A2A71"/>
    <w:rsid w:val="002A2CC1"/>
    <w:rsid w:val="002A2EF4"/>
    <w:rsid w:val="002A4D97"/>
    <w:rsid w:val="002A6210"/>
    <w:rsid w:val="002A63B4"/>
    <w:rsid w:val="002A6B0F"/>
    <w:rsid w:val="002A75A8"/>
    <w:rsid w:val="002B075C"/>
    <w:rsid w:val="002B0EEE"/>
    <w:rsid w:val="002B21B0"/>
    <w:rsid w:val="002B245B"/>
    <w:rsid w:val="002B384D"/>
    <w:rsid w:val="002B3C78"/>
    <w:rsid w:val="002B3CAA"/>
    <w:rsid w:val="002B4732"/>
    <w:rsid w:val="002B5BB1"/>
    <w:rsid w:val="002B6190"/>
    <w:rsid w:val="002B6721"/>
    <w:rsid w:val="002B6C4C"/>
    <w:rsid w:val="002B7B45"/>
    <w:rsid w:val="002C048C"/>
    <w:rsid w:val="002C2262"/>
    <w:rsid w:val="002C2589"/>
    <w:rsid w:val="002C59C5"/>
    <w:rsid w:val="002C5E2B"/>
    <w:rsid w:val="002C750B"/>
    <w:rsid w:val="002C7674"/>
    <w:rsid w:val="002C7B12"/>
    <w:rsid w:val="002D2FFA"/>
    <w:rsid w:val="002D3113"/>
    <w:rsid w:val="002D3E03"/>
    <w:rsid w:val="002D42FA"/>
    <w:rsid w:val="002D56B4"/>
    <w:rsid w:val="002D6A7D"/>
    <w:rsid w:val="002E00D2"/>
    <w:rsid w:val="002E0424"/>
    <w:rsid w:val="002E237C"/>
    <w:rsid w:val="002E29B3"/>
    <w:rsid w:val="002E324B"/>
    <w:rsid w:val="002E3893"/>
    <w:rsid w:val="002E3ADC"/>
    <w:rsid w:val="002E3D53"/>
    <w:rsid w:val="002E440F"/>
    <w:rsid w:val="002E51CB"/>
    <w:rsid w:val="002E711E"/>
    <w:rsid w:val="002E7235"/>
    <w:rsid w:val="002E7CCA"/>
    <w:rsid w:val="002F00B7"/>
    <w:rsid w:val="002F14AF"/>
    <w:rsid w:val="002F2839"/>
    <w:rsid w:val="002F2AC8"/>
    <w:rsid w:val="002F3674"/>
    <w:rsid w:val="002F3EF8"/>
    <w:rsid w:val="002F4316"/>
    <w:rsid w:val="002F4548"/>
    <w:rsid w:val="002F5088"/>
    <w:rsid w:val="002F5399"/>
    <w:rsid w:val="002F66A8"/>
    <w:rsid w:val="002F6E1E"/>
    <w:rsid w:val="002F6FA9"/>
    <w:rsid w:val="002F759C"/>
    <w:rsid w:val="003012C2"/>
    <w:rsid w:val="00301799"/>
    <w:rsid w:val="00304204"/>
    <w:rsid w:val="00304C6A"/>
    <w:rsid w:val="0030553E"/>
    <w:rsid w:val="00306A44"/>
    <w:rsid w:val="00311511"/>
    <w:rsid w:val="00312906"/>
    <w:rsid w:val="00313C2F"/>
    <w:rsid w:val="00315849"/>
    <w:rsid w:val="00316376"/>
    <w:rsid w:val="0031769B"/>
    <w:rsid w:val="00317A8F"/>
    <w:rsid w:val="0032267D"/>
    <w:rsid w:val="00322865"/>
    <w:rsid w:val="00323E86"/>
    <w:rsid w:val="00324A37"/>
    <w:rsid w:val="00326DB3"/>
    <w:rsid w:val="00331575"/>
    <w:rsid w:val="00332330"/>
    <w:rsid w:val="0033235C"/>
    <w:rsid w:val="0033363D"/>
    <w:rsid w:val="0033522B"/>
    <w:rsid w:val="00336912"/>
    <w:rsid w:val="00337D24"/>
    <w:rsid w:val="00337D28"/>
    <w:rsid w:val="00340446"/>
    <w:rsid w:val="0034128F"/>
    <w:rsid w:val="003430BD"/>
    <w:rsid w:val="00344251"/>
    <w:rsid w:val="00345BC1"/>
    <w:rsid w:val="00346F57"/>
    <w:rsid w:val="0034747D"/>
    <w:rsid w:val="00347985"/>
    <w:rsid w:val="0035094C"/>
    <w:rsid w:val="0035344E"/>
    <w:rsid w:val="00354E6C"/>
    <w:rsid w:val="00356AFE"/>
    <w:rsid w:val="00357E76"/>
    <w:rsid w:val="00362942"/>
    <w:rsid w:val="00362A2E"/>
    <w:rsid w:val="00362F8F"/>
    <w:rsid w:val="00364401"/>
    <w:rsid w:val="00364A55"/>
    <w:rsid w:val="003653D6"/>
    <w:rsid w:val="00366680"/>
    <w:rsid w:val="00367409"/>
    <w:rsid w:val="003677E2"/>
    <w:rsid w:val="00367FA4"/>
    <w:rsid w:val="0037048B"/>
    <w:rsid w:val="003723A3"/>
    <w:rsid w:val="003736EF"/>
    <w:rsid w:val="003744C1"/>
    <w:rsid w:val="00375553"/>
    <w:rsid w:val="0037559B"/>
    <w:rsid w:val="00376B17"/>
    <w:rsid w:val="00377A34"/>
    <w:rsid w:val="003800AF"/>
    <w:rsid w:val="003803BF"/>
    <w:rsid w:val="003813DE"/>
    <w:rsid w:val="003816EA"/>
    <w:rsid w:val="00381C90"/>
    <w:rsid w:val="00381DC1"/>
    <w:rsid w:val="00382AAF"/>
    <w:rsid w:val="00383259"/>
    <w:rsid w:val="0038404E"/>
    <w:rsid w:val="003853F3"/>
    <w:rsid w:val="00386049"/>
    <w:rsid w:val="003919CB"/>
    <w:rsid w:val="00391D65"/>
    <w:rsid w:val="00391E7C"/>
    <w:rsid w:val="0039217C"/>
    <w:rsid w:val="00392E48"/>
    <w:rsid w:val="003939F8"/>
    <w:rsid w:val="00395006"/>
    <w:rsid w:val="0039539F"/>
    <w:rsid w:val="00395FA9"/>
    <w:rsid w:val="0039650D"/>
    <w:rsid w:val="003965B1"/>
    <w:rsid w:val="00397C47"/>
    <w:rsid w:val="003A099C"/>
    <w:rsid w:val="003A14BD"/>
    <w:rsid w:val="003A16A2"/>
    <w:rsid w:val="003A3406"/>
    <w:rsid w:val="003A3623"/>
    <w:rsid w:val="003A3865"/>
    <w:rsid w:val="003A3D53"/>
    <w:rsid w:val="003A66E5"/>
    <w:rsid w:val="003B1879"/>
    <w:rsid w:val="003B2004"/>
    <w:rsid w:val="003B312B"/>
    <w:rsid w:val="003B3698"/>
    <w:rsid w:val="003B3C32"/>
    <w:rsid w:val="003B68D0"/>
    <w:rsid w:val="003B698F"/>
    <w:rsid w:val="003B7BB8"/>
    <w:rsid w:val="003B7CFE"/>
    <w:rsid w:val="003B7D51"/>
    <w:rsid w:val="003B7F62"/>
    <w:rsid w:val="003B7F68"/>
    <w:rsid w:val="003C081E"/>
    <w:rsid w:val="003C1788"/>
    <w:rsid w:val="003C181D"/>
    <w:rsid w:val="003C1E4B"/>
    <w:rsid w:val="003C2D57"/>
    <w:rsid w:val="003C3844"/>
    <w:rsid w:val="003C4B18"/>
    <w:rsid w:val="003C4E30"/>
    <w:rsid w:val="003C6B90"/>
    <w:rsid w:val="003C7A8B"/>
    <w:rsid w:val="003D11C4"/>
    <w:rsid w:val="003D20D9"/>
    <w:rsid w:val="003D275A"/>
    <w:rsid w:val="003D3E08"/>
    <w:rsid w:val="003D402D"/>
    <w:rsid w:val="003D49A6"/>
    <w:rsid w:val="003E013D"/>
    <w:rsid w:val="003E21A6"/>
    <w:rsid w:val="003E3851"/>
    <w:rsid w:val="003E3F4C"/>
    <w:rsid w:val="003E45A1"/>
    <w:rsid w:val="003E4F44"/>
    <w:rsid w:val="003E6287"/>
    <w:rsid w:val="003E6FDE"/>
    <w:rsid w:val="003F11E1"/>
    <w:rsid w:val="003F1C24"/>
    <w:rsid w:val="003F1F4B"/>
    <w:rsid w:val="003F5FD9"/>
    <w:rsid w:val="003F61D6"/>
    <w:rsid w:val="003F6EF0"/>
    <w:rsid w:val="003F7591"/>
    <w:rsid w:val="004011B3"/>
    <w:rsid w:val="00401A07"/>
    <w:rsid w:val="00401F92"/>
    <w:rsid w:val="00404048"/>
    <w:rsid w:val="0040680C"/>
    <w:rsid w:val="00407006"/>
    <w:rsid w:val="004072B6"/>
    <w:rsid w:val="00407940"/>
    <w:rsid w:val="00407A08"/>
    <w:rsid w:val="00412C05"/>
    <w:rsid w:val="00413971"/>
    <w:rsid w:val="00415295"/>
    <w:rsid w:val="004152B1"/>
    <w:rsid w:val="00416A1F"/>
    <w:rsid w:val="00416E39"/>
    <w:rsid w:val="004205D6"/>
    <w:rsid w:val="00421B96"/>
    <w:rsid w:val="00421E25"/>
    <w:rsid w:val="00422953"/>
    <w:rsid w:val="00422A62"/>
    <w:rsid w:val="00423F1E"/>
    <w:rsid w:val="00423FA2"/>
    <w:rsid w:val="0043092B"/>
    <w:rsid w:val="00431282"/>
    <w:rsid w:val="004329BA"/>
    <w:rsid w:val="00432DA3"/>
    <w:rsid w:val="00433506"/>
    <w:rsid w:val="00433819"/>
    <w:rsid w:val="0043445A"/>
    <w:rsid w:val="00436FFB"/>
    <w:rsid w:val="00437217"/>
    <w:rsid w:val="004377F8"/>
    <w:rsid w:val="0044094D"/>
    <w:rsid w:val="0044142C"/>
    <w:rsid w:val="00445B4E"/>
    <w:rsid w:val="00446486"/>
    <w:rsid w:val="00446E38"/>
    <w:rsid w:val="00447AD9"/>
    <w:rsid w:val="00450BBA"/>
    <w:rsid w:val="00450CB4"/>
    <w:rsid w:val="00451F06"/>
    <w:rsid w:val="0045244F"/>
    <w:rsid w:val="00452B69"/>
    <w:rsid w:val="00452C22"/>
    <w:rsid w:val="00453D88"/>
    <w:rsid w:val="00453E84"/>
    <w:rsid w:val="0045447D"/>
    <w:rsid w:val="00454829"/>
    <w:rsid w:val="00460D5C"/>
    <w:rsid w:val="0046115C"/>
    <w:rsid w:val="00461B15"/>
    <w:rsid w:val="004621DB"/>
    <w:rsid w:val="00462ED0"/>
    <w:rsid w:val="00463AC4"/>
    <w:rsid w:val="0046416F"/>
    <w:rsid w:val="0046472B"/>
    <w:rsid w:val="00464931"/>
    <w:rsid w:val="00464AF8"/>
    <w:rsid w:val="00464F27"/>
    <w:rsid w:val="0046618F"/>
    <w:rsid w:val="00466204"/>
    <w:rsid w:val="00466B69"/>
    <w:rsid w:val="00470266"/>
    <w:rsid w:val="004713BF"/>
    <w:rsid w:val="004714FB"/>
    <w:rsid w:val="0047159E"/>
    <w:rsid w:val="0047225B"/>
    <w:rsid w:val="00474F81"/>
    <w:rsid w:val="0047643B"/>
    <w:rsid w:val="004764AB"/>
    <w:rsid w:val="00480309"/>
    <w:rsid w:val="0048056F"/>
    <w:rsid w:val="004821A0"/>
    <w:rsid w:val="00482947"/>
    <w:rsid w:val="004842F0"/>
    <w:rsid w:val="00485726"/>
    <w:rsid w:val="0048614B"/>
    <w:rsid w:val="00487C8E"/>
    <w:rsid w:val="004905F8"/>
    <w:rsid w:val="004923F2"/>
    <w:rsid w:val="00492A34"/>
    <w:rsid w:val="00495533"/>
    <w:rsid w:val="004979E2"/>
    <w:rsid w:val="004A1F05"/>
    <w:rsid w:val="004A25CD"/>
    <w:rsid w:val="004A38C0"/>
    <w:rsid w:val="004A3E59"/>
    <w:rsid w:val="004A43A7"/>
    <w:rsid w:val="004A58C6"/>
    <w:rsid w:val="004A607B"/>
    <w:rsid w:val="004A6682"/>
    <w:rsid w:val="004A7FB3"/>
    <w:rsid w:val="004B03A9"/>
    <w:rsid w:val="004B10C5"/>
    <w:rsid w:val="004B2797"/>
    <w:rsid w:val="004B2EE8"/>
    <w:rsid w:val="004B3B58"/>
    <w:rsid w:val="004B5899"/>
    <w:rsid w:val="004B61DA"/>
    <w:rsid w:val="004B784F"/>
    <w:rsid w:val="004C123E"/>
    <w:rsid w:val="004C1F4D"/>
    <w:rsid w:val="004C2CB4"/>
    <w:rsid w:val="004C2EC6"/>
    <w:rsid w:val="004C43AD"/>
    <w:rsid w:val="004C4A77"/>
    <w:rsid w:val="004C4C35"/>
    <w:rsid w:val="004C6050"/>
    <w:rsid w:val="004C7DAB"/>
    <w:rsid w:val="004D013F"/>
    <w:rsid w:val="004D0358"/>
    <w:rsid w:val="004D134E"/>
    <w:rsid w:val="004D13A0"/>
    <w:rsid w:val="004D18D7"/>
    <w:rsid w:val="004D3D89"/>
    <w:rsid w:val="004D52F0"/>
    <w:rsid w:val="004D53B3"/>
    <w:rsid w:val="004D7128"/>
    <w:rsid w:val="004D793E"/>
    <w:rsid w:val="004D7E02"/>
    <w:rsid w:val="004D7EEE"/>
    <w:rsid w:val="004E05A1"/>
    <w:rsid w:val="004E0D44"/>
    <w:rsid w:val="004E0E99"/>
    <w:rsid w:val="004E1394"/>
    <w:rsid w:val="004E1869"/>
    <w:rsid w:val="004E1C17"/>
    <w:rsid w:val="004E23A5"/>
    <w:rsid w:val="004E2429"/>
    <w:rsid w:val="004E245F"/>
    <w:rsid w:val="004E29B3"/>
    <w:rsid w:val="004E2B46"/>
    <w:rsid w:val="004E2FCC"/>
    <w:rsid w:val="004E3F07"/>
    <w:rsid w:val="004E461E"/>
    <w:rsid w:val="004E479B"/>
    <w:rsid w:val="004E54F3"/>
    <w:rsid w:val="004E5581"/>
    <w:rsid w:val="004E6F41"/>
    <w:rsid w:val="004E72F2"/>
    <w:rsid w:val="004E7EBA"/>
    <w:rsid w:val="004E7EED"/>
    <w:rsid w:val="004E7F60"/>
    <w:rsid w:val="004F00D9"/>
    <w:rsid w:val="004F0344"/>
    <w:rsid w:val="004F0B38"/>
    <w:rsid w:val="004F0B7F"/>
    <w:rsid w:val="004F1878"/>
    <w:rsid w:val="004F1A20"/>
    <w:rsid w:val="004F4D7C"/>
    <w:rsid w:val="004F5264"/>
    <w:rsid w:val="004F5C66"/>
    <w:rsid w:val="004F6B46"/>
    <w:rsid w:val="004F7609"/>
    <w:rsid w:val="004F7613"/>
    <w:rsid w:val="005006DF"/>
    <w:rsid w:val="00500E63"/>
    <w:rsid w:val="00500F89"/>
    <w:rsid w:val="00501218"/>
    <w:rsid w:val="00501C61"/>
    <w:rsid w:val="00502853"/>
    <w:rsid w:val="0050329B"/>
    <w:rsid w:val="00503F41"/>
    <w:rsid w:val="00504AD8"/>
    <w:rsid w:val="00505189"/>
    <w:rsid w:val="00506BDF"/>
    <w:rsid w:val="00507A99"/>
    <w:rsid w:val="00510036"/>
    <w:rsid w:val="00510150"/>
    <w:rsid w:val="00510299"/>
    <w:rsid w:val="00511354"/>
    <w:rsid w:val="0051167C"/>
    <w:rsid w:val="005129BD"/>
    <w:rsid w:val="0051336A"/>
    <w:rsid w:val="00513D48"/>
    <w:rsid w:val="0051415D"/>
    <w:rsid w:val="00515092"/>
    <w:rsid w:val="0051660A"/>
    <w:rsid w:val="00516C09"/>
    <w:rsid w:val="00516F64"/>
    <w:rsid w:val="00516F72"/>
    <w:rsid w:val="00517D3A"/>
    <w:rsid w:val="00520249"/>
    <w:rsid w:val="00520E14"/>
    <w:rsid w:val="00524287"/>
    <w:rsid w:val="0052440E"/>
    <w:rsid w:val="00526C01"/>
    <w:rsid w:val="00526C26"/>
    <w:rsid w:val="00530F04"/>
    <w:rsid w:val="005316BC"/>
    <w:rsid w:val="00531DEC"/>
    <w:rsid w:val="005332D3"/>
    <w:rsid w:val="005335AF"/>
    <w:rsid w:val="00534582"/>
    <w:rsid w:val="00534653"/>
    <w:rsid w:val="005364C1"/>
    <w:rsid w:val="005364DA"/>
    <w:rsid w:val="00541766"/>
    <w:rsid w:val="00541FB4"/>
    <w:rsid w:val="005429B8"/>
    <w:rsid w:val="00543A23"/>
    <w:rsid w:val="00544087"/>
    <w:rsid w:val="00544D91"/>
    <w:rsid w:val="00544ED4"/>
    <w:rsid w:val="005453B3"/>
    <w:rsid w:val="00547365"/>
    <w:rsid w:val="0055040C"/>
    <w:rsid w:val="00552224"/>
    <w:rsid w:val="0055370C"/>
    <w:rsid w:val="00553AF2"/>
    <w:rsid w:val="00553BEC"/>
    <w:rsid w:val="005551EA"/>
    <w:rsid w:val="00555861"/>
    <w:rsid w:val="005560AD"/>
    <w:rsid w:val="00557C49"/>
    <w:rsid w:val="00560CD2"/>
    <w:rsid w:val="0056330F"/>
    <w:rsid w:val="00563C96"/>
    <w:rsid w:val="00563EDF"/>
    <w:rsid w:val="00564D32"/>
    <w:rsid w:val="00565B7C"/>
    <w:rsid w:val="00565C28"/>
    <w:rsid w:val="00566101"/>
    <w:rsid w:val="00566C3C"/>
    <w:rsid w:val="005672E6"/>
    <w:rsid w:val="00567744"/>
    <w:rsid w:val="005712C0"/>
    <w:rsid w:val="00573168"/>
    <w:rsid w:val="00574ABD"/>
    <w:rsid w:val="00574D22"/>
    <w:rsid w:val="00575C35"/>
    <w:rsid w:val="00576F1B"/>
    <w:rsid w:val="00581779"/>
    <w:rsid w:val="005821F8"/>
    <w:rsid w:val="005843B7"/>
    <w:rsid w:val="00584584"/>
    <w:rsid w:val="005852FE"/>
    <w:rsid w:val="005861E4"/>
    <w:rsid w:val="00590D07"/>
    <w:rsid w:val="00592189"/>
    <w:rsid w:val="005922F9"/>
    <w:rsid w:val="00593C99"/>
    <w:rsid w:val="00594294"/>
    <w:rsid w:val="005942AA"/>
    <w:rsid w:val="005950C3"/>
    <w:rsid w:val="00595CC8"/>
    <w:rsid w:val="00595FD4"/>
    <w:rsid w:val="00597767"/>
    <w:rsid w:val="00597C3C"/>
    <w:rsid w:val="00597D58"/>
    <w:rsid w:val="005A0A5E"/>
    <w:rsid w:val="005A1CC5"/>
    <w:rsid w:val="005A4442"/>
    <w:rsid w:val="005A49BA"/>
    <w:rsid w:val="005A4CAD"/>
    <w:rsid w:val="005A5BB4"/>
    <w:rsid w:val="005A5BFA"/>
    <w:rsid w:val="005A5EC3"/>
    <w:rsid w:val="005A7137"/>
    <w:rsid w:val="005B0792"/>
    <w:rsid w:val="005B0D6C"/>
    <w:rsid w:val="005B40AF"/>
    <w:rsid w:val="005B41D0"/>
    <w:rsid w:val="005B43FE"/>
    <w:rsid w:val="005B7954"/>
    <w:rsid w:val="005C12AD"/>
    <w:rsid w:val="005C1662"/>
    <w:rsid w:val="005C2119"/>
    <w:rsid w:val="005C37B9"/>
    <w:rsid w:val="005C3B20"/>
    <w:rsid w:val="005C5756"/>
    <w:rsid w:val="005C668C"/>
    <w:rsid w:val="005C6B25"/>
    <w:rsid w:val="005C6F64"/>
    <w:rsid w:val="005C74C1"/>
    <w:rsid w:val="005D0138"/>
    <w:rsid w:val="005D1B0C"/>
    <w:rsid w:val="005D203F"/>
    <w:rsid w:val="005D25E8"/>
    <w:rsid w:val="005D331F"/>
    <w:rsid w:val="005D3F5F"/>
    <w:rsid w:val="005D48C5"/>
    <w:rsid w:val="005E0048"/>
    <w:rsid w:val="005E03F6"/>
    <w:rsid w:val="005E1745"/>
    <w:rsid w:val="005E1B71"/>
    <w:rsid w:val="005E244E"/>
    <w:rsid w:val="005E291B"/>
    <w:rsid w:val="005E2DD1"/>
    <w:rsid w:val="005E39C6"/>
    <w:rsid w:val="005F0149"/>
    <w:rsid w:val="005F0575"/>
    <w:rsid w:val="005F06BD"/>
    <w:rsid w:val="005F15EB"/>
    <w:rsid w:val="005F15FE"/>
    <w:rsid w:val="005F220C"/>
    <w:rsid w:val="005F5552"/>
    <w:rsid w:val="005F6DCC"/>
    <w:rsid w:val="005F70EB"/>
    <w:rsid w:val="0060037E"/>
    <w:rsid w:val="00600E53"/>
    <w:rsid w:val="006011E5"/>
    <w:rsid w:val="006031B0"/>
    <w:rsid w:val="00604BA2"/>
    <w:rsid w:val="00604C09"/>
    <w:rsid w:val="00610980"/>
    <w:rsid w:val="00612C68"/>
    <w:rsid w:val="0061374A"/>
    <w:rsid w:val="00613D31"/>
    <w:rsid w:val="00613FFE"/>
    <w:rsid w:val="00614126"/>
    <w:rsid w:val="00614EF6"/>
    <w:rsid w:val="00615089"/>
    <w:rsid w:val="00616ECA"/>
    <w:rsid w:val="006170B2"/>
    <w:rsid w:val="006173C6"/>
    <w:rsid w:val="00617EA7"/>
    <w:rsid w:val="00622255"/>
    <w:rsid w:val="00623C67"/>
    <w:rsid w:val="00624863"/>
    <w:rsid w:val="00625305"/>
    <w:rsid w:val="006265DF"/>
    <w:rsid w:val="0063176C"/>
    <w:rsid w:val="00631957"/>
    <w:rsid w:val="0063484F"/>
    <w:rsid w:val="006360EF"/>
    <w:rsid w:val="00636346"/>
    <w:rsid w:val="00636A49"/>
    <w:rsid w:val="00637C38"/>
    <w:rsid w:val="0064037F"/>
    <w:rsid w:val="00640C3E"/>
    <w:rsid w:val="00641CC2"/>
    <w:rsid w:val="00641D18"/>
    <w:rsid w:val="006428D8"/>
    <w:rsid w:val="006438A4"/>
    <w:rsid w:val="00644466"/>
    <w:rsid w:val="006450FC"/>
    <w:rsid w:val="006451CD"/>
    <w:rsid w:val="00645340"/>
    <w:rsid w:val="0064575F"/>
    <w:rsid w:val="006459DC"/>
    <w:rsid w:val="00646E78"/>
    <w:rsid w:val="006479C0"/>
    <w:rsid w:val="006503F6"/>
    <w:rsid w:val="00651076"/>
    <w:rsid w:val="006517CB"/>
    <w:rsid w:val="00651EDF"/>
    <w:rsid w:val="00652903"/>
    <w:rsid w:val="00653A5C"/>
    <w:rsid w:val="00653B5A"/>
    <w:rsid w:val="00653DC3"/>
    <w:rsid w:val="00655A36"/>
    <w:rsid w:val="00655BB0"/>
    <w:rsid w:val="00656C91"/>
    <w:rsid w:val="00660017"/>
    <w:rsid w:val="00660044"/>
    <w:rsid w:val="00660088"/>
    <w:rsid w:val="006618CA"/>
    <w:rsid w:val="00662D20"/>
    <w:rsid w:val="006633AB"/>
    <w:rsid w:val="006633DD"/>
    <w:rsid w:val="00663A96"/>
    <w:rsid w:val="006656E2"/>
    <w:rsid w:val="006664C7"/>
    <w:rsid w:val="00666AF6"/>
    <w:rsid w:val="006674B4"/>
    <w:rsid w:val="006677B6"/>
    <w:rsid w:val="0067070B"/>
    <w:rsid w:val="00670CE8"/>
    <w:rsid w:val="00672261"/>
    <w:rsid w:val="00673085"/>
    <w:rsid w:val="00674719"/>
    <w:rsid w:val="00675A65"/>
    <w:rsid w:val="00675AFA"/>
    <w:rsid w:val="00676619"/>
    <w:rsid w:val="00677AEE"/>
    <w:rsid w:val="006806FB"/>
    <w:rsid w:val="006813D5"/>
    <w:rsid w:val="0068265A"/>
    <w:rsid w:val="006833CD"/>
    <w:rsid w:val="006844C3"/>
    <w:rsid w:val="00685435"/>
    <w:rsid w:val="00685FBE"/>
    <w:rsid w:val="006866C8"/>
    <w:rsid w:val="0069195C"/>
    <w:rsid w:val="00692015"/>
    <w:rsid w:val="00692CEC"/>
    <w:rsid w:val="00694A17"/>
    <w:rsid w:val="00694EF1"/>
    <w:rsid w:val="00695F80"/>
    <w:rsid w:val="00696325"/>
    <w:rsid w:val="0069782B"/>
    <w:rsid w:val="00697870"/>
    <w:rsid w:val="00697A1E"/>
    <w:rsid w:val="006A0201"/>
    <w:rsid w:val="006A1087"/>
    <w:rsid w:val="006A2763"/>
    <w:rsid w:val="006A27B0"/>
    <w:rsid w:val="006A2FB3"/>
    <w:rsid w:val="006A430E"/>
    <w:rsid w:val="006A43A7"/>
    <w:rsid w:val="006A4643"/>
    <w:rsid w:val="006A4A43"/>
    <w:rsid w:val="006A50F3"/>
    <w:rsid w:val="006A5150"/>
    <w:rsid w:val="006A5753"/>
    <w:rsid w:val="006A66B3"/>
    <w:rsid w:val="006B152D"/>
    <w:rsid w:val="006B16C6"/>
    <w:rsid w:val="006B2CAA"/>
    <w:rsid w:val="006B2CF4"/>
    <w:rsid w:val="006B36F4"/>
    <w:rsid w:val="006B38FC"/>
    <w:rsid w:val="006B5084"/>
    <w:rsid w:val="006B5BCF"/>
    <w:rsid w:val="006B60DD"/>
    <w:rsid w:val="006B60E4"/>
    <w:rsid w:val="006B7F3D"/>
    <w:rsid w:val="006C101F"/>
    <w:rsid w:val="006C338C"/>
    <w:rsid w:val="006C3476"/>
    <w:rsid w:val="006C52FD"/>
    <w:rsid w:val="006C5584"/>
    <w:rsid w:val="006C65F5"/>
    <w:rsid w:val="006C7B6A"/>
    <w:rsid w:val="006D108D"/>
    <w:rsid w:val="006D4298"/>
    <w:rsid w:val="006D4863"/>
    <w:rsid w:val="006D5DB2"/>
    <w:rsid w:val="006D5F22"/>
    <w:rsid w:val="006D7306"/>
    <w:rsid w:val="006D7655"/>
    <w:rsid w:val="006D7D9A"/>
    <w:rsid w:val="006E085E"/>
    <w:rsid w:val="006E1494"/>
    <w:rsid w:val="006E2D1D"/>
    <w:rsid w:val="006E33F5"/>
    <w:rsid w:val="006E36CA"/>
    <w:rsid w:val="006E3B19"/>
    <w:rsid w:val="006E4C6E"/>
    <w:rsid w:val="006E4CF7"/>
    <w:rsid w:val="006E643F"/>
    <w:rsid w:val="006E648A"/>
    <w:rsid w:val="006E79D5"/>
    <w:rsid w:val="006F036A"/>
    <w:rsid w:val="006F27CB"/>
    <w:rsid w:val="006F2C05"/>
    <w:rsid w:val="006F345E"/>
    <w:rsid w:val="006F36F2"/>
    <w:rsid w:val="006F5040"/>
    <w:rsid w:val="006F505D"/>
    <w:rsid w:val="006F5E8A"/>
    <w:rsid w:val="006F5F1A"/>
    <w:rsid w:val="006F665D"/>
    <w:rsid w:val="006F71B6"/>
    <w:rsid w:val="006F7633"/>
    <w:rsid w:val="00700368"/>
    <w:rsid w:val="00700817"/>
    <w:rsid w:val="00700895"/>
    <w:rsid w:val="007010B0"/>
    <w:rsid w:val="007016CB"/>
    <w:rsid w:val="00702699"/>
    <w:rsid w:val="00704888"/>
    <w:rsid w:val="0070525C"/>
    <w:rsid w:val="0070548B"/>
    <w:rsid w:val="00705875"/>
    <w:rsid w:val="00705C23"/>
    <w:rsid w:val="007066D0"/>
    <w:rsid w:val="00706716"/>
    <w:rsid w:val="00707508"/>
    <w:rsid w:val="007107FD"/>
    <w:rsid w:val="00710B5E"/>
    <w:rsid w:val="0071227C"/>
    <w:rsid w:val="00712E48"/>
    <w:rsid w:val="007145F1"/>
    <w:rsid w:val="007147BC"/>
    <w:rsid w:val="00715C56"/>
    <w:rsid w:val="00716549"/>
    <w:rsid w:val="00716F45"/>
    <w:rsid w:val="00717D1D"/>
    <w:rsid w:val="007226B6"/>
    <w:rsid w:val="00722926"/>
    <w:rsid w:val="00722C3B"/>
    <w:rsid w:val="00722FD7"/>
    <w:rsid w:val="007232C9"/>
    <w:rsid w:val="007235AF"/>
    <w:rsid w:val="00723837"/>
    <w:rsid w:val="00727392"/>
    <w:rsid w:val="00727658"/>
    <w:rsid w:val="00727AD0"/>
    <w:rsid w:val="007300EC"/>
    <w:rsid w:val="00730CCD"/>
    <w:rsid w:val="00731FA6"/>
    <w:rsid w:val="0073328B"/>
    <w:rsid w:val="00733C52"/>
    <w:rsid w:val="00734173"/>
    <w:rsid w:val="007343FC"/>
    <w:rsid w:val="00735042"/>
    <w:rsid w:val="0073600D"/>
    <w:rsid w:val="00736B65"/>
    <w:rsid w:val="00740563"/>
    <w:rsid w:val="00741F2F"/>
    <w:rsid w:val="0074254A"/>
    <w:rsid w:val="00742894"/>
    <w:rsid w:val="00742A5B"/>
    <w:rsid w:val="00743F01"/>
    <w:rsid w:val="00744919"/>
    <w:rsid w:val="00744D21"/>
    <w:rsid w:val="00745924"/>
    <w:rsid w:val="00746204"/>
    <w:rsid w:val="007467EF"/>
    <w:rsid w:val="00747128"/>
    <w:rsid w:val="00750346"/>
    <w:rsid w:val="0075054C"/>
    <w:rsid w:val="00750661"/>
    <w:rsid w:val="007508F7"/>
    <w:rsid w:val="00751192"/>
    <w:rsid w:val="007515FF"/>
    <w:rsid w:val="00752929"/>
    <w:rsid w:val="00753920"/>
    <w:rsid w:val="00753C28"/>
    <w:rsid w:val="007566E3"/>
    <w:rsid w:val="007575B4"/>
    <w:rsid w:val="0076002D"/>
    <w:rsid w:val="00763E18"/>
    <w:rsid w:val="00764282"/>
    <w:rsid w:val="007659FA"/>
    <w:rsid w:val="00765B60"/>
    <w:rsid w:val="007665AD"/>
    <w:rsid w:val="00766AE3"/>
    <w:rsid w:val="007701A1"/>
    <w:rsid w:val="007716DA"/>
    <w:rsid w:val="0077262A"/>
    <w:rsid w:val="007726FA"/>
    <w:rsid w:val="007730AF"/>
    <w:rsid w:val="00773914"/>
    <w:rsid w:val="00773A38"/>
    <w:rsid w:val="0077411B"/>
    <w:rsid w:val="0077536E"/>
    <w:rsid w:val="00775A46"/>
    <w:rsid w:val="00775C56"/>
    <w:rsid w:val="0077656F"/>
    <w:rsid w:val="00776D1B"/>
    <w:rsid w:val="007777F9"/>
    <w:rsid w:val="00777B28"/>
    <w:rsid w:val="00777F20"/>
    <w:rsid w:val="0078011C"/>
    <w:rsid w:val="00780A67"/>
    <w:rsid w:val="00780B4F"/>
    <w:rsid w:val="0078147D"/>
    <w:rsid w:val="007816DE"/>
    <w:rsid w:val="00781F9D"/>
    <w:rsid w:val="00782227"/>
    <w:rsid w:val="00782D8D"/>
    <w:rsid w:val="00782DC8"/>
    <w:rsid w:val="007831AB"/>
    <w:rsid w:val="00784D58"/>
    <w:rsid w:val="007850A5"/>
    <w:rsid w:val="007858BA"/>
    <w:rsid w:val="00786F63"/>
    <w:rsid w:val="007876CB"/>
    <w:rsid w:val="0078796F"/>
    <w:rsid w:val="00790C47"/>
    <w:rsid w:val="00790EE0"/>
    <w:rsid w:val="007916A8"/>
    <w:rsid w:val="007919E4"/>
    <w:rsid w:val="0079200F"/>
    <w:rsid w:val="00792D04"/>
    <w:rsid w:val="00793A45"/>
    <w:rsid w:val="00794B3B"/>
    <w:rsid w:val="00795E51"/>
    <w:rsid w:val="007968B1"/>
    <w:rsid w:val="00796E13"/>
    <w:rsid w:val="00796EF2"/>
    <w:rsid w:val="0079749A"/>
    <w:rsid w:val="007A0F48"/>
    <w:rsid w:val="007A2B03"/>
    <w:rsid w:val="007A2FF1"/>
    <w:rsid w:val="007A32DD"/>
    <w:rsid w:val="007A3352"/>
    <w:rsid w:val="007A381C"/>
    <w:rsid w:val="007A3D62"/>
    <w:rsid w:val="007A4924"/>
    <w:rsid w:val="007A4D36"/>
    <w:rsid w:val="007A5500"/>
    <w:rsid w:val="007A626E"/>
    <w:rsid w:val="007A6419"/>
    <w:rsid w:val="007B0C7C"/>
    <w:rsid w:val="007B5DE0"/>
    <w:rsid w:val="007B7111"/>
    <w:rsid w:val="007B776A"/>
    <w:rsid w:val="007C032E"/>
    <w:rsid w:val="007C0572"/>
    <w:rsid w:val="007C1C5B"/>
    <w:rsid w:val="007C33B9"/>
    <w:rsid w:val="007C3B7D"/>
    <w:rsid w:val="007C4B86"/>
    <w:rsid w:val="007C654C"/>
    <w:rsid w:val="007C6CB3"/>
    <w:rsid w:val="007C700A"/>
    <w:rsid w:val="007C7DD0"/>
    <w:rsid w:val="007D0750"/>
    <w:rsid w:val="007D0990"/>
    <w:rsid w:val="007D0F9B"/>
    <w:rsid w:val="007D1217"/>
    <w:rsid w:val="007D1A20"/>
    <w:rsid w:val="007D468A"/>
    <w:rsid w:val="007D4B99"/>
    <w:rsid w:val="007D55B8"/>
    <w:rsid w:val="007D563D"/>
    <w:rsid w:val="007D5D43"/>
    <w:rsid w:val="007D6167"/>
    <w:rsid w:val="007D617D"/>
    <w:rsid w:val="007D6B7E"/>
    <w:rsid w:val="007D728B"/>
    <w:rsid w:val="007E01FC"/>
    <w:rsid w:val="007E0B38"/>
    <w:rsid w:val="007E1C81"/>
    <w:rsid w:val="007E1E3E"/>
    <w:rsid w:val="007E20EA"/>
    <w:rsid w:val="007E313F"/>
    <w:rsid w:val="007E3783"/>
    <w:rsid w:val="007E4CB7"/>
    <w:rsid w:val="007E5DA9"/>
    <w:rsid w:val="007E5FCC"/>
    <w:rsid w:val="007E6D99"/>
    <w:rsid w:val="007E6F48"/>
    <w:rsid w:val="007E6F7B"/>
    <w:rsid w:val="007E7703"/>
    <w:rsid w:val="007F1227"/>
    <w:rsid w:val="007F1A04"/>
    <w:rsid w:val="007F1B3E"/>
    <w:rsid w:val="007F2BD6"/>
    <w:rsid w:val="007F3E48"/>
    <w:rsid w:val="007F4F09"/>
    <w:rsid w:val="007F5287"/>
    <w:rsid w:val="007F5BDA"/>
    <w:rsid w:val="007F5BE5"/>
    <w:rsid w:val="007F5D52"/>
    <w:rsid w:val="007F629B"/>
    <w:rsid w:val="007F7550"/>
    <w:rsid w:val="007F7CF8"/>
    <w:rsid w:val="007F7F1E"/>
    <w:rsid w:val="00800586"/>
    <w:rsid w:val="00801859"/>
    <w:rsid w:val="00802470"/>
    <w:rsid w:val="00802A6F"/>
    <w:rsid w:val="00804620"/>
    <w:rsid w:val="00805A9C"/>
    <w:rsid w:val="00805E94"/>
    <w:rsid w:val="00806B79"/>
    <w:rsid w:val="008071B8"/>
    <w:rsid w:val="0080744F"/>
    <w:rsid w:val="0081066E"/>
    <w:rsid w:val="0081230A"/>
    <w:rsid w:val="008129DE"/>
    <w:rsid w:val="0081312D"/>
    <w:rsid w:val="00813FE8"/>
    <w:rsid w:val="00814429"/>
    <w:rsid w:val="00816F49"/>
    <w:rsid w:val="00817AB9"/>
    <w:rsid w:val="0082074E"/>
    <w:rsid w:val="00820F90"/>
    <w:rsid w:val="00821570"/>
    <w:rsid w:val="008215FD"/>
    <w:rsid w:val="00823286"/>
    <w:rsid w:val="008239F3"/>
    <w:rsid w:val="00823E6B"/>
    <w:rsid w:val="0082407D"/>
    <w:rsid w:val="00825A38"/>
    <w:rsid w:val="00826132"/>
    <w:rsid w:val="0082615A"/>
    <w:rsid w:val="0082697F"/>
    <w:rsid w:val="00827123"/>
    <w:rsid w:val="0082785B"/>
    <w:rsid w:val="0083075D"/>
    <w:rsid w:val="00830D08"/>
    <w:rsid w:val="0083102B"/>
    <w:rsid w:val="00831DEB"/>
    <w:rsid w:val="0083219D"/>
    <w:rsid w:val="00832D4D"/>
    <w:rsid w:val="0083357F"/>
    <w:rsid w:val="00834910"/>
    <w:rsid w:val="00840180"/>
    <w:rsid w:val="008401A3"/>
    <w:rsid w:val="008414BF"/>
    <w:rsid w:val="0084216C"/>
    <w:rsid w:val="008426D6"/>
    <w:rsid w:val="008426E6"/>
    <w:rsid w:val="008437BD"/>
    <w:rsid w:val="0084382C"/>
    <w:rsid w:val="00843A22"/>
    <w:rsid w:val="00844022"/>
    <w:rsid w:val="008440F8"/>
    <w:rsid w:val="008456AF"/>
    <w:rsid w:val="00845E29"/>
    <w:rsid w:val="00846799"/>
    <w:rsid w:val="00846F22"/>
    <w:rsid w:val="0085022F"/>
    <w:rsid w:val="00850989"/>
    <w:rsid w:val="0085154C"/>
    <w:rsid w:val="008519F4"/>
    <w:rsid w:val="00851E31"/>
    <w:rsid w:val="00851FE4"/>
    <w:rsid w:val="00853260"/>
    <w:rsid w:val="00853EC4"/>
    <w:rsid w:val="008551E8"/>
    <w:rsid w:val="008556D3"/>
    <w:rsid w:val="008565D7"/>
    <w:rsid w:val="008628C6"/>
    <w:rsid w:val="00863BA3"/>
    <w:rsid w:val="00864C40"/>
    <w:rsid w:val="00864F64"/>
    <w:rsid w:val="008652B4"/>
    <w:rsid w:val="00865E81"/>
    <w:rsid w:val="00866019"/>
    <w:rsid w:val="00866618"/>
    <w:rsid w:val="00871D36"/>
    <w:rsid w:val="00872A1D"/>
    <w:rsid w:val="00873E30"/>
    <w:rsid w:val="00873F95"/>
    <w:rsid w:val="00874339"/>
    <w:rsid w:val="00874C14"/>
    <w:rsid w:val="0087637E"/>
    <w:rsid w:val="00877CFB"/>
    <w:rsid w:val="00880033"/>
    <w:rsid w:val="008802A1"/>
    <w:rsid w:val="00882C7F"/>
    <w:rsid w:val="008844DE"/>
    <w:rsid w:val="00885807"/>
    <w:rsid w:val="008859AE"/>
    <w:rsid w:val="00885E37"/>
    <w:rsid w:val="008866DD"/>
    <w:rsid w:val="00886C52"/>
    <w:rsid w:val="00886E8D"/>
    <w:rsid w:val="00891D30"/>
    <w:rsid w:val="008932CC"/>
    <w:rsid w:val="008936FA"/>
    <w:rsid w:val="008940EC"/>
    <w:rsid w:val="008946DB"/>
    <w:rsid w:val="00895919"/>
    <w:rsid w:val="00895BE4"/>
    <w:rsid w:val="008964E0"/>
    <w:rsid w:val="0089739E"/>
    <w:rsid w:val="008974CA"/>
    <w:rsid w:val="00897AC6"/>
    <w:rsid w:val="008A0134"/>
    <w:rsid w:val="008A07E6"/>
    <w:rsid w:val="008A2949"/>
    <w:rsid w:val="008A2ADB"/>
    <w:rsid w:val="008A3BD6"/>
    <w:rsid w:val="008A49D8"/>
    <w:rsid w:val="008A4BB4"/>
    <w:rsid w:val="008A5060"/>
    <w:rsid w:val="008A5E91"/>
    <w:rsid w:val="008A5FB4"/>
    <w:rsid w:val="008A718D"/>
    <w:rsid w:val="008B222E"/>
    <w:rsid w:val="008B4B93"/>
    <w:rsid w:val="008B56B3"/>
    <w:rsid w:val="008B5F23"/>
    <w:rsid w:val="008B626D"/>
    <w:rsid w:val="008B6BCC"/>
    <w:rsid w:val="008B78CF"/>
    <w:rsid w:val="008B78F7"/>
    <w:rsid w:val="008C0521"/>
    <w:rsid w:val="008C0600"/>
    <w:rsid w:val="008C122B"/>
    <w:rsid w:val="008C1E65"/>
    <w:rsid w:val="008C2473"/>
    <w:rsid w:val="008C5333"/>
    <w:rsid w:val="008C557A"/>
    <w:rsid w:val="008C5726"/>
    <w:rsid w:val="008C5D18"/>
    <w:rsid w:val="008C60FC"/>
    <w:rsid w:val="008C653D"/>
    <w:rsid w:val="008C689F"/>
    <w:rsid w:val="008D02CF"/>
    <w:rsid w:val="008D0AFE"/>
    <w:rsid w:val="008D0C2C"/>
    <w:rsid w:val="008D15B4"/>
    <w:rsid w:val="008D173B"/>
    <w:rsid w:val="008D2354"/>
    <w:rsid w:val="008D3480"/>
    <w:rsid w:val="008D3C5A"/>
    <w:rsid w:val="008D5D5C"/>
    <w:rsid w:val="008D6863"/>
    <w:rsid w:val="008D6A1A"/>
    <w:rsid w:val="008E14AE"/>
    <w:rsid w:val="008E2CC5"/>
    <w:rsid w:val="008E30BA"/>
    <w:rsid w:val="008E3CF8"/>
    <w:rsid w:val="008E61C6"/>
    <w:rsid w:val="008F0263"/>
    <w:rsid w:val="008F137C"/>
    <w:rsid w:val="008F2260"/>
    <w:rsid w:val="008F2CF4"/>
    <w:rsid w:val="008F2D38"/>
    <w:rsid w:val="008F33AA"/>
    <w:rsid w:val="008F36D8"/>
    <w:rsid w:val="008F3B21"/>
    <w:rsid w:val="008F4631"/>
    <w:rsid w:val="008F4ACA"/>
    <w:rsid w:val="008F4C41"/>
    <w:rsid w:val="008F52D8"/>
    <w:rsid w:val="008F5C09"/>
    <w:rsid w:val="008F659A"/>
    <w:rsid w:val="008F6D7B"/>
    <w:rsid w:val="008F7B42"/>
    <w:rsid w:val="0090158B"/>
    <w:rsid w:val="00901C48"/>
    <w:rsid w:val="00903308"/>
    <w:rsid w:val="00903AEC"/>
    <w:rsid w:val="00903B8F"/>
    <w:rsid w:val="0090403C"/>
    <w:rsid w:val="009041CC"/>
    <w:rsid w:val="00905438"/>
    <w:rsid w:val="00905694"/>
    <w:rsid w:val="009059FF"/>
    <w:rsid w:val="00905BD7"/>
    <w:rsid w:val="00910249"/>
    <w:rsid w:val="009102D3"/>
    <w:rsid w:val="00910340"/>
    <w:rsid w:val="00910907"/>
    <w:rsid w:val="00910B9B"/>
    <w:rsid w:val="00912544"/>
    <w:rsid w:val="00912725"/>
    <w:rsid w:val="00912C4E"/>
    <w:rsid w:val="0091309B"/>
    <w:rsid w:val="00913D14"/>
    <w:rsid w:val="009145AE"/>
    <w:rsid w:val="00914EED"/>
    <w:rsid w:val="009173ED"/>
    <w:rsid w:val="009173F8"/>
    <w:rsid w:val="00920739"/>
    <w:rsid w:val="00921612"/>
    <w:rsid w:val="00921EF6"/>
    <w:rsid w:val="00923273"/>
    <w:rsid w:val="00924611"/>
    <w:rsid w:val="00924B8B"/>
    <w:rsid w:val="00924C7E"/>
    <w:rsid w:val="00924CA7"/>
    <w:rsid w:val="00924F34"/>
    <w:rsid w:val="00925AE0"/>
    <w:rsid w:val="0092612C"/>
    <w:rsid w:val="009279C3"/>
    <w:rsid w:val="00927BF2"/>
    <w:rsid w:val="00927D18"/>
    <w:rsid w:val="009301FA"/>
    <w:rsid w:val="009307CA"/>
    <w:rsid w:val="00930C34"/>
    <w:rsid w:val="00931E7C"/>
    <w:rsid w:val="0093270A"/>
    <w:rsid w:val="00932C43"/>
    <w:rsid w:val="0093410F"/>
    <w:rsid w:val="0093533D"/>
    <w:rsid w:val="009358AF"/>
    <w:rsid w:val="00935C5F"/>
    <w:rsid w:val="00937266"/>
    <w:rsid w:val="0093743D"/>
    <w:rsid w:val="00937A20"/>
    <w:rsid w:val="0094028D"/>
    <w:rsid w:val="009408E4"/>
    <w:rsid w:val="0094134B"/>
    <w:rsid w:val="009413C6"/>
    <w:rsid w:val="0094169A"/>
    <w:rsid w:val="00942847"/>
    <w:rsid w:val="00942A79"/>
    <w:rsid w:val="00942F90"/>
    <w:rsid w:val="00943EFB"/>
    <w:rsid w:val="00943FD8"/>
    <w:rsid w:val="00944DB0"/>
    <w:rsid w:val="00944E32"/>
    <w:rsid w:val="00944FA6"/>
    <w:rsid w:val="00950662"/>
    <w:rsid w:val="0095231E"/>
    <w:rsid w:val="00952A89"/>
    <w:rsid w:val="00953CEF"/>
    <w:rsid w:val="0095794F"/>
    <w:rsid w:val="009613FB"/>
    <w:rsid w:val="009637BB"/>
    <w:rsid w:val="009647A8"/>
    <w:rsid w:val="00966006"/>
    <w:rsid w:val="00967C93"/>
    <w:rsid w:val="00970F47"/>
    <w:rsid w:val="009724B6"/>
    <w:rsid w:val="00972A4C"/>
    <w:rsid w:val="009731C7"/>
    <w:rsid w:val="00973862"/>
    <w:rsid w:val="009741F1"/>
    <w:rsid w:val="00974445"/>
    <w:rsid w:val="00974F02"/>
    <w:rsid w:val="00976027"/>
    <w:rsid w:val="0097605E"/>
    <w:rsid w:val="009760C2"/>
    <w:rsid w:val="00976E59"/>
    <w:rsid w:val="00980D54"/>
    <w:rsid w:val="009810DB"/>
    <w:rsid w:val="00981AF3"/>
    <w:rsid w:val="00981E3A"/>
    <w:rsid w:val="00981ED2"/>
    <w:rsid w:val="0098289E"/>
    <w:rsid w:val="00983F13"/>
    <w:rsid w:val="009875EF"/>
    <w:rsid w:val="00987E82"/>
    <w:rsid w:val="009908DC"/>
    <w:rsid w:val="00991456"/>
    <w:rsid w:val="00991B4F"/>
    <w:rsid w:val="00991BC9"/>
    <w:rsid w:val="00993142"/>
    <w:rsid w:val="00994B9C"/>
    <w:rsid w:val="00996F6D"/>
    <w:rsid w:val="0099751E"/>
    <w:rsid w:val="00997C5C"/>
    <w:rsid w:val="009A315E"/>
    <w:rsid w:val="009A3340"/>
    <w:rsid w:val="009A5A54"/>
    <w:rsid w:val="009A5F8E"/>
    <w:rsid w:val="009A601C"/>
    <w:rsid w:val="009A6465"/>
    <w:rsid w:val="009A7F11"/>
    <w:rsid w:val="009B0A94"/>
    <w:rsid w:val="009B141E"/>
    <w:rsid w:val="009B2CD6"/>
    <w:rsid w:val="009B45A8"/>
    <w:rsid w:val="009B47AD"/>
    <w:rsid w:val="009B5A19"/>
    <w:rsid w:val="009B69DC"/>
    <w:rsid w:val="009B7F6C"/>
    <w:rsid w:val="009C13BA"/>
    <w:rsid w:val="009C324E"/>
    <w:rsid w:val="009C363F"/>
    <w:rsid w:val="009C4475"/>
    <w:rsid w:val="009C46F1"/>
    <w:rsid w:val="009C5713"/>
    <w:rsid w:val="009C5E0E"/>
    <w:rsid w:val="009C6967"/>
    <w:rsid w:val="009C6EC1"/>
    <w:rsid w:val="009C7ABD"/>
    <w:rsid w:val="009D0FC6"/>
    <w:rsid w:val="009D207E"/>
    <w:rsid w:val="009D23BA"/>
    <w:rsid w:val="009D2A5D"/>
    <w:rsid w:val="009D2CCE"/>
    <w:rsid w:val="009D4AF6"/>
    <w:rsid w:val="009D552C"/>
    <w:rsid w:val="009D661C"/>
    <w:rsid w:val="009D67A0"/>
    <w:rsid w:val="009D771C"/>
    <w:rsid w:val="009E06BF"/>
    <w:rsid w:val="009E17E7"/>
    <w:rsid w:val="009E1DE6"/>
    <w:rsid w:val="009E260C"/>
    <w:rsid w:val="009E312F"/>
    <w:rsid w:val="009E34B7"/>
    <w:rsid w:val="009E7D43"/>
    <w:rsid w:val="009F07C9"/>
    <w:rsid w:val="009F1011"/>
    <w:rsid w:val="009F2002"/>
    <w:rsid w:val="009F3535"/>
    <w:rsid w:val="009F3AF1"/>
    <w:rsid w:val="009F3D5F"/>
    <w:rsid w:val="009F4A81"/>
    <w:rsid w:val="009F536B"/>
    <w:rsid w:val="009F5BBC"/>
    <w:rsid w:val="009F7482"/>
    <w:rsid w:val="009F79CF"/>
    <w:rsid w:val="009F7D26"/>
    <w:rsid w:val="00A01275"/>
    <w:rsid w:val="00A017F9"/>
    <w:rsid w:val="00A029B9"/>
    <w:rsid w:val="00A03398"/>
    <w:rsid w:val="00A03AC4"/>
    <w:rsid w:val="00A04B2E"/>
    <w:rsid w:val="00A05F5D"/>
    <w:rsid w:val="00A06E31"/>
    <w:rsid w:val="00A10119"/>
    <w:rsid w:val="00A10B5D"/>
    <w:rsid w:val="00A12999"/>
    <w:rsid w:val="00A13231"/>
    <w:rsid w:val="00A13498"/>
    <w:rsid w:val="00A14A2E"/>
    <w:rsid w:val="00A14E5D"/>
    <w:rsid w:val="00A1568A"/>
    <w:rsid w:val="00A168A6"/>
    <w:rsid w:val="00A176AD"/>
    <w:rsid w:val="00A1774E"/>
    <w:rsid w:val="00A17A2F"/>
    <w:rsid w:val="00A2014D"/>
    <w:rsid w:val="00A21F13"/>
    <w:rsid w:val="00A21FD7"/>
    <w:rsid w:val="00A2234B"/>
    <w:rsid w:val="00A22E63"/>
    <w:rsid w:val="00A235F4"/>
    <w:rsid w:val="00A23716"/>
    <w:rsid w:val="00A23E11"/>
    <w:rsid w:val="00A24159"/>
    <w:rsid w:val="00A250B2"/>
    <w:rsid w:val="00A25554"/>
    <w:rsid w:val="00A25DCB"/>
    <w:rsid w:val="00A25EB1"/>
    <w:rsid w:val="00A26235"/>
    <w:rsid w:val="00A27157"/>
    <w:rsid w:val="00A27180"/>
    <w:rsid w:val="00A27803"/>
    <w:rsid w:val="00A30E31"/>
    <w:rsid w:val="00A3109D"/>
    <w:rsid w:val="00A31A8B"/>
    <w:rsid w:val="00A32CE6"/>
    <w:rsid w:val="00A32D80"/>
    <w:rsid w:val="00A343B7"/>
    <w:rsid w:val="00A34C70"/>
    <w:rsid w:val="00A359DB"/>
    <w:rsid w:val="00A35CFB"/>
    <w:rsid w:val="00A36915"/>
    <w:rsid w:val="00A36DEC"/>
    <w:rsid w:val="00A41D5B"/>
    <w:rsid w:val="00A423C0"/>
    <w:rsid w:val="00A447A9"/>
    <w:rsid w:val="00A45867"/>
    <w:rsid w:val="00A5060C"/>
    <w:rsid w:val="00A50AD1"/>
    <w:rsid w:val="00A50DC3"/>
    <w:rsid w:val="00A5123F"/>
    <w:rsid w:val="00A52C86"/>
    <w:rsid w:val="00A53107"/>
    <w:rsid w:val="00A56CD4"/>
    <w:rsid w:val="00A57303"/>
    <w:rsid w:val="00A60B10"/>
    <w:rsid w:val="00A62717"/>
    <w:rsid w:val="00A6337F"/>
    <w:rsid w:val="00A63A3C"/>
    <w:rsid w:val="00A63B02"/>
    <w:rsid w:val="00A64CE7"/>
    <w:rsid w:val="00A64DA4"/>
    <w:rsid w:val="00A65617"/>
    <w:rsid w:val="00A665AE"/>
    <w:rsid w:val="00A66BEB"/>
    <w:rsid w:val="00A67586"/>
    <w:rsid w:val="00A676DD"/>
    <w:rsid w:val="00A67EF9"/>
    <w:rsid w:val="00A7023F"/>
    <w:rsid w:val="00A7044D"/>
    <w:rsid w:val="00A706B0"/>
    <w:rsid w:val="00A70EF1"/>
    <w:rsid w:val="00A714B7"/>
    <w:rsid w:val="00A715CA"/>
    <w:rsid w:val="00A721D6"/>
    <w:rsid w:val="00A74AF3"/>
    <w:rsid w:val="00A7501B"/>
    <w:rsid w:val="00A76C86"/>
    <w:rsid w:val="00A77DD2"/>
    <w:rsid w:val="00A816F6"/>
    <w:rsid w:val="00A818AF"/>
    <w:rsid w:val="00A81B06"/>
    <w:rsid w:val="00A82B6A"/>
    <w:rsid w:val="00A831AA"/>
    <w:rsid w:val="00A83DE1"/>
    <w:rsid w:val="00A83E35"/>
    <w:rsid w:val="00A84844"/>
    <w:rsid w:val="00A852E0"/>
    <w:rsid w:val="00A854FF"/>
    <w:rsid w:val="00A85923"/>
    <w:rsid w:val="00A86BD7"/>
    <w:rsid w:val="00A87C23"/>
    <w:rsid w:val="00A906E8"/>
    <w:rsid w:val="00A91CCF"/>
    <w:rsid w:val="00A91E21"/>
    <w:rsid w:val="00A91E90"/>
    <w:rsid w:val="00A920C5"/>
    <w:rsid w:val="00A9276B"/>
    <w:rsid w:val="00A937BE"/>
    <w:rsid w:val="00A9388E"/>
    <w:rsid w:val="00A943CF"/>
    <w:rsid w:val="00A9549C"/>
    <w:rsid w:val="00A963E7"/>
    <w:rsid w:val="00A96B64"/>
    <w:rsid w:val="00A96C19"/>
    <w:rsid w:val="00A971ED"/>
    <w:rsid w:val="00A97694"/>
    <w:rsid w:val="00A97BCA"/>
    <w:rsid w:val="00AA00F0"/>
    <w:rsid w:val="00AA111E"/>
    <w:rsid w:val="00AA24DA"/>
    <w:rsid w:val="00AA26D1"/>
    <w:rsid w:val="00AA3230"/>
    <w:rsid w:val="00AA32C4"/>
    <w:rsid w:val="00AA3C46"/>
    <w:rsid w:val="00AA5027"/>
    <w:rsid w:val="00AA5171"/>
    <w:rsid w:val="00AA566B"/>
    <w:rsid w:val="00AA5A65"/>
    <w:rsid w:val="00AA5F93"/>
    <w:rsid w:val="00AA76CE"/>
    <w:rsid w:val="00AB031C"/>
    <w:rsid w:val="00AB160B"/>
    <w:rsid w:val="00AB295A"/>
    <w:rsid w:val="00AB3756"/>
    <w:rsid w:val="00AB5B61"/>
    <w:rsid w:val="00AB77B4"/>
    <w:rsid w:val="00AB77DC"/>
    <w:rsid w:val="00AB7AEF"/>
    <w:rsid w:val="00AC21BB"/>
    <w:rsid w:val="00AC4AAC"/>
    <w:rsid w:val="00AC6E7A"/>
    <w:rsid w:val="00AC73BD"/>
    <w:rsid w:val="00AC7548"/>
    <w:rsid w:val="00AC7C8F"/>
    <w:rsid w:val="00AC7F7C"/>
    <w:rsid w:val="00AC7FB2"/>
    <w:rsid w:val="00AD028C"/>
    <w:rsid w:val="00AD16BD"/>
    <w:rsid w:val="00AD28FD"/>
    <w:rsid w:val="00AD2E67"/>
    <w:rsid w:val="00AD32A5"/>
    <w:rsid w:val="00AD4068"/>
    <w:rsid w:val="00AD4A81"/>
    <w:rsid w:val="00AD6404"/>
    <w:rsid w:val="00AD68D8"/>
    <w:rsid w:val="00AD6944"/>
    <w:rsid w:val="00AD6A91"/>
    <w:rsid w:val="00AD6C52"/>
    <w:rsid w:val="00AD6D95"/>
    <w:rsid w:val="00AD70FE"/>
    <w:rsid w:val="00AD7BD8"/>
    <w:rsid w:val="00AE026E"/>
    <w:rsid w:val="00AE0B51"/>
    <w:rsid w:val="00AE102B"/>
    <w:rsid w:val="00AE1D82"/>
    <w:rsid w:val="00AE20CA"/>
    <w:rsid w:val="00AE3A42"/>
    <w:rsid w:val="00AE3CC4"/>
    <w:rsid w:val="00AE429E"/>
    <w:rsid w:val="00AE48FD"/>
    <w:rsid w:val="00AE506B"/>
    <w:rsid w:val="00AE50AA"/>
    <w:rsid w:val="00AE6D52"/>
    <w:rsid w:val="00AE7505"/>
    <w:rsid w:val="00AE7F39"/>
    <w:rsid w:val="00AF0F72"/>
    <w:rsid w:val="00AF2390"/>
    <w:rsid w:val="00AF3117"/>
    <w:rsid w:val="00AF32B5"/>
    <w:rsid w:val="00AF3CA8"/>
    <w:rsid w:val="00AF3E15"/>
    <w:rsid w:val="00AF41DC"/>
    <w:rsid w:val="00AF443A"/>
    <w:rsid w:val="00AF48BB"/>
    <w:rsid w:val="00AF5522"/>
    <w:rsid w:val="00AF7293"/>
    <w:rsid w:val="00B00045"/>
    <w:rsid w:val="00B00157"/>
    <w:rsid w:val="00B00358"/>
    <w:rsid w:val="00B00678"/>
    <w:rsid w:val="00B01C1B"/>
    <w:rsid w:val="00B01D6F"/>
    <w:rsid w:val="00B01FC4"/>
    <w:rsid w:val="00B021A4"/>
    <w:rsid w:val="00B0240A"/>
    <w:rsid w:val="00B02415"/>
    <w:rsid w:val="00B02F91"/>
    <w:rsid w:val="00B036F5"/>
    <w:rsid w:val="00B03DAF"/>
    <w:rsid w:val="00B0416A"/>
    <w:rsid w:val="00B064E9"/>
    <w:rsid w:val="00B10B6F"/>
    <w:rsid w:val="00B118C0"/>
    <w:rsid w:val="00B118E3"/>
    <w:rsid w:val="00B11A9F"/>
    <w:rsid w:val="00B11ADD"/>
    <w:rsid w:val="00B12993"/>
    <w:rsid w:val="00B130BF"/>
    <w:rsid w:val="00B14FB4"/>
    <w:rsid w:val="00B15A9B"/>
    <w:rsid w:val="00B16FB9"/>
    <w:rsid w:val="00B17158"/>
    <w:rsid w:val="00B213A0"/>
    <w:rsid w:val="00B2149C"/>
    <w:rsid w:val="00B222A0"/>
    <w:rsid w:val="00B22723"/>
    <w:rsid w:val="00B23894"/>
    <w:rsid w:val="00B24167"/>
    <w:rsid w:val="00B24935"/>
    <w:rsid w:val="00B24AB7"/>
    <w:rsid w:val="00B254D1"/>
    <w:rsid w:val="00B255E7"/>
    <w:rsid w:val="00B25F39"/>
    <w:rsid w:val="00B26F9E"/>
    <w:rsid w:val="00B31610"/>
    <w:rsid w:val="00B345AE"/>
    <w:rsid w:val="00B353FE"/>
    <w:rsid w:val="00B3551E"/>
    <w:rsid w:val="00B373F6"/>
    <w:rsid w:val="00B3752B"/>
    <w:rsid w:val="00B3780D"/>
    <w:rsid w:val="00B42273"/>
    <w:rsid w:val="00B427CE"/>
    <w:rsid w:val="00B42806"/>
    <w:rsid w:val="00B42A71"/>
    <w:rsid w:val="00B449D5"/>
    <w:rsid w:val="00B45455"/>
    <w:rsid w:val="00B4580F"/>
    <w:rsid w:val="00B45E4C"/>
    <w:rsid w:val="00B4642E"/>
    <w:rsid w:val="00B46AF4"/>
    <w:rsid w:val="00B50439"/>
    <w:rsid w:val="00B50A1E"/>
    <w:rsid w:val="00B513EC"/>
    <w:rsid w:val="00B5166F"/>
    <w:rsid w:val="00B52906"/>
    <w:rsid w:val="00B53D45"/>
    <w:rsid w:val="00B55045"/>
    <w:rsid w:val="00B55BA9"/>
    <w:rsid w:val="00B55C01"/>
    <w:rsid w:val="00B55C08"/>
    <w:rsid w:val="00B55E9C"/>
    <w:rsid w:val="00B579BE"/>
    <w:rsid w:val="00B60F45"/>
    <w:rsid w:val="00B6196C"/>
    <w:rsid w:val="00B62085"/>
    <w:rsid w:val="00B62296"/>
    <w:rsid w:val="00B63377"/>
    <w:rsid w:val="00B63630"/>
    <w:rsid w:val="00B639B4"/>
    <w:rsid w:val="00B64759"/>
    <w:rsid w:val="00B64F60"/>
    <w:rsid w:val="00B6568B"/>
    <w:rsid w:val="00B6638E"/>
    <w:rsid w:val="00B66788"/>
    <w:rsid w:val="00B66B3A"/>
    <w:rsid w:val="00B671A5"/>
    <w:rsid w:val="00B707DD"/>
    <w:rsid w:val="00B70907"/>
    <w:rsid w:val="00B71ABD"/>
    <w:rsid w:val="00B7304A"/>
    <w:rsid w:val="00B734E8"/>
    <w:rsid w:val="00B7393B"/>
    <w:rsid w:val="00B73B1B"/>
    <w:rsid w:val="00B73F60"/>
    <w:rsid w:val="00B748EC"/>
    <w:rsid w:val="00B75061"/>
    <w:rsid w:val="00B75BF1"/>
    <w:rsid w:val="00B76071"/>
    <w:rsid w:val="00B77A77"/>
    <w:rsid w:val="00B8039F"/>
    <w:rsid w:val="00B807DD"/>
    <w:rsid w:val="00B813E1"/>
    <w:rsid w:val="00B81710"/>
    <w:rsid w:val="00B82EF0"/>
    <w:rsid w:val="00B83211"/>
    <w:rsid w:val="00B83C74"/>
    <w:rsid w:val="00B85418"/>
    <w:rsid w:val="00B85650"/>
    <w:rsid w:val="00B85F36"/>
    <w:rsid w:val="00B86620"/>
    <w:rsid w:val="00B86B75"/>
    <w:rsid w:val="00B86CCD"/>
    <w:rsid w:val="00B87A60"/>
    <w:rsid w:val="00B909AD"/>
    <w:rsid w:val="00B90BD2"/>
    <w:rsid w:val="00B90D83"/>
    <w:rsid w:val="00B9160F"/>
    <w:rsid w:val="00B91708"/>
    <w:rsid w:val="00B9181E"/>
    <w:rsid w:val="00B9228D"/>
    <w:rsid w:val="00B92DD0"/>
    <w:rsid w:val="00B938DB"/>
    <w:rsid w:val="00B9499F"/>
    <w:rsid w:val="00B95C87"/>
    <w:rsid w:val="00B960AB"/>
    <w:rsid w:val="00B961B3"/>
    <w:rsid w:val="00B96578"/>
    <w:rsid w:val="00BA07E0"/>
    <w:rsid w:val="00BA0A16"/>
    <w:rsid w:val="00BA218D"/>
    <w:rsid w:val="00BA3952"/>
    <w:rsid w:val="00BA3CD3"/>
    <w:rsid w:val="00BA6F83"/>
    <w:rsid w:val="00BB0BA6"/>
    <w:rsid w:val="00BB172E"/>
    <w:rsid w:val="00BB1B0E"/>
    <w:rsid w:val="00BB2275"/>
    <w:rsid w:val="00BB2497"/>
    <w:rsid w:val="00BB3AAF"/>
    <w:rsid w:val="00BC0A93"/>
    <w:rsid w:val="00BC0B05"/>
    <w:rsid w:val="00BC0F4C"/>
    <w:rsid w:val="00BC342B"/>
    <w:rsid w:val="00BC3B15"/>
    <w:rsid w:val="00BC3D0A"/>
    <w:rsid w:val="00BC45AF"/>
    <w:rsid w:val="00BC487C"/>
    <w:rsid w:val="00BC48D5"/>
    <w:rsid w:val="00BC560D"/>
    <w:rsid w:val="00BC58DE"/>
    <w:rsid w:val="00BC5D7F"/>
    <w:rsid w:val="00BC5F77"/>
    <w:rsid w:val="00BC6853"/>
    <w:rsid w:val="00BC736D"/>
    <w:rsid w:val="00BD02E4"/>
    <w:rsid w:val="00BD0809"/>
    <w:rsid w:val="00BD0845"/>
    <w:rsid w:val="00BD1233"/>
    <w:rsid w:val="00BD1FE1"/>
    <w:rsid w:val="00BD41C6"/>
    <w:rsid w:val="00BD4550"/>
    <w:rsid w:val="00BD4771"/>
    <w:rsid w:val="00BD5B99"/>
    <w:rsid w:val="00BD5D32"/>
    <w:rsid w:val="00BD7093"/>
    <w:rsid w:val="00BD750F"/>
    <w:rsid w:val="00BE01D3"/>
    <w:rsid w:val="00BE01EB"/>
    <w:rsid w:val="00BE3E46"/>
    <w:rsid w:val="00BE3E7D"/>
    <w:rsid w:val="00BE474C"/>
    <w:rsid w:val="00BE500F"/>
    <w:rsid w:val="00BE554E"/>
    <w:rsid w:val="00BE6349"/>
    <w:rsid w:val="00BE644E"/>
    <w:rsid w:val="00BE6605"/>
    <w:rsid w:val="00BE72B4"/>
    <w:rsid w:val="00BE7631"/>
    <w:rsid w:val="00BE7FF9"/>
    <w:rsid w:val="00BF037E"/>
    <w:rsid w:val="00BF0C4C"/>
    <w:rsid w:val="00BF0F10"/>
    <w:rsid w:val="00BF2F33"/>
    <w:rsid w:val="00BF3576"/>
    <w:rsid w:val="00BF3B28"/>
    <w:rsid w:val="00BF5D4B"/>
    <w:rsid w:val="00C00200"/>
    <w:rsid w:val="00C01F0A"/>
    <w:rsid w:val="00C02196"/>
    <w:rsid w:val="00C02AAD"/>
    <w:rsid w:val="00C048C3"/>
    <w:rsid w:val="00C04F99"/>
    <w:rsid w:val="00C053FF"/>
    <w:rsid w:val="00C057BF"/>
    <w:rsid w:val="00C06353"/>
    <w:rsid w:val="00C13F2B"/>
    <w:rsid w:val="00C14537"/>
    <w:rsid w:val="00C156AE"/>
    <w:rsid w:val="00C1641D"/>
    <w:rsid w:val="00C16C73"/>
    <w:rsid w:val="00C20B72"/>
    <w:rsid w:val="00C21291"/>
    <w:rsid w:val="00C239CC"/>
    <w:rsid w:val="00C26B00"/>
    <w:rsid w:val="00C278E5"/>
    <w:rsid w:val="00C27AAF"/>
    <w:rsid w:val="00C31FAB"/>
    <w:rsid w:val="00C325B9"/>
    <w:rsid w:val="00C32F3E"/>
    <w:rsid w:val="00C339E5"/>
    <w:rsid w:val="00C34906"/>
    <w:rsid w:val="00C35151"/>
    <w:rsid w:val="00C35199"/>
    <w:rsid w:val="00C35CE0"/>
    <w:rsid w:val="00C36117"/>
    <w:rsid w:val="00C36279"/>
    <w:rsid w:val="00C366B1"/>
    <w:rsid w:val="00C36D34"/>
    <w:rsid w:val="00C371AC"/>
    <w:rsid w:val="00C3770D"/>
    <w:rsid w:val="00C377FE"/>
    <w:rsid w:val="00C40067"/>
    <w:rsid w:val="00C405A3"/>
    <w:rsid w:val="00C41A93"/>
    <w:rsid w:val="00C41FE3"/>
    <w:rsid w:val="00C43EBA"/>
    <w:rsid w:val="00C4458C"/>
    <w:rsid w:val="00C45378"/>
    <w:rsid w:val="00C4539F"/>
    <w:rsid w:val="00C45586"/>
    <w:rsid w:val="00C457CA"/>
    <w:rsid w:val="00C45F63"/>
    <w:rsid w:val="00C47803"/>
    <w:rsid w:val="00C47920"/>
    <w:rsid w:val="00C506C0"/>
    <w:rsid w:val="00C5076D"/>
    <w:rsid w:val="00C51BB2"/>
    <w:rsid w:val="00C52DEE"/>
    <w:rsid w:val="00C52FE9"/>
    <w:rsid w:val="00C54677"/>
    <w:rsid w:val="00C55A8E"/>
    <w:rsid w:val="00C57E45"/>
    <w:rsid w:val="00C60B34"/>
    <w:rsid w:val="00C61A30"/>
    <w:rsid w:val="00C64400"/>
    <w:rsid w:val="00C6537C"/>
    <w:rsid w:val="00C65C0A"/>
    <w:rsid w:val="00C66124"/>
    <w:rsid w:val="00C66596"/>
    <w:rsid w:val="00C669A1"/>
    <w:rsid w:val="00C66AB8"/>
    <w:rsid w:val="00C66D62"/>
    <w:rsid w:val="00C66D9B"/>
    <w:rsid w:val="00C66F47"/>
    <w:rsid w:val="00C66F4B"/>
    <w:rsid w:val="00C708CA"/>
    <w:rsid w:val="00C71895"/>
    <w:rsid w:val="00C71DDA"/>
    <w:rsid w:val="00C73E7E"/>
    <w:rsid w:val="00C75B83"/>
    <w:rsid w:val="00C75D61"/>
    <w:rsid w:val="00C76B0D"/>
    <w:rsid w:val="00C76F3F"/>
    <w:rsid w:val="00C77A64"/>
    <w:rsid w:val="00C80495"/>
    <w:rsid w:val="00C807D3"/>
    <w:rsid w:val="00C8126D"/>
    <w:rsid w:val="00C82C67"/>
    <w:rsid w:val="00C834D2"/>
    <w:rsid w:val="00C83A04"/>
    <w:rsid w:val="00C85073"/>
    <w:rsid w:val="00C854D4"/>
    <w:rsid w:val="00C86873"/>
    <w:rsid w:val="00C8746B"/>
    <w:rsid w:val="00C946D4"/>
    <w:rsid w:val="00C94EB4"/>
    <w:rsid w:val="00C9548C"/>
    <w:rsid w:val="00C97F0C"/>
    <w:rsid w:val="00CA0BA9"/>
    <w:rsid w:val="00CA0F4B"/>
    <w:rsid w:val="00CA18BB"/>
    <w:rsid w:val="00CA1A58"/>
    <w:rsid w:val="00CA2436"/>
    <w:rsid w:val="00CA4841"/>
    <w:rsid w:val="00CA4CC4"/>
    <w:rsid w:val="00CA4D9E"/>
    <w:rsid w:val="00CA5910"/>
    <w:rsid w:val="00CA5985"/>
    <w:rsid w:val="00CA6E08"/>
    <w:rsid w:val="00CA7742"/>
    <w:rsid w:val="00CA797A"/>
    <w:rsid w:val="00CB08A0"/>
    <w:rsid w:val="00CB0ADB"/>
    <w:rsid w:val="00CB170B"/>
    <w:rsid w:val="00CB3664"/>
    <w:rsid w:val="00CB3C83"/>
    <w:rsid w:val="00CB5F03"/>
    <w:rsid w:val="00CB5FA8"/>
    <w:rsid w:val="00CB60E3"/>
    <w:rsid w:val="00CB68A6"/>
    <w:rsid w:val="00CB6A49"/>
    <w:rsid w:val="00CB7058"/>
    <w:rsid w:val="00CB7B08"/>
    <w:rsid w:val="00CB7F23"/>
    <w:rsid w:val="00CB7F3F"/>
    <w:rsid w:val="00CC2511"/>
    <w:rsid w:val="00CC2822"/>
    <w:rsid w:val="00CC3449"/>
    <w:rsid w:val="00CC39D3"/>
    <w:rsid w:val="00CC4F58"/>
    <w:rsid w:val="00CC52F1"/>
    <w:rsid w:val="00CC5851"/>
    <w:rsid w:val="00CC609F"/>
    <w:rsid w:val="00CC6FD0"/>
    <w:rsid w:val="00CC7040"/>
    <w:rsid w:val="00CD07FE"/>
    <w:rsid w:val="00CD0AB6"/>
    <w:rsid w:val="00CD1061"/>
    <w:rsid w:val="00CD10E8"/>
    <w:rsid w:val="00CD49AA"/>
    <w:rsid w:val="00CD4DBB"/>
    <w:rsid w:val="00CD517D"/>
    <w:rsid w:val="00CD5FC1"/>
    <w:rsid w:val="00CD6757"/>
    <w:rsid w:val="00CE035B"/>
    <w:rsid w:val="00CE0977"/>
    <w:rsid w:val="00CE113E"/>
    <w:rsid w:val="00CE3161"/>
    <w:rsid w:val="00CE459C"/>
    <w:rsid w:val="00CE5EE6"/>
    <w:rsid w:val="00CE6068"/>
    <w:rsid w:val="00CE67AD"/>
    <w:rsid w:val="00CE7E29"/>
    <w:rsid w:val="00CE7FA1"/>
    <w:rsid w:val="00CF250F"/>
    <w:rsid w:val="00CF37C0"/>
    <w:rsid w:val="00CF432A"/>
    <w:rsid w:val="00CF4929"/>
    <w:rsid w:val="00CF51F1"/>
    <w:rsid w:val="00CF529F"/>
    <w:rsid w:val="00CF5F66"/>
    <w:rsid w:val="00CF5FE2"/>
    <w:rsid w:val="00CF6F67"/>
    <w:rsid w:val="00D01419"/>
    <w:rsid w:val="00D015D7"/>
    <w:rsid w:val="00D019F2"/>
    <w:rsid w:val="00D01FCD"/>
    <w:rsid w:val="00D025A9"/>
    <w:rsid w:val="00D025C8"/>
    <w:rsid w:val="00D046AD"/>
    <w:rsid w:val="00D049D0"/>
    <w:rsid w:val="00D0618A"/>
    <w:rsid w:val="00D06D73"/>
    <w:rsid w:val="00D07298"/>
    <w:rsid w:val="00D07E3A"/>
    <w:rsid w:val="00D100D0"/>
    <w:rsid w:val="00D1021D"/>
    <w:rsid w:val="00D10279"/>
    <w:rsid w:val="00D10913"/>
    <w:rsid w:val="00D10969"/>
    <w:rsid w:val="00D10BEF"/>
    <w:rsid w:val="00D10C74"/>
    <w:rsid w:val="00D11581"/>
    <w:rsid w:val="00D11C3F"/>
    <w:rsid w:val="00D12152"/>
    <w:rsid w:val="00D129A3"/>
    <w:rsid w:val="00D15110"/>
    <w:rsid w:val="00D15199"/>
    <w:rsid w:val="00D15C42"/>
    <w:rsid w:val="00D16FDD"/>
    <w:rsid w:val="00D17BD6"/>
    <w:rsid w:val="00D17EBF"/>
    <w:rsid w:val="00D2105B"/>
    <w:rsid w:val="00D21C82"/>
    <w:rsid w:val="00D222CB"/>
    <w:rsid w:val="00D2291D"/>
    <w:rsid w:val="00D23A51"/>
    <w:rsid w:val="00D24AD0"/>
    <w:rsid w:val="00D25052"/>
    <w:rsid w:val="00D266CD"/>
    <w:rsid w:val="00D26BA6"/>
    <w:rsid w:val="00D270F2"/>
    <w:rsid w:val="00D2764D"/>
    <w:rsid w:val="00D27AC9"/>
    <w:rsid w:val="00D32668"/>
    <w:rsid w:val="00D335CE"/>
    <w:rsid w:val="00D34543"/>
    <w:rsid w:val="00D35185"/>
    <w:rsid w:val="00D36DD8"/>
    <w:rsid w:val="00D373AA"/>
    <w:rsid w:val="00D375B0"/>
    <w:rsid w:val="00D40566"/>
    <w:rsid w:val="00D4072C"/>
    <w:rsid w:val="00D413E3"/>
    <w:rsid w:val="00D420D5"/>
    <w:rsid w:val="00D4241D"/>
    <w:rsid w:val="00D426A9"/>
    <w:rsid w:val="00D42F13"/>
    <w:rsid w:val="00D43CB6"/>
    <w:rsid w:val="00D46357"/>
    <w:rsid w:val="00D47602"/>
    <w:rsid w:val="00D5064F"/>
    <w:rsid w:val="00D51192"/>
    <w:rsid w:val="00D5152F"/>
    <w:rsid w:val="00D51D96"/>
    <w:rsid w:val="00D51F51"/>
    <w:rsid w:val="00D52297"/>
    <w:rsid w:val="00D5259F"/>
    <w:rsid w:val="00D535D0"/>
    <w:rsid w:val="00D54149"/>
    <w:rsid w:val="00D54487"/>
    <w:rsid w:val="00D56DCF"/>
    <w:rsid w:val="00D57966"/>
    <w:rsid w:val="00D636FC"/>
    <w:rsid w:val="00D63CB0"/>
    <w:rsid w:val="00D65034"/>
    <w:rsid w:val="00D6559E"/>
    <w:rsid w:val="00D66264"/>
    <w:rsid w:val="00D662F1"/>
    <w:rsid w:val="00D66DEA"/>
    <w:rsid w:val="00D67C9B"/>
    <w:rsid w:val="00D67DF7"/>
    <w:rsid w:val="00D704D0"/>
    <w:rsid w:val="00D70FFE"/>
    <w:rsid w:val="00D71696"/>
    <w:rsid w:val="00D726C3"/>
    <w:rsid w:val="00D729B1"/>
    <w:rsid w:val="00D72CB6"/>
    <w:rsid w:val="00D73701"/>
    <w:rsid w:val="00D73AF6"/>
    <w:rsid w:val="00D742F6"/>
    <w:rsid w:val="00D75D4C"/>
    <w:rsid w:val="00D76B9A"/>
    <w:rsid w:val="00D80A1A"/>
    <w:rsid w:val="00D81B4E"/>
    <w:rsid w:val="00D83A69"/>
    <w:rsid w:val="00D8458F"/>
    <w:rsid w:val="00D84983"/>
    <w:rsid w:val="00D84D67"/>
    <w:rsid w:val="00D8576D"/>
    <w:rsid w:val="00D85D5D"/>
    <w:rsid w:val="00D86006"/>
    <w:rsid w:val="00D870CF"/>
    <w:rsid w:val="00D902C9"/>
    <w:rsid w:val="00D90493"/>
    <w:rsid w:val="00D9053E"/>
    <w:rsid w:val="00D910E0"/>
    <w:rsid w:val="00D91A39"/>
    <w:rsid w:val="00D91A80"/>
    <w:rsid w:val="00D9294F"/>
    <w:rsid w:val="00D95150"/>
    <w:rsid w:val="00D96333"/>
    <w:rsid w:val="00D96B6C"/>
    <w:rsid w:val="00D96D2C"/>
    <w:rsid w:val="00D97268"/>
    <w:rsid w:val="00D975B7"/>
    <w:rsid w:val="00DA19DC"/>
    <w:rsid w:val="00DA2EFD"/>
    <w:rsid w:val="00DA3896"/>
    <w:rsid w:val="00DA3EED"/>
    <w:rsid w:val="00DA4038"/>
    <w:rsid w:val="00DA4580"/>
    <w:rsid w:val="00DA515C"/>
    <w:rsid w:val="00DA518A"/>
    <w:rsid w:val="00DA5501"/>
    <w:rsid w:val="00DB0E7A"/>
    <w:rsid w:val="00DB1EFF"/>
    <w:rsid w:val="00DB21B0"/>
    <w:rsid w:val="00DB3AA5"/>
    <w:rsid w:val="00DB5A2F"/>
    <w:rsid w:val="00DB60F6"/>
    <w:rsid w:val="00DB697A"/>
    <w:rsid w:val="00DB6F8C"/>
    <w:rsid w:val="00DC0A5A"/>
    <w:rsid w:val="00DC4A99"/>
    <w:rsid w:val="00DC580A"/>
    <w:rsid w:val="00DC6DDF"/>
    <w:rsid w:val="00DC711F"/>
    <w:rsid w:val="00DD136A"/>
    <w:rsid w:val="00DD2374"/>
    <w:rsid w:val="00DD2CFB"/>
    <w:rsid w:val="00DD3A03"/>
    <w:rsid w:val="00DD5023"/>
    <w:rsid w:val="00DD6489"/>
    <w:rsid w:val="00DD6854"/>
    <w:rsid w:val="00DE0407"/>
    <w:rsid w:val="00DE0B70"/>
    <w:rsid w:val="00DE1B22"/>
    <w:rsid w:val="00DE2880"/>
    <w:rsid w:val="00DE6C41"/>
    <w:rsid w:val="00DE7EFF"/>
    <w:rsid w:val="00DF09E7"/>
    <w:rsid w:val="00DF0B6D"/>
    <w:rsid w:val="00DF0D93"/>
    <w:rsid w:val="00DF1BD8"/>
    <w:rsid w:val="00DF206E"/>
    <w:rsid w:val="00DF33B1"/>
    <w:rsid w:val="00DF5621"/>
    <w:rsid w:val="00DF5A1D"/>
    <w:rsid w:val="00DF7312"/>
    <w:rsid w:val="00E0033F"/>
    <w:rsid w:val="00E00E06"/>
    <w:rsid w:val="00E01354"/>
    <w:rsid w:val="00E0161A"/>
    <w:rsid w:val="00E022A1"/>
    <w:rsid w:val="00E02DD3"/>
    <w:rsid w:val="00E059BB"/>
    <w:rsid w:val="00E05A1A"/>
    <w:rsid w:val="00E0648F"/>
    <w:rsid w:val="00E064CA"/>
    <w:rsid w:val="00E06D19"/>
    <w:rsid w:val="00E06D72"/>
    <w:rsid w:val="00E07578"/>
    <w:rsid w:val="00E07D23"/>
    <w:rsid w:val="00E07EB8"/>
    <w:rsid w:val="00E11AFC"/>
    <w:rsid w:val="00E11C46"/>
    <w:rsid w:val="00E11F75"/>
    <w:rsid w:val="00E12032"/>
    <w:rsid w:val="00E12463"/>
    <w:rsid w:val="00E1601B"/>
    <w:rsid w:val="00E23AB5"/>
    <w:rsid w:val="00E243EF"/>
    <w:rsid w:val="00E25465"/>
    <w:rsid w:val="00E273E2"/>
    <w:rsid w:val="00E30436"/>
    <w:rsid w:val="00E313C9"/>
    <w:rsid w:val="00E315A3"/>
    <w:rsid w:val="00E31C97"/>
    <w:rsid w:val="00E334FD"/>
    <w:rsid w:val="00E33AAE"/>
    <w:rsid w:val="00E3643E"/>
    <w:rsid w:val="00E3787B"/>
    <w:rsid w:val="00E40597"/>
    <w:rsid w:val="00E4195D"/>
    <w:rsid w:val="00E46616"/>
    <w:rsid w:val="00E46680"/>
    <w:rsid w:val="00E46B4B"/>
    <w:rsid w:val="00E472F2"/>
    <w:rsid w:val="00E504B0"/>
    <w:rsid w:val="00E51410"/>
    <w:rsid w:val="00E51EE9"/>
    <w:rsid w:val="00E5441A"/>
    <w:rsid w:val="00E5680A"/>
    <w:rsid w:val="00E5703F"/>
    <w:rsid w:val="00E5760A"/>
    <w:rsid w:val="00E577D6"/>
    <w:rsid w:val="00E60241"/>
    <w:rsid w:val="00E63434"/>
    <w:rsid w:val="00E6384D"/>
    <w:rsid w:val="00E639CA"/>
    <w:rsid w:val="00E645C1"/>
    <w:rsid w:val="00E64CB3"/>
    <w:rsid w:val="00E65EB4"/>
    <w:rsid w:val="00E66A68"/>
    <w:rsid w:val="00E70578"/>
    <w:rsid w:val="00E71A52"/>
    <w:rsid w:val="00E72608"/>
    <w:rsid w:val="00E743F3"/>
    <w:rsid w:val="00E743F5"/>
    <w:rsid w:val="00E7494F"/>
    <w:rsid w:val="00E75E9B"/>
    <w:rsid w:val="00E765F2"/>
    <w:rsid w:val="00E77433"/>
    <w:rsid w:val="00E80338"/>
    <w:rsid w:val="00E807E7"/>
    <w:rsid w:val="00E80F67"/>
    <w:rsid w:val="00E82695"/>
    <w:rsid w:val="00E82A81"/>
    <w:rsid w:val="00E82BC0"/>
    <w:rsid w:val="00E82C34"/>
    <w:rsid w:val="00E832B8"/>
    <w:rsid w:val="00E8359B"/>
    <w:rsid w:val="00E83BA0"/>
    <w:rsid w:val="00E83F0B"/>
    <w:rsid w:val="00E86AB2"/>
    <w:rsid w:val="00E877E3"/>
    <w:rsid w:val="00E9246E"/>
    <w:rsid w:val="00E92C4D"/>
    <w:rsid w:val="00E93163"/>
    <w:rsid w:val="00E934D0"/>
    <w:rsid w:val="00E943F5"/>
    <w:rsid w:val="00E97DCC"/>
    <w:rsid w:val="00E97F3F"/>
    <w:rsid w:val="00EA1B15"/>
    <w:rsid w:val="00EA2BA4"/>
    <w:rsid w:val="00EA45F2"/>
    <w:rsid w:val="00EA5C66"/>
    <w:rsid w:val="00EA71DD"/>
    <w:rsid w:val="00EA7765"/>
    <w:rsid w:val="00EA7C85"/>
    <w:rsid w:val="00EA7DC1"/>
    <w:rsid w:val="00EA7F3B"/>
    <w:rsid w:val="00EB033E"/>
    <w:rsid w:val="00EB0A8C"/>
    <w:rsid w:val="00EB1ABC"/>
    <w:rsid w:val="00EB1AC9"/>
    <w:rsid w:val="00EB1AEC"/>
    <w:rsid w:val="00EB2117"/>
    <w:rsid w:val="00EB41CA"/>
    <w:rsid w:val="00EB52C4"/>
    <w:rsid w:val="00EB5B34"/>
    <w:rsid w:val="00EC1263"/>
    <w:rsid w:val="00EC13C8"/>
    <w:rsid w:val="00EC142E"/>
    <w:rsid w:val="00EC22D6"/>
    <w:rsid w:val="00EC4152"/>
    <w:rsid w:val="00EC56BB"/>
    <w:rsid w:val="00EC5B2D"/>
    <w:rsid w:val="00EC61DD"/>
    <w:rsid w:val="00EC62F2"/>
    <w:rsid w:val="00ED259A"/>
    <w:rsid w:val="00ED2784"/>
    <w:rsid w:val="00ED3603"/>
    <w:rsid w:val="00ED45B1"/>
    <w:rsid w:val="00ED5811"/>
    <w:rsid w:val="00ED6454"/>
    <w:rsid w:val="00EE0657"/>
    <w:rsid w:val="00EE091E"/>
    <w:rsid w:val="00EE1C48"/>
    <w:rsid w:val="00EE2DDF"/>
    <w:rsid w:val="00EE2F34"/>
    <w:rsid w:val="00EE5120"/>
    <w:rsid w:val="00EE5AB2"/>
    <w:rsid w:val="00EE5F99"/>
    <w:rsid w:val="00EE6491"/>
    <w:rsid w:val="00EE6A54"/>
    <w:rsid w:val="00EE7F74"/>
    <w:rsid w:val="00EF1AFA"/>
    <w:rsid w:val="00EF1CC6"/>
    <w:rsid w:val="00EF26D9"/>
    <w:rsid w:val="00EF3051"/>
    <w:rsid w:val="00EF4855"/>
    <w:rsid w:val="00EF4A62"/>
    <w:rsid w:val="00EF57B1"/>
    <w:rsid w:val="00EF590E"/>
    <w:rsid w:val="00EF5C10"/>
    <w:rsid w:val="00EF6DCF"/>
    <w:rsid w:val="00F0099E"/>
    <w:rsid w:val="00F0112B"/>
    <w:rsid w:val="00F0291F"/>
    <w:rsid w:val="00F02AF5"/>
    <w:rsid w:val="00F0369F"/>
    <w:rsid w:val="00F03B79"/>
    <w:rsid w:val="00F061A1"/>
    <w:rsid w:val="00F0674D"/>
    <w:rsid w:val="00F106D5"/>
    <w:rsid w:val="00F10CC9"/>
    <w:rsid w:val="00F11896"/>
    <w:rsid w:val="00F11BF0"/>
    <w:rsid w:val="00F12B81"/>
    <w:rsid w:val="00F1381F"/>
    <w:rsid w:val="00F138E5"/>
    <w:rsid w:val="00F14D7D"/>
    <w:rsid w:val="00F14FE6"/>
    <w:rsid w:val="00F16CD6"/>
    <w:rsid w:val="00F17FF0"/>
    <w:rsid w:val="00F21CB7"/>
    <w:rsid w:val="00F22317"/>
    <w:rsid w:val="00F22B27"/>
    <w:rsid w:val="00F2525C"/>
    <w:rsid w:val="00F25AF9"/>
    <w:rsid w:val="00F26939"/>
    <w:rsid w:val="00F26F95"/>
    <w:rsid w:val="00F30257"/>
    <w:rsid w:val="00F31709"/>
    <w:rsid w:val="00F318E5"/>
    <w:rsid w:val="00F34C7A"/>
    <w:rsid w:val="00F34F8D"/>
    <w:rsid w:val="00F3797E"/>
    <w:rsid w:val="00F4016E"/>
    <w:rsid w:val="00F40CA9"/>
    <w:rsid w:val="00F414C1"/>
    <w:rsid w:val="00F41A10"/>
    <w:rsid w:val="00F41B13"/>
    <w:rsid w:val="00F41D49"/>
    <w:rsid w:val="00F4267A"/>
    <w:rsid w:val="00F4297C"/>
    <w:rsid w:val="00F42E0D"/>
    <w:rsid w:val="00F446A2"/>
    <w:rsid w:val="00F47667"/>
    <w:rsid w:val="00F47D83"/>
    <w:rsid w:val="00F50689"/>
    <w:rsid w:val="00F51B7E"/>
    <w:rsid w:val="00F5288C"/>
    <w:rsid w:val="00F55A28"/>
    <w:rsid w:val="00F56C90"/>
    <w:rsid w:val="00F5767A"/>
    <w:rsid w:val="00F60433"/>
    <w:rsid w:val="00F6094A"/>
    <w:rsid w:val="00F60CDD"/>
    <w:rsid w:val="00F6105D"/>
    <w:rsid w:val="00F61062"/>
    <w:rsid w:val="00F6236B"/>
    <w:rsid w:val="00F62466"/>
    <w:rsid w:val="00F62C44"/>
    <w:rsid w:val="00F62F4D"/>
    <w:rsid w:val="00F6352A"/>
    <w:rsid w:val="00F64762"/>
    <w:rsid w:val="00F65168"/>
    <w:rsid w:val="00F65AA9"/>
    <w:rsid w:val="00F6652B"/>
    <w:rsid w:val="00F66BE2"/>
    <w:rsid w:val="00F67413"/>
    <w:rsid w:val="00F676D6"/>
    <w:rsid w:val="00F67868"/>
    <w:rsid w:val="00F67E70"/>
    <w:rsid w:val="00F70080"/>
    <w:rsid w:val="00F70F8A"/>
    <w:rsid w:val="00F711DD"/>
    <w:rsid w:val="00F71667"/>
    <w:rsid w:val="00F71766"/>
    <w:rsid w:val="00F7231F"/>
    <w:rsid w:val="00F72A1C"/>
    <w:rsid w:val="00F72ACB"/>
    <w:rsid w:val="00F7308F"/>
    <w:rsid w:val="00F73095"/>
    <w:rsid w:val="00F7406C"/>
    <w:rsid w:val="00F742C5"/>
    <w:rsid w:val="00F7476E"/>
    <w:rsid w:val="00F749A0"/>
    <w:rsid w:val="00F74CF6"/>
    <w:rsid w:val="00F76329"/>
    <w:rsid w:val="00F76680"/>
    <w:rsid w:val="00F766ED"/>
    <w:rsid w:val="00F77665"/>
    <w:rsid w:val="00F8007B"/>
    <w:rsid w:val="00F810D8"/>
    <w:rsid w:val="00F817DC"/>
    <w:rsid w:val="00F82853"/>
    <w:rsid w:val="00F83380"/>
    <w:rsid w:val="00F83507"/>
    <w:rsid w:val="00F83680"/>
    <w:rsid w:val="00F83833"/>
    <w:rsid w:val="00F841B0"/>
    <w:rsid w:val="00F841E5"/>
    <w:rsid w:val="00F84D11"/>
    <w:rsid w:val="00F86DFE"/>
    <w:rsid w:val="00F91102"/>
    <w:rsid w:val="00F93693"/>
    <w:rsid w:val="00F9386A"/>
    <w:rsid w:val="00F96F7E"/>
    <w:rsid w:val="00FA0601"/>
    <w:rsid w:val="00FA2181"/>
    <w:rsid w:val="00FA3752"/>
    <w:rsid w:val="00FA38E9"/>
    <w:rsid w:val="00FA5C82"/>
    <w:rsid w:val="00FA6768"/>
    <w:rsid w:val="00FB052D"/>
    <w:rsid w:val="00FB1833"/>
    <w:rsid w:val="00FB313C"/>
    <w:rsid w:val="00FB34E9"/>
    <w:rsid w:val="00FB35A5"/>
    <w:rsid w:val="00FB3D26"/>
    <w:rsid w:val="00FB42B6"/>
    <w:rsid w:val="00FB5070"/>
    <w:rsid w:val="00FB50FE"/>
    <w:rsid w:val="00FB50FF"/>
    <w:rsid w:val="00FB5DD9"/>
    <w:rsid w:val="00FC1401"/>
    <w:rsid w:val="00FC1FD1"/>
    <w:rsid w:val="00FC3D72"/>
    <w:rsid w:val="00FC3EAD"/>
    <w:rsid w:val="00FC4A37"/>
    <w:rsid w:val="00FC5671"/>
    <w:rsid w:val="00FC5C41"/>
    <w:rsid w:val="00FC5CA4"/>
    <w:rsid w:val="00FC6E6F"/>
    <w:rsid w:val="00FC6F55"/>
    <w:rsid w:val="00FC721A"/>
    <w:rsid w:val="00FC79D2"/>
    <w:rsid w:val="00FD160B"/>
    <w:rsid w:val="00FD1D3E"/>
    <w:rsid w:val="00FD29B4"/>
    <w:rsid w:val="00FD37EE"/>
    <w:rsid w:val="00FD3EBF"/>
    <w:rsid w:val="00FD4AAC"/>
    <w:rsid w:val="00FD4ED8"/>
    <w:rsid w:val="00FD4F52"/>
    <w:rsid w:val="00FD54F3"/>
    <w:rsid w:val="00FD6BC2"/>
    <w:rsid w:val="00FD7500"/>
    <w:rsid w:val="00FD779D"/>
    <w:rsid w:val="00FE177F"/>
    <w:rsid w:val="00FE5BBA"/>
    <w:rsid w:val="00FE605E"/>
    <w:rsid w:val="00FE74C5"/>
    <w:rsid w:val="00FF24CD"/>
    <w:rsid w:val="00FF2909"/>
    <w:rsid w:val="00FF3875"/>
    <w:rsid w:val="00FF5E6E"/>
    <w:rsid w:val="00FF6098"/>
    <w:rsid w:val="00FF615E"/>
    <w:rsid w:val="00FF6F5C"/>
    <w:rsid w:val="47FE2BCA"/>
    <w:rsid w:val="665DFAA2"/>
    <w:rsid w:val="7892D87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477A2E"/>
  <w15:docId w15:val="{40C05BDE-ADED-4575-BAFA-2EC36894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2A8"/>
    <w:pPr>
      <w:spacing w:before="180" w:after="180" w:line="360" w:lineRule="auto"/>
      <w:jc w:val="both"/>
    </w:pPr>
    <w:rPr>
      <w:rFonts w:ascii="Arial" w:hAnsi="Arial" w:cs="Arial"/>
    </w:rPr>
  </w:style>
  <w:style w:type="paragraph" w:styleId="Ttulo1">
    <w:name w:val="heading 1"/>
    <w:basedOn w:val="Normal"/>
    <w:next w:val="Textoindependiente"/>
    <w:uiPriority w:val="9"/>
    <w:qFormat/>
    <w:rsid w:val="00D729B1"/>
    <w:pPr>
      <w:keepNext/>
      <w:keepLines/>
      <w:spacing w:before="480" w:after="0"/>
      <w:outlineLvl w:val="0"/>
    </w:pPr>
    <w:rPr>
      <w:rFonts w:eastAsiaTheme="majorEastAsia"/>
      <w:b/>
      <w:bCs/>
    </w:rPr>
  </w:style>
  <w:style w:type="paragraph" w:styleId="Ttulo2">
    <w:name w:val="heading 2"/>
    <w:basedOn w:val="Normal"/>
    <w:next w:val="Textoindependiente"/>
    <w:uiPriority w:val="9"/>
    <w:unhideWhenUsed/>
    <w:qFormat/>
    <w:rsid w:val="00D729B1"/>
    <w:pPr>
      <w:keepNext/>
      <w:keepLines/>
      <w:spacing w:before="200" w:after="0"/>
      <w:outlineLvl w:val="1"/>
    </w:pPr>
    <w:rPr>
      <w:rFonts w:eastAsiaTheme="majorEastAsia"/>
      <w:i/>
      <w:iCs/>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cabezado">
    <w:name w:val="header"/>
    <w:basedOn w:val="Normal"/>
    <w:link w:val="EncabezadoCar"/>
    <w:unhideWhenUsed/>
    <w:rsid w:val="004F1878"/>
    <w:pPr>
      <w:tabs>
        <w:tab w:val="center" w:pos="4680"/>
        <w:tab w:val="right" w:pos="9360"/>
      </w:tabs>
      <w:spacing w:after="0"/>
    </w:pPr>
  </w:style>
  <w:style w:type="character" w:customStyle="1" w:styleId="EncabezadoCar">
    <w:name w:val="Encabezado Car"/>
    <w:basedOn w:val="Fuentedeprrafopredeter"/>
    <w:link w:val="Encabezado"/>
    <w:rsid w:val="004F1878"/>
  </w:style>
  <w:style w:type="paragraph" w:styleId="Piedepgina">
    <w:name w:val="footer"/>
    <w:basedOn w:val="Normal"/>
    <w:link w:val="PiedepginaCar"/>
    <w:uiPriority w:val="99"/>
    <w:unhideWhenUsed/>
    <w:rsid w:val="004F1878"/>
    <w:pPr>
      <w:tabs>
        <w:tab w:val="center" w:pos="4680"/>
        <w:tab w:val="right" w:pos="9360"/>
      </w:tabs>
      <w:spacing w:after="0"/>
    </w:pPr>
  </w:style>
  <w:style w:type="character" w:customStyle="1" w:styleId="PiedepginaCar">
    <w:name w:val="Pie de página Car"/>
    <w:basedOn w:val="Fuentedeprrafopredeter"/>
    <w:link w:val="Piedepgina"/>
    <w:uiPriority w:val="99"/>
    <w:rsid w:val="004F1878"/>
  </w:style>
  <w:style w:type="table" w:styleId="Tablaconcuadrcula">
    <w:name w:val="Table Grid"/>
    <w:basedOn w:val="Tablanormal"/>
    <w:uiPriority w:val="39"/>
    <w:rsid w:val="00816F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mentario">
    <w:name w:val="annotation text"/>
    <w:basedOn w:val="Normal"/>
    <w:link w:val="TextocomentarioCar"/>
    <w:unhideWhenUsed/>
    <w:rPr>
      <w:sz w:val="20"/>
      <w:szCs w:val="20"/>
    </w:rPr>
  </w:style>
  <w:style w:type="character" w:customStyle="1" w:styleId="TextocomentarioCar">
    <w:name w:val="Texto comentario Car"/>
    <w:basedOn w:val="Fuentedeprrafopredeter"/>
    <w:link w:val="Textocomentario"/>
    <w:rPr>
      <w:sz w:val="20"/>
      <w:szCs w:val="20"/>
    </w:rPr>
  </w:style>
  <w:style w:type="character" w:styleId="Refdecomentario">
    <w:name w:val="annotation reference"/>
    <w:basedOn w:val="Fuentedeprrafopredeter"/>
    <w:semiHidden/>
    <w:unhideWhenUsed/>
    <w:rPr>
      <w:sz w:val="16"/>
      <w:szCs w:val="16"/>
    </w:rPr>
  </w:style>
  <w:style w:type="paragraph" w:customStyle="1" w:styleId="Default">
    <w:name w:val="Default"/>
    <w:rsid w:val="0095231E"/>
    <w:pPr>
      <w:autoSpaceDE w:val="0"/>
      <w:autoSpaceDN w:val="0"/>
      <w:adjustRightInd w:val="0"/>
      <w:spacing w:after="0"/>
    </w:pPr>
    <w:rPr>
      <w:rFonts w:ascii="HelveticaNeueLT Pro 45 Lt" w:hAnsi="HelveticaNeueLT Pro 45 Lt" w:cs="HelveticaNeueLT Pro 45 Lt"/>
      <w:color w:val="000000"/>
    </w:rPr>
  </w:style>
  <w:style w:type="paragraph" w:customStyle="1" w:styleId="Pa4">
    <w:name w:val="Pa4"/>
    <w:basedOn w:val="Default"/>
    <w:next w:val="Default"/>
    <w:uiPriority w:val="99"/>
    <w:rsid w:val="005E1B71"/>
    <w:pPr>
      <w:spacing w:line="221" w:lineRule="atLeast"/>
    </w:pPr>
    <w:rPr>
      <w:rFonts w:cstheme="minorBidi"/>
      <w:color w:val="auto"/>
    </w:rPr>
  </w:style>
  <w:style w:type="paragraph" w:customStyle="1" w:styleId="pf0">
    <w:name w:val="pf0"/>
    <w:basedOn w:val="Normal"/>
    <w:rsid w:val="00BD1FE1"/>
    <w:pPr>
      <w:spacing w:before="100" w:beforeAutospacing="1" w:after="100" w:afterAutospacing="1"/>
    </w:pPr>
    <w:rPr>
      <w:rFonts w:ascii="Times New Roman" w:eastAsia="Times New Roman" w:hAnsi="Times New Roman" w:cs="Times New Roman"/>
    </w:rPr>
  </w:style>
  <w:style w:type="character" w:customStyle="1" w:styleId="cf01">
    <w:name w:val="cf01"/>
    <w:basedOn w:val="Fuentedeprrafopredeter"/>
    <w:rsid w:val="00BD1FE1"/>
    <w:rPr>
      <w:rFonts w:ascii="Segoe UI" w:hAnsi="Segoe UI" w:cs="Segoe UI" w:hint="default"/>
      <w:sz w:val="18"/>
      <w:szCs w:val="18"/>
    </w:rPr>
  </w:style>
  <w:style w:type="paragraph" w:styleId="Asuntodelcomentario">
    <w:name w:val="annotation subject"/>
    <w:basedOn w:val="Textocomentario"/>
    <w:next w:val="Textocomentario"/>
    <w:link w:val="AsuntodelcomentarioCar"/>
    <w:semiHidden/>
    <w:unhideWhenUsed/>
    <w:rsid w:val="002C2589"/>
    <w:pPr>
      <w:spacing w:line="240" w:lineRule="auto"/>
    </w:pPr>
    <w:rPr>
      <w:b/>
      <w:bCs/>
    </w:rPr>
  </w:style>
  <w:style w:type="character" w:customStyle="1" w:styleId="AsuntodelcomentarioCar">
    <w:name w:val="Asunto del comentario Car"/>
    <w:basedOn w:val="TextocomentarioCar"/>
    <w:link w:val="Asuntodelcomentario"/>
    <w:semiHidden/>
    <w:rsid w:val="002C2589"/>
    <w:rPr>
      <w:rFonts w:ascii="Arial" w:hAnsi="Arial" w:cs="Arial"/>
      <w:b/>
      <w:bCs/>
      <w:sz w:val="20"/>
      <w:szCs w:val="20"/>
    </w:rPr>
  </w:style>
  <w:style w:type="character" w:styleId="Mencinsinresolver">
    <w:name w:val="Unresolved Mention"/>
    <w:basedOn w:val="Fuentedeprrafopredeter"/>
    <w:uiPriority w:val="99"/>
    <w:semiHidden/>
    <w:unhideWhenUsed/>
    <w:rsid w:val="000C7BE2"/>
    <w:rPr>
      <w:color w:val="605E5C"/>
      <w:shd w:val="clear" w:color="auto" w:fill="E1DFDD"/>
    </w:rPr>
  </w:style>
  <w:style w:type="character" w:styleId="Nmerodelnea">
    <w:name w:val="line number"/>
    <w:basedOn w:val="Fuentedeprrafopredeter"/>
    <w:semiHidden/>
    <w:unhideWhenUsed/>
    <w:rsid w:val="00C85073"/>
  </w:style>
  <w:style w:type="paragraph" w:styleId="Revisin">
    <w:name w:val="Revision"/>
    <w:hidden/>
    <w:semiHidden/>
    <w:rsid w:val="00943FD8"/>
    <w:pPr>
      <w:spacing w:after="0"/>
    </w:pPr>
    <w:rPr>
      <w:rFonts w:ascii="Arial" w:hAnsi="Arial" w:cs="Arial"/>
    </w:rPr>
  </w:style>
  <w:style w:type="paragraph" w:styleId="NormalWeb">
    <w:name w:val="Normal (Web)"/>
    <w:basedOn w:val="Normal"/>
    <w:uiPriority w:val="99"/>
    <w:semiHidden/>
    <w:unhideWhenUsed/>
    <w:rsid w:val="000B35E0"/>
    <w:pPr>
      <w:spacing w:before="100" w:beforeAutospacing="1" w:after="100" w:afterAutospacing="1" w:line="240" w:lineRule="auto"/>
      <w:jc w:val="left"/>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50352">
      <w:bodyDiv w:val="1"/>
      <w:marLeft w:val="0"/>
      <w:marRight w:val="0"/>
      <w:marTop w:val="0"/>
      <w:marBottom w:val="0"/>
      <w:divBdr>
        <w:top w:val="none" w:sz="0" w:space="0" w:color="auto"/>
        <w:left w:val="none" w:sz="0" w:space="0" w:color="auto"/>
        <w:bottom w:val="none" w:sz="0" w:space="0" w:color="auto"/>
        <w:right w:val="none" w:sz="0" w:space="0" w:color="auto"/>
      </w:divBdr>
    </w:div>
    <w:div w:id="170340162">
      <w:bodyDiv w:val="1"/>
      <w:marLeft w:val="0"/>
      <w:marRight w:val="0"/>
      <w:marTop w:val="0"/>
      <w:marBottom w:val="0"/>
      <w:divBdr>
        <w:top w:val="none" w:sz="0" w:space="0" w:color="auto"/>
        <w:left w:val="none" w:sz="0" w:space="0" w:color="auto"/>
        <w:bottom w:val="none" w:sz="0" w:space="0" w:color="auto"/>
        <w:right w:val="none" w:sz="0" w:space="0" w:color="auto"/>
      </w:divBdr>
    </w:div>
    <w:div w:id="213811139">
      <w:bodyDiv w:val="1"/>
      <w:marLeft w:val="0"/>
      <w:marRight w:val="0"/>
      <w:marTop w:val="0"/>
      <w:marBottom w:val="0"/>
      <w:divBdr>
        <w:top w:val="none" w:sz="0" w:space="0" w:color="auto"/>
        <w:left w:val="none" w:sz="0" w:space="0" w:color="auto"/>
        <w:bottom w:val="none" w:sz="0" w:space="0" w:color="auto"/>
        <w:right w:val="none" w:sz="0" w:space="0" w:color="auto"/>
      </w:divBdr>
    </w:div>
    <w:div w:id="228006569">
      <w:bodyDiv w:val="1"/>
      <w:marLeft w:val="0"/>
      <w:marRight w:val="0"/>
      <w:marTop w:val="0"/>
      <w:marBottom w:val="0"/>
      <w:divBdr>
        <w:top w:val="none" w:sz="0" w:space="0" w:color="auto"/>
        <w:left w:val="none" w:sz="0" w:space="0" w:color="auto"/>
        <w:bottom w:val="none" w:sz="0" w:space="0" w:color="auto"/>
        <w:right w:val="none" w:sz="0" w:space="0" w:color="auto"/>
      </w:divBdr>
    </w:div>
    <w:div w:id="403378184">
      <w:bodyDiv w:val="1"/>
      <w:marLeft w:val="0"/>
      <w:marRight w:val="0"/>
      <w:marTop w:val="0"/>
      <w:marBottom w:val="0"/>
      <w:divBdr>
        <w:top w:val="none" w:sz="0" w:space="0" w:color="auto"/>
        <w:left w:val="none" w:sz="0" w:space="0" w:color="auto"/>
        <w:bottom w:val="none" w:sz="0" w:space="0" w:color="auto"/>
        <w:right w:val="none" w:sz="0" w:space="0" w:color="auto"/>
      </w:divBdr>
    </w:div>
    <w:div w:id="439374601">
      <w:bodyDiv w:val="1"/>
      <w:marLeft w:val="0"/>
      <w:marRight w:val="0"/>
      <w:marTop w:val="0"/>
      <w:marBottom w:val="0"/>
      <w:divBdr>
        <w:top w:val="none" w:sz="0" w:space="0" w:color="auto"/>
        <w:left w:val="none" w:sz="0" w:space="0" w:color="auto"/>
        <w:bottom w:val="none" w:sz="0" w:space="0" w:color="auto"/>
        <w:right w:val="none" w:sz="0" w:space="0" w:color="auto"/>
      </w:divBdr>
    </w:div>
    <w:div w:id="879783419">
      <w:bodyDiv w:val="1"/>
      <w:marLeft w:val="0"/>
      <w:marRight w:val="0"/>
      <w:marTop w:val="0"/>
      <w:marBottom w:val="0"/>
      <w:divBdr>
        <w:top w:val="none" w:sz="0" w:space="0" w:color="auto"/>
        <w:left w:val="none" w:sz="0" w:space="0" w:color="auto"/>
        <w:bottom w:val="none" w:sz="0" w:space="0" w:color="auto"/>
        <w:right w:val="none" w:sz="0" w:space="0" w:color="auto"/>
      </w:divBdr>
    </w:div>
    <w:div w:id="1135025541">
      <w:bodyDiv w:val="1"/>
      <w:marLeft w:val="0"/>
      <w:marRight w:val="0"/>
      <w:marTop w:val="0"/>
      <w:marBottom w:val="0"/>
      <w:divBdr>
        <w:top w:val="none" w:sz="0" w:space="0" w:color="auto"/>
        <w:left w:val="none" w:sz="0" w:space="0" w:color="auto"/>
        <w:bottom w:val="none" w:sz="0" w:space="0" w:color="auto"/>
        <w:right w:val="none" w:sz="0" w:space="0" w:color="auto"/>
      </w:divBdr>
    </w:div>
    <w:div w:id="1166434375">
      <w:bodyDiv w:val="1"/>
      <w:marLeft w:val="0"/>
      <w:marRight w:val="0"/>
      <w:marTop w:val="0"/>
      <w:marBottom w:val="0"/>
      <w:divBdr>
        <w:top w:val="none" w:sz="0" w:space="0" w:color="auto"/>
        <w:left w:val="none" w:sz="0" w:space="0" w:color="auto"/>
        <w:bottom w:val="none" w:sz="0" w:space="0" w:color="auto"/>
        <w:right w:val="none" w:sz="0" w:space="0" w:color="auto"/>
      </w:divBdr>
    </w:div>
    <w:div w:id="1176963131">
      <w:bodyDiv w:val="1"/>
      <w:marLeft w:val="0"/>
      <w:marRight w:val="0"/>
      <w:marTop w:val="0"/>
      <w:marBottom w:val="0"/>
      <w:divBdr>
        <w:top w:val="none" w:sz="0" w:space="0" w:color="auto"/>
        <w:left w:val="none" w:sz="0" w:space="0" w:color="auto"/>
        <w:bottom w:val="none" w:sz="0" w:space="0" w:color="auto"/>
        <w:right w:val="none" w:sz="0" w:space="0" w:color="auto"/>
      </w:divBdr>
    </w:div>
    <w:div w:id="1415934386">
      <w:bodyDiv w:val="1"/>
      <w:marLeft w:val="0"/>
      <w:marRight w:val="0"/>
      <w:marTop w:val="0"/>
      <w:marBottom w:val="0"/>
      <w:divBdr>
        <w:top w:val="none" w:sz="0" w:space="0" w:color="auto"/>
        <w:left w:val="none" w:sz="0" w:space="0" w:color="auto"/>
        <w:bottom w:val="none" w:sz="0" w:space="0" w:color="auto"/>
        <w:right w:val="none" w:sz="0" w:space="0" w:color="auto"/>
      </w:divBdr>
    </w:div>
    <w:div w:id="1453479218">
      <w:bodyDiv w:val="1"/>
      <w:marLeft w:val="0"/>
      <w:marRight w:val="0"/>
      <w:marTop w:val="0"/>
      <w:marBottom w:val="0"/>
      <w:divBdr>
        <w:top w:val="none" w:sz="0" w:space="0" w:color="auto"/>
        <w:left w:val="none" w:sz="0" w:space="0" w:color="auto"/>
        <w:bottom w:val="none" w:sz="0" w:space="0" w:color="auto"/>
        <w:right w:val="none" w:sz="0" w:space="0" w:color="auto"/>
      </w:divBdr>
    </w:div>
    <w:div w:id="1470589418">
      <w:bodyDiv w:val="1"/>
      <w:marLeft w:val="0"/>
      <w:marRight w:val="0"/>
      <w:marTop w:val="0"/>
      <w:marBottom w:val="0"/>
      <w:divBdr>
        <w:top w:val="none" w:sz="0" w:space="0" w:color="auto"/>
        <w:left w:val="none" w:sz="0" w:space="0" w:color="auto"/>
        <w:bottom w:val="none" w:sz="0" w:space="0" w:color="auto"/>
        <w:right w:val="none" w:sz="0" w:space="0" w:color="auto"/>
      </w:divBdr>
    </w:div>
    <w:div w:id="1511023046">
      <w:bodyDiv w:val="1"/>
      <w:marLeft w:val="0"/>
      <w:marRight w:val="0"/>
      <w:marTop w:val="0"/>
      <w:marBottom w:val="0"/>
      <w:divBdr>
        <w:top w:val="none" w:sz="0" w:space="0" w:color="auto"/>
        <w:left w:val="none" w:sz="0" w:space="0" w:color="auto"/>
        <w:bottom w:val="none" w:sz="0" w:space="0" w:color="auto"/>
        <w:right w:val="none" w:sz="0" w:space="0" w:color="auto"/>
      </w:divBdr>
    </w:div>
    <w:div w:id="1579680178">
      <w:bodyDiv w:val="1"/>
      <w:marLeft w:val="0"/>
      <w:marRight w:val="0"/>
      <w:marTop w:val="0"/>
      <w:marBottom w:val="0"/>
      <w:divBdr>
        <w:top w:val="none" w:sz="0" w:space="0" w:color="auto"/>
        <w:left w:val="none" w:sz="0" w:space="0" w:color="auto"/>
        <w:bottom w:val="none" w:sz="0" w:space="0" w:color="auto"/>
        <w:right w:val="none" w:sz="0" w:space="0" w:color="auto"/>
      </w:divBdr>
    </w:div>
    <w:div w:id="1733653755">
      <w:bodyDiv w:val="1"/>
      <w:marLeft w:val="0"/>
      <w:marRight w:val="0"/>
      <w:marTop w:val="0"/>
      <w:marBottom w:val="0"/>
      <w:divBdr>
        <w:top w:val="none" w:sz="0" w:space="0" w:color="auto"/>
        <w:left w:val="none" w:sz="0" w:space="0" w:color="auto"/>
        <w:bottom w:val="none" w:sz="0" w:space="0" w:color="auto"/>
        <w:right w:val="none" w:sz="0" w:space="0" w:color="auto"/>
      </w:divBdr>
    </w:div>
    <w:div w:id="1945114156">
      <w:bodyDiv w:val="1"/>
      <w:marLeft w:val="0"/>
      <w:marRight w:val="0"/>
      <w:marTop w:val="0"/>
      <w:marBottom w:val="0"/>
      <w:divBdr>
        <w:top w:val="none" w:sz="0" w:space="0" w:color="auto"/>
        <w:left w:val="none" w:sz="0" w:space="0" w:color="auto"/>
        <w:bottom w:val="none" w:sz="0" w:space="0" w:color="auto"/>
        <w:right w:val="none" w:sz="0" w:space="0" w:color="auto"/>
      </w:divBdr>
    </w:div>
    <w:div w:id="2038578601">
      <w:bodyDiv w:val="1"/>
      <w:marLeft w:val="0"/>
      <w:marRight w:val="0"/>
      <w:marTop w:val="0"/>
      <w:marBottom w:val="0"/>
      <w:divBdr>
        <w:top w:val="none" w:sz="0" w:space="0" w:color="auto"/>
        <w:left w:val="none" w:sz="0" w:space="0" w:color="auto"/>
        <w:bottom w:val="none" w:sz="0" w:space="0" w:color="auto"/>
        <w:right w:val="none" w:sz="0" w:space="0" w:color="auto"/>
      </w:divBdr>
    </w:div>
    <w:div w:id="2070107428">
      <w:bodyDiv w:val="1"/>
      <w:marLeft w:val="0"/>
      <w:marRight w:val="0"/>
      <w:marTop w:val="0"/>
      <w:marBottom w:val="0"/>
      <w:divBdr>
        <w:top w:val="none" w:sz="0" w:space="0" w:color="auto"/>
        <w:left w:val="none" w:sz="0" w:space="0" w:color="auto"/>
        <w:bottom w:val="none" w:sz="0" w:space="0" w:color="auto"/>
        <w:right w:val="none" w:sz="0" w:space="0" w:color="auto"/>
      </w:divBdr>
    </w:div>
    <w:div w:id="21266588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1-6601-9597" TargetMode="External"/><Relationship Id="rId13" Type="http://schemas.microsoft.com/office/2011/relationships/commentsExtended" Target="commentsExtended.xml"/><Relationship Id="rId18" Type="http://schemas.openxmlformats.org/officeDocument/2006/relationships/image" Target="media/image2.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efernandezpascual/picos"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imenezalafaro@uniovi.es" TargetMode="External"/><Relationship Id="rId24" Type="http://schemas.openxmlformats.org/officeDocument/2006/relationships/footer" Target="footer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7.png"/><Relationship Id="rId10" Type="http://schemas.openxmlformats.org/officeDocument/2006/relationships/hyperlink" Target="https://orcid.org/0000-0003-4361-5200"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orcid.org/0000-0002-4743-9577" TargetMode="Externa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2D050-AB27-47F8-B782-87D4A2EB8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2432</TotalTime>
  <Pages>31</Pages>
  <Words>37362</Words>
  <Characters>205492</Characters>
  <Application>Microsoft Office Word</Application>
  <DocSecurity>0</DocSecurity>
  <Lines>1712</Lines>
  <Paragraphs>484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Microclimatic spatial variation buffers local warming in alpine vegetation</vt:lpstr>
      <vt:lpstr>Microclimatic spatial variation buffers local warming in alpine vegetation</vt:lpstr>
    </vt:vector>
  </TitlesOfParts>
  <Company/>
  <LinksUpToDate>false</LinksUpToDate>
  <CharactersWithSpaces>242370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Microclimatic spatial variation buffers local warming in alpine vegetation</dc:title>
  <dc:creator>EDUARDO FERNANDEZ PASCUAL</dc:creator>
  <cp:keywords/>
  <cp:lastModifiedBy>CLARA ESPINOSA DEL ALBA</cp:lastModifiedBy>
  <cp:revision>778</cp:revision>
  <cp:lastPrinted>2023-05-19T10:19:00Z</cp:lastPrinted>
  <dcterms:created xsi:type="dcterms:W3CDTF">2023-04-30T13:05:00Z</dcterms:created>
  <dcterms:modified xsi:type="dcterms:W3CDTF">2023-05-29T07:25:00Z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annals-of-botany.csl</vt:lpwstr>
  </property>
  <property fmtid="{D5CDD505-2E9C-101B-9397-08002B2CF9AE}" pid="5" name="link-citations">
    <vt:lpwstr>yes</vt:lpwstr>
  </property>
  <property fmtid="{D5CDD505-2E9C-101B-9397-08002B2CF9AE}" pid="6" name="output">
    <vt:lpwstr>word_document</vt:lpwstr>
  </property>
  <property fmtid="{D5CDD505-2E9C-101B-9397-08002B2CF9AE}" pid="7" name="Mendeley Recent Style Id 0_1">
    <vt:lpwstr>http://www.zotero.org/styles/american-political-science-association</vt:lpwstr>
  </property>
  <property fmtid="{D5CDD505-2E9C-101B-9397-08002B2CF9AE}" pid="8" name="Mendeley Recent Style Name 0_1">
    <vt:lpwstr>American Political Science Association</vt:lpwstr>
  </property>
  <property fmtid="{D5CDD505-2E9C-101B-9397-08002B2CF9AE}" pid="9" name="Mendeley Recent Style Id 1_1">
    <vt:lpwstr>http://www.zotero.org/styles/apa</vt:lpwstr>
  </property>
  <property fmtid="{D5CDD505-2E9C-101B-9397-08002B2CF9AE}" pid="10" name="Mendeley Recent Style Name 1_1">
    <vt:lpwstr>American Psychological Association 7th edition</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http://www.zotero.org/styles/harvard-cite-them-right</vt:lpwstr>
  </property>
  <property fmtid="{D5CDD505-2E9C-101B-9397-08002B2CF9AE}" pid="14" name="Mendeley Recent Style Name 3_1">
    <vt:lpwstr>Cite Them Right 10th edition - Harvard</vt:lpwstr>
  </property>
  <property fmtid="{D5CDD505-2E9C-101B-9397-08002B2CF9AE}" pid="15" name="Mendeley Recent Style Id 4_1">
    <vt:lpwstr>http://www.zotero.org/styles/harvard1</vt:lpwstr>
  </property>
  <property fmtid="{D5CDD505-2E9C-101B-9397-08002B2CF9AE}" pid="16" name="Mendeley Recent Style Name 4_1">
    <vt:lpwstr>Harvard reference format 1 (deprecated)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http://www.zotero.org/styles/journal-of-vegetation-science</vt:lpwstr>
  </property>
  <property fmtid="{D5CDD505-2E9C-101B-9397-08002B2CF9AE}" pid="20" name="Mendeley Recent Style Name 6_1">
    <vt:lpwstr>Journal of Vegetation Science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Citation Style_1">
    <vt:lpwstr>http://www.zotero.org/styles/journal-of-vegetation-science</vt:lpwstr>
  </property>
  <property fmtid="{D5CDD505-2E9C-101B-9397-08002B2CF9AE}" pid="29" name="Mendeley Unique User Id_1">
    <vt:lpwstr>c9295e8b-616c-35c4-a2e4-c4ec6578bcd8</vt:lpwstr>
  </property>
</Properties>
</file>